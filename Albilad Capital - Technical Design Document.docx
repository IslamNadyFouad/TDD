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D935B" w14:textId="77777777" w:rsidR="00F54E9B" w:rsidRPr="00EB1F74" w:rsidRDefault="00F54E9B" w:rsidP="00CB3C97">
      <w:pPr>
        <w:rPr>
          <w:rStyle w:val="-Normal"/>
          <w:rFonts w:ascii="Frutiger LT Arabic 45 Light" w:hAnsi="Frutiger LT Arabic 45 Light" w:cs="Frutiger LT Arabic 45 Light"/>
          <w:color w:val="000000" w:themeColor="text1"/>
        </w:rPr>
      </w:pPr>
    </w:p>
    <w:p w14:paraId="21BAE3E6" w14:textId="77777777" w:rsidR="00F1161C" w:rsidRPr="00EB1F74" w:rsidRDefault="00F1161C" w:rsidP="00CB3C97">
      <w:pPr>
        <w:rPr>
          <w:rStyle w:val="-Normal"/>
          <w:rFonts w:ascii="Frutiger LT Arabic 45 Light" w:hAnsi="Frutiger LT Arabic 45 Light" w:cs="Frutiger LT Arabic 45 Light"/>
          <w:color w:val="000000" w:themeColor="text1"/>
        </w:rPr>
      </w:pPr>
    </w:p>
    <w:p w14:paraId="19C5C03B" w14:textId="77777777" w:rsidR="00F1161C" w:rsidRPr="00EB1F74" w:rsidRDefault="00F1161C" w:rsidP="00CB3C97">
      <w:pPr>
        <w:rPr>
          <w:rStyle w:val="-Normal"/>
          <w:rFonts w:ascii="Frutiger LT Arabic 45 Light" w:hAnsi="Frutiger LT Arabic 45 Light" w:cs="Frutiger LT Arabic 45 Light"/>
          <w:color w:val="000000" w:themeColor="text1"/>
        </w:rPr>
      </w:pPr>
    </w:p>
    <w:p w14:paraId="526C4A75" w14:textId="77777777" w:rsidR="00F1161C" w:rsidRPr="00EB1F74" w:rsidRDefault="00866B39" w:rsidP="00CB3C97">
      <w:pPr>
        <w:pStyle w:val="-DocumentTitle1"/>
        <w:spacing w:line="240" w:lineRule="auto"/>
        <w:rPr>
          <w:rStyle w:val="-Normal"/>
          <w:rFonts w:ascii="Frutiger LT Arabic 45 Light" w:hAnsi="Frutiger LT Arabic 45 Light" w:cs="Frutiger LT Arabic 45 Light"/>
          <w:color w:val="000000" w:themeColor="text1"/>
        </w:rPr>
      </w:pPr>
      <w:r w:rsidRPr="00EB1F74">
        <w:rPr>
          <w:rFonts w:ascii="Frutiger LT Arabic 45 Light" w:hAnsi="Frutiger LT Arabic 45 Light" w:cs="Frutiger LT Arabic 45 Light"/>
          <w:noProof/>
        </w:rPr>
        <w:drawing>
          <wp:anchor distT="0" distB="0" distL="114300" distR="114300" simplePos="0" relativeHeight="251659264" behindDoc="0" locked="0" layoutInCell="1" allowOverlap="1" wp14:anchorId="2B1E93F3" wp14:editId="4F1E9024">
            <wp:simplePos x="0" y="0"/>
            <wp:positionH relativeFrom="margin">
              <wp:align>center</wp:align>
            </wp:positionH>
            <wp:positionV relativeFrom="paragraph">
              <wp:posOffset>7265</wp:posOffset>
            </wp:positionV>
            <wp:extent cx="3896995" cy="1314450"/>
            <wp:effectExtent l="0" t="0" r="8255"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6995" cy="131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15F18" w14:textId="77777777" w:rsidR="009B4C78" w:rsidRPr="00EB1F74" w:rsidRDefault="009B4C78" w:rsidP="00CB3C97">
      <w:pPr>
        <w:pStyle w:val="-DocumentTitle1"/>
        <w:spacing w:line="240" w:lineRule="auto"/>
        <w:rPr>
          <w:rStyle w:val="-Normal"/>
          <w:rFonts w:ascii="Frutiger LT Arabic 45 Light" w:hAnsi="Frutiger LT Arabic 45 Light" w:cs="Frutiger LT Arabic 45 Light"/>
          <w:color w:val="000000" w:themeColor="text1"/>
        </w:rPr>
      </w:pPr>
    </w:p>
    <w:p w14:paraId="5B59E778" w14:textId="77777777" w:rsidR="009B4C78" w:rsidRPr="00EB1F74" w:rsidRDefault="009B4C78" w:rsidP="00CB3C97">
      <w:pPr>
        <w:pStyle w:val="-DocumentTitle1"/>
        <w:spacing w:line="240" w:lineRule="auto"/>
        <w:rPr>
          <w:rStyle w:val="-Normal"/>
          <w:rFonts w:ascii="Frutiger LT Arabic 45 Light" w:hAnsi="Frutiger LT Arabic 45 Light" w:cs="Frutiger LT Arabic 45 Light"/>
          <w:color w:val="000000" w:themeColor="text1"/>
        </w:rPr>
      </w:pPr>
    </w:p>
    <w:p w14:paraId="2311D8F0" w14:textId="77777777" w:rsidR="009B4C78" w:rsidRPr="00EB1F74" w:rsidRDefault="009B4C78" w:rsidP="00CB3C97">
      <w:pPr>
        <w:pStyle w:val="-DocumentTitle1"/>
        <w:spacing w:line="240" w:lineRule="auto"/>
        <w:rPr>
          <w:rStyle w:val="-Normal"/>
          <w:rFonts w:ascii="Frutiger LT Arabic 45 Light" w:hAnsi="Frutiger LT Arabic 45 Light" w:cs="Frutiger LT Arabic 45 Light"/>
          <w:color w:val="000000" w:themeColor="text1"/>
        </w:rPr>
      </w:pPr>
    </w:p>
    <w:p w14:paraId="7EBC29B4" w14:textId="77777777" w:rsidR="009B4C78" w:rsidRPr="00EB1F74" w:rsidRDefault="009B4C78" w:rsidP="00CB3C97">
      <w:pPr>
        <w:pStyle w:val="-DocumentTitle1"/>
        <w:spacing w:line="240" w:lineRule="auto"/>
        <w:rPr>
          <w:rStyle w:val="-Normal"/>
          <w:rFonts w:ascii="Frutiger LT Arabic 45 Light" w:hAnsi="Frutiger LT Arabic 45 Light" w:cs="Frutiger LT Arabic 45 Light"/>
          <w:color w:val="000000" w:themeColor="text1"/>
        </w:rPr>
      </w:pPr>
    </w:p>
    <w:p w14:paraId="1398D947" w14:textId="77777777" w:rsidR="009B4C78" w:rsidRPr="00EB1F74" w:rsidRDefault="009B4C78" w:rsidP="00CB3C97">
      <w:pPr>
        <w:pStyle w:val="-DocumentTitle1"/>
        <w:spacing w:line="240" w:lineRule="auto"/>
        <w:rPr>
          <w:rStyle w:val="-Normal"/>
          <w:rFonts w:ascii="Frutiger LT Arabic 45 Light" w:hAnsi="Frutiger LT Arabic 45 Light" w:cs="Frutiger LT Arabic 45 Light"/>
          <w:color w:val="000000" w:themeColor="text1"/>
        </w:rPr>
      </w:pPr>
    </w:p>
    <w:p w14:paraId="69D42812" w14:textId="77777777" w:rsidR="009B4C78" w:rsidRPr="00EB1F74" w:rsidRDefault="009B4C78" w:rsidP="00CB3C97">
      <w:pPr>
        <w:pStyle w:val="-DocumentTitle1"/>
        <w:spacing w:line="240" w:lineRule="auto"/>
        <w:rPr>
          <w:rStyle w:val="-Normal"/>
          <w:rFonts w:ascii="Frutiger LT Arabic 45 Light" w:hAnsi="Frutiger LT Arabic 45 Light" w:cs="Frutiger LT Arabic 45 Light"/>
          <w:color w:val="000000" w:themeColor="text1"/>
        </w:rPr>
      </w:pPr>
    </w:p>
    <w:p w14:paraId="0B122BFC" w14:textId="77777777" w:rsidR="005A77B9" w:rsidRDefault="005A77B9" w:rsidP="00CB3C97">
      <w:pPr>
        <w:pStyle w:val="-DocumentTitle1"/>
        <w:spacing w:line="240" w:lineRule="auto"/>
        <w:rPr>
          <w:rStyle w:val="-Normal"/>
          <w:rFonts w:ascii="Frutiger LT Arabic 45 Light" w:hAnsi="Frutiger LT Arabic 45 Light" w:cs="Frutiger LT Arabic 45 Light"/>
          <w:color w:val="000000" w:themeColor="text1"/>
        </w:rPr>
      </w:pPr>
    </w:p>
    <w:p w14:paraId="532E162C" w14:textId="77777777" w:rsidR="00CB3C97" w:rsidRDefault="00CB3C97" w:rsidP="00CB3C97">
      <w:pPr>
        <w:pStyle w:val="-DocumentTitle1"/>
        <w:spacing w:line="240" w:lineRule="auto"/>
        <w:rPr>
          <w:rStyle w:val="-Normal"/>
          <w:rFonts w:ascii="Frutiger LT Arabic 45 Light" w:hAnsi="Frutiger LT Arabic 45 Light" w:cs="Frutiger LT Arabic 45 Light"/>
          <w:color w:val="000000" w:themeColor="text1"/>
        </w:rPr>
      </w:pPr>
    </w:p>
    <w:p w14:paraId="2A157598" w14:textId="77777777" w:rsidR="00CB3C97" w:rsidRPr="00EB1F74" w:rsidRDefault="00CB3C97" w:rsidP="00CB3C97">
      <w:pPr>
        <w:pStyle w:val="-DocumentTitle1"/>
        <w:spacing w:line="240" w:lineRule="auto"/>
        <w:rPr>
          <w:rStyle w:val="-Normal"/>
          <w:rFonts w:ascii="Frutiger LT Arabic 45 Light" w:hAnsi="Frutiger LT Arabic 45 Light" w:cs="Frutiger LT Arabic 45 Light"/>
          <w:color w:val="000000" w:themeColor="text1"/>
        </w:rPr>
      </w:pPr>
    </w:p>
    <w:p w14:paraId="144D195E" w14:textId="77777777" w:rsidR="005A77B9" w:rsidRPr="00EB1F74" w:rsidRDefault="005A77B9" w:rsidP="00CB3C97">
      <w:pPr>
        <w:pStyle w:val="-DocumentTitle1"/>
        <w:spacing w:line="240" w:lineRule="auto"/>
        <w:rPr>
          <w:rStyle w:val="-Normal"/>
          <w:rFonts w:ascii="Frutiger LT Arabic 45 Light" w:hAnsi="Frutiger LT Arabic 45 Light" w:cs="Frutiger LT Arabic 45 Light"/>
          <w:color w:val="000000" w:themeColor="text1"/>
        </w:rPr>
      </w:pPr>
    </w:p>
    <w:p w14:paraId="6CD2FA1F" w14:textId="77777777" w:rsidR="004E3B81" w:rsidRPr="001D4148" w:rsidRDefault="004E3B81" w:rsidP="00CB3C97">
      <w:pPr>
        <w:pStyle w:val="Title"/>
        <w:spacing w:line="240" w:lineRule="auto"/>
        <w:rPr>
          <w:color w:val="E31837"/>
          <w:lang w:val="en-US"/>
        </w:rPr>
      </w:pPr>
      <w:r w:rsidRPr="001D4148">
        <w:rPr>
          <w:color w:val="E31837"/>
          <w:lang w:val="en-US"/>
        </w:rPr>
        <w:t>Technical</w:t>
      </w:r>
      <w:r w:rsidRPr="00EB1F74">
        <w:rPr>
          <w:color w:val="000000" w:themeColor="text1"/>
        </w:rPr>
        <w:t xml:space="preserve"> </w:t>
      </w:r>
      <w:r w:rsidRPr="001D4148">
        <w:rPr>
          <w:color w:val="E31837"/>
          <w:lang w:val="en-US"/>
        </w:rPr>
        <w:t xml:space="preserve">Design Document </w:t>
      </w:r>
    </w:p>
    <w:p w14:paraId="74D26255" w14:textId="77777777" w:rsidR="004E3B81" w:rsidRPr="001D4148" w:rsidRDefault="004E3B81" w:rsidP="00CB3C97">
      <w:pPr>
        <w:pStyle w:val="Title"/>
        <w:spacing w:line="240" w:lineRule="auto"/>
        <w:rPr>
          <w:color w:val="E31837"/>
          <w:lang w:val="en-US"/>
        </w:rPr>
      </w:pPr>
      <w:r w:rsidRPr="001D4148">
        <w:rPr>
          <w:color w:val="E31837"/>
          <w:lang w:val="en-US"/>
        </w:rPr>
        <w:t>Of</w:t>
      </w:r>
    </w:p>
    <w:p w14:paraId="46134672" w14:textId="77777777" w:rsidR="00F1161C" w:rsidRPr="001D4148" w:rsidRDefault="004E3B81" w:rsidP="009D35E0">
      <w:pPr>
        <w:pStyle w:val="Title"/>
        <w:spacing w:line="240" w:lineRule="auto"/>
        <w:rPr>
          <w:color w:val="E31837"/>
          <w:lang w:val="en-US"/>
        </w:rPr>
      </w:pPr>
      <w:r w:rsidRPr="001D4148">
        <w:rPr>
          <w:color w:val="E31837"/>
          <w:lang w:val="en-US"/>
        </w:rPr>
        <w:t>&lt;BID #</w:t>
      </w:r>
      <w:r w:rsidR="00CB3C97">
        <w:rPr>
          <w:color w:val="E31837"/>
          <w:lang w:val="en-US"/>
        </w:rPr>
        <w:t xml:space="preserve"> or </w:t>
      </w:r>
      <w:r w:rsidR="00CB3C97" w:rsidRPr="001D4148">
        <w:rPr>
          <w:color w:val="E31837"/>
          <w:lang w:val="en-US"/>
        </w:rPr>
        <w:t>CR #</w:t>
      </w:r>
      <w:r w:rsidRPr="001D4148">
        <w:rPr>
          <w:color w:val="E31837"/>
          <w:lang w:val="en-US"/>
        </w:rPr>
        <w:t>&gt;:</w:t>
      </w:r>
      <w:r w:rsidR="009D35E0">
        <w:rPr>
          <w:color w:val="E31837"/>
          <w:lang w:val="en-US"/>
        </w:rPr>
        <w:t xml:space="preserve"> </w:t>
      </w:r>
      <w:sdt>
        <w:sdtPr>
          <w:rPr>
            <w:color w:val="E31837"/>
          </w:rPr>
          <w:alias w:val="Subject"/>
          <w:tag w:val=""/>
          <w:id w:val="-324208788"/>
          <w:placeholder>
            <w:docPart w:val="7E34BC9ED7824DDFACEF341F0612353E"/>
          </w:placeholder>
          <w:dataBinding w:prefixMappings="xmlns:ns0='http://purl.org/dc/elements/1.1/' xmlns:ns1='http://schemas.openxmlformats.org/package/2006/metadata/core-properties' " w:xpath="/ns1:coreProperties[1]/ns0:subject[1]" w:storeItemID="{6C3C8BC8-F283-45AE-878A-BAB7291924A1}"/>
          <w:text/>
        </w:sdtPr>
        <w:sdtContent>
          <w:del w:id="0" w:author="Islam Nady" w:date="2024-06-09T15:47:00Z">
            <w:r w:rsidR="009925DE" w:rsidRPr="009925DE" w:rsidDel="009925DE">
              <w:rPr>
                <w:color w:val="E31837"/>
              </w:rPr>
              <w:delText>&lt;Project Name&gt;</w:delText>
            </w:r>
          </w:del>
          <w:ins w:id="1" w:author="Islam Nady" w:date="2024-06-09T15:47:00Z">
            <w:r w:rsidR="009925DE" w:rsidRPr="009925DE">
              <w:rPr>
                <w:color w:val="E31837"/>
              </w:rPr>
              <w:t>&lt; Robotic Process Automation (RPA) &gt;</w:t>
            </w:r>
          </w:ins>
        </w:sdtContent>
      </w:sdt>
    </w:p>
    <w:p w14:paraId="6C826F15" w14:textId="77777777" w:rsidR="00DA6AF2" w:rsidRPr="00EB1F74" w:rsidRDefault="009925DE" w:rsidP="00CB3C97">
      <w:pPr>
        <w:pStyle w:val="-DocumentTitle1"/>
        <w:spacing w:line="240" w:lineRule="auto"/>
        <w:rPr>
          <w:rFonts w:ascii="Frutiger LT Arabic 45 Light" w:hAnsi="Frutiger LT Arabic 45 Light" w:cs="Frutiger LT Arabic 45 Light"/>
          <w:color w:val="000000" w:themeColor="text1"/>
        </w:rPr>
      </w:pPr>
      <w:ins w:id="2" w:author="Islam Nady" w:date="2024-06-09T15:48:00Z">
        <w:r w:rsidRPr="00356D25">
          <w:rPr>
            <w:rFonts w:ascii="Times New Roman" w:hAnsi="Times New Roman" w:cs="Times New Roman"/>
            <w:color w:val="E31837"/>
            <w:sz w:val="36"/>
            <w:szCs w:val="36"/>
          </w:rPr>
          <w:t>Automation Anywhere</w:t>
        </w:r>
      </w:ins>
    </w:p>
    <w:p w14:paraId="62EC7981" w14:textId="77777777" w:rsidR="00626FA3" w:rsidRPr="00EB1F74" w:rsidRDefault="00626FA3" w:rsidP="00CB3C97">
      <w:pPr>
        <w:rPr>
          <w:rStyle w:val="-Normal"/>
          <w:rFonts w:ascii="Frutiger LT Arabic 45 Light" w:hAnsi="Frutiger LT Arabic 45 Light" w:cs="Frutiger LT Arabic 45 Light"/>
          <w:color w:val="000000" w:themeColor="text1"/>
        </w:rPr>
      </w:pPr>
    </w:p>
    <w:p w14:paraId="24FE33E4" w14:textId="77777777" w:rsidR="00F1161C" w:rsidRDefault="00F1161C" w:rsidP="00CB3C97">
      <w:pPr>
        <w:rPr>
          <w:rStyle w:val="-Normal"/>
          <w:rFonts w:ascii="Frutiger LT Arabic 45 Light" w:hAnsi="Frutiger LT Arabic 45 Light" w:cs="Frutiger LT Arabic 45 Light"/>
          <w:color w:val="000000" w:themeColor="text1"/>
        </w:rPr>
      </w:pPr>
    </w:p>
    <w:p w14:paraId="47196621" w14:textId="77777777" w:rsidR="00CB3C97" w:rsidRDefault="00CB3C97" w:rsidP="00CB3C97">
      <w:pPr>
        <w:rPr>
          <w:rStyle w:val="-Normal"/>
          <w:rFonts w:ascii="Frutiger LT Arabic 45 Light" w:hAnsi="Frutiger LT Arabic 45 Light" w:cs="Frutiger LT Arabic 45 Light"/>
          <w:color w:val="000000" w:themeColor="text1"/>
        </w:rPr>
      </w:pPr>
    </w:p>
    <w:p w14:paraId="346FD196" w14:textId="77777777" w:rsidR="00CB3C97" w:rsidRPr="00EB1F74" w:rsidRDefault="00CB3C97" w:rsidP="00CB3C97">
      <w:pPr>
        <w:rPr>
          <w:rStyle w:val="-Normal"/>
          <w:rFonts w:ascii="Frutiger LT Arabic 45 Light" w:hAnsi="Frutiger LT Arabic 45 Light" w:cs="Frutiger LT Arabic 45 Light"/>
          <w:color w:val="000000" w:themeColor="text1"/>
        </w:rPr>
      </w:pPr>
    </w:p>
    <w:p w14:paraId="40C839EA" w14:textId="77777777" w:rsidR="00F1161C" w:rsidRPr="00EB1F74" w:rsidRDefault="00F1161C" w:rsidP="00CB3C97">
      <w:pPr>
        <w:rPr>
          <w:rStyle w:val="-Normal"/>
          <w:rFonts w:ascii="Frutiger LT Arabic 45 Light" w:hAnsi="Frutiger LT Arabic 45 Light" w:cs="Frutiger LT Arabic 45 Light"/>
          <w:color w:val="000000" w:themeColor="text1"/>
        </w:rPr>
      </w:pPr>
    </w:p>
    <w:tbl>
      <w:tblPr>
        <w:tblW w:w="0" w:type="auto"/>
        <w:jc w:val="center"/>
        <w:tblLook w:val="01E0" w:firstRow="1" w:lastRow="1" w:firstColumn="1" w:lastColumn="1" w:noHBand="0" w:noVBand="0"/>
      </w:tblPr>
      <w:tblGrid>
        <w:gridCol w:w="8963"/>
        <w:gridCol w:w="222"/>
        <w:gridCol w:w="236"/>
      </w:tblGrid>
      <w:tr w:rsidR="000B474F" w:rsidRPr="00EB1F74" w14:paraId="3F926FAD" w14:textId="77777777" w:rsidTr="007800B1">
        <w:trPr>
          <w:jc w:val="center"/>
        </w:trPr>
        <w:tc>
          <w:tcPr>
            <w:tcW w:w="8846" w:type="dxa"/>
          </w:tcPr>
          <w:tbl>
            <w:tblPr>
              <w:tblpPr w:leftFromText="180" w:rightFromText="180" w:vertAnchor="text" w:horzAnchor="page" w:tblpX="1176" w:tblpY="-163"/>
              <w:tblOverlap w:val="never"/>
              <w:tblW w:w="8630" w:type="dxa"/>
              <w:tblLook w:val="01E0" w:firstRow="1" w:lastRow="1" w:firstColumn="1" w:lastColumn="1" w:noHBand="0" w:noVBand="0"/>
            </w:tblPr>
            <w:tblGrid>
              <w:gridCol w:w="1390"/>
              <w:gridCol w:w="283"/>
              <w:gridCol w:w="7074"/>
            </w:tblGrid>
            <w:tr w:rsidR="007D72B2" w:rsidRPr="00EB1F74" w14:paraId="53078E90" w14:textId="77777777" w:rsidTr="007800B1">
              <w:trPr>
                <w:trHeight w:val="238"/>
              </w:trPr>
              <w:tc>
                <w:tcPr>
                  <w:tcW w:w="2610" w:type="dxa"/>
                </w:tcPr>
                <w:p w14:paraId="5C62985A" w14:textId="77777777" w:rsidR="007D72B2" w:rsidRPr="00EB1F74" w:rsidRDefault="007D72B2" w:rsidP="00CB3C97">
                  <w:pPr>
                    <w:pStyle w:val="BH2"/>
                    <w:framePr w:hSpace="0" w:wrap="auto" w:vAnchor="margin" w:hAnchor="text" w:xAlign="left" w:yAlign="inline"/>
                    <w:spacing w:line="240" w:lineRule="auto"/>
                    <w:rPr>
                      <w:rFonts w:ascii="Frutiger LT Arabic 45 Light" w:eastAsiaTheme="minorEastAsia" w:hAnsi="Frutiger LT Arabic 45 Light" w:cs="Frutiger LT Arabic 45 Light"/>
                      <w:color w:val="8A7967"/>
                    </w:rPr>
                  </w:pPr>
                  <w:r w:rsidRPr="00EB1F74">
                    <w:rPr>
                      <w:rFonts w:ascii="Frutiger LT Arabic 45 Light" w:eastAsiaTheme="minorEastAsia" w:hAnsi="Frutiger LT Arabic 45 Light" w:cs="Frutiger LT Arabic 45 Light"/>
                      <w:color w:val="8A7967"/>
                    </w:rPr>
                    <w:t>Author</w:t>
                  </w:r>
                </w:p>
              </w:tc>
              <w:tc>
                <w:tcPr>
                  <w:tcW w:w="360" w:type="dxa"/>
                </w:tcPr>
                <w:p w14:paraId="4D7BA670" w14:textId="77777777" w:rsidR="007D72B2" w:rsidRPr="00EB1F74" w:rsidRDefault="007D72B2" w:rsidP="00CB3C97">
                  <w:pPr>
                    <w:pStyle w:val="NoSpacing"/>
                    <w:rPr>
                      <w:rFonts w:ascii="Frutiger LT Arabic 45 Light" w:hAnsi="Frutiger LT Arabic 45 Light" w:cs="Frutiger LT Arabic 45 Light"/>
                    </w:rPr>
                  </w:pPr>
                  <w:r w:rsidRPr="00EB1F74">
                    <w:rPr>
                      <w:rFonts w:ascii="Frutiger LT Arabic 45 Light" w:hAnsi="Frutiger LT Arabic 45 Light" w:cs="Frutiger LT Arabic 45 Light"/>
                    </w:rPr>
                    <w:t>:</w:t>
                  </w:r>
                </w:p>
              </w:tc>
              <w:tc>
                <w:tcPr>
                  <w:tcW w:w="5660" w:type="dxa"/>
                </w:tcPr>
                <w:p w14:paraId="1BACE630" w14:textId="77777777" w:rsidR="007D72B2" w:rsidRPr="00EB1F74" w:rsidRDefault="005E117D" w:rsidP="00CB3C97">
                  <w:pPr>
                    <w:pStyle w:val="NoSpacing"/>
                    <w:rPr>
                      <w:rFonts w:ascii="Frutiger LT Arabic 45 Light" w:hAnsi="Frutiger LT Arabic 45 Light" w:cs="Frutiger LT Arabic 45 Light"/>
                    </w:rPr>
                  </w:pPr>
                  <w:ins w:id="3" w:author="MMAhmed@bankAlbilad.com" w:date="2023-04-30T09:40:00Z">
                    <w:r>
                      <w:rPr>
                        <w:rFonts w:ascii="Frutiger LT Arabic 45 Light" w:hAnsi="Frutiger LT Arabic 45 Light" w:cs="Frutiger LT Arabic 45 Light"/>
                      </w:rPr>
                      <w:fldChar w:fldCharType="begin"/>
                    </w:r>
                    <w:r>
                      <w:rPr>
                        <w:rFonts w:ascii="Frutiger LT Arabic 45 Light" w:hAnsi="Frutiger LT Arabic 45 Light" w:cs="Frutiger LT Arabic 45 Light"/>
                      </w:rPr>
                      <w:instrText xml:space="preserve"> AUTHOR  "Name of the Author"  \* MERGEFORMAT </w:instrText>
                    </w:r>
                  </w:ins>
                  <w:r>
                    <w:rPr>
                      <w:rFonts w:ascii="Frutiger LT Arabic 45 Light" w:hAnsi="Frutiger LT Arabic 45 Light" w:cs="Frutiger LT Arabic 45 Light"/>
                    </w:rPr>
                    <w:fldChar w:fldCharType="separate"/>
                  </w:r>
                  <w:ins w:id="4" w:author="Islam Nady" w:date="2024-06-09T15:45:00Z">
                    <w:r w:rsidR="00DA5508">
                      <w:rPr>
                        <w:rFonts w:ascii="Frutiger LT Arabic 45 Light" w:hAnsi="Frutiger LT Arabic 45 Light" w:cs="Frutiger LT Arabic 45 Light"/>
                        <w:noProof/>
                      </w:rPr>
                      <w:t>Name of the Author</w:t>
                    </w:r>
                  </w:ins>
                  <w:ins w:id="5" w:author="MMAhmed@bankAlbilad.com" w:date="2023-04-30T09:40:00Z">
                    <w:r>
                      <w:rPr>
                        <w:rFonts w:ascii="Frutiger LT Arabic 45 Light" w:hAnsi="Frutiger LT Arabic 45 Light" w:cs="Frutiger LT Arabic 45 Light"/>
                      </w:rPr>
                      <w:fldChar w:fldCharType="end"/>
                    </w:r>
                  </w:ins>
                  <w:del w:id="6" w:author="MMAhmed@bankAlbilad.com" w:date="2023-04-30T09:40:00Z">
                    <w:r w:rsidR="007D72B2" w:rsidRPr="00EB1F74" w:rsidDel="005E117D">
                      <w:rPr>
                        <w:rFonts w:ascii="Frutiger LT Arabic 45 Light" w:hAnsi="Frutiger LT Arabic 45 Light" w:cs="Frutiger LT Arabic 45 Light"/>
                      </w:rPr>
                      <w:delText>Name of the Author</w:delText>
                    </w:r>
                  </w:del>
                </w:p>
              </w:tc>
            </w:tr>
            <w:tr w:rsidR="007D72B2" w:rsidRPr="00EB1F74" w14:paraId="38BBB4E6" w14:textId="77777777" w:rsidTr="007800B1">
              <w:trPr>
                <w:trHeight w:val="250"/>
              </w:trPr>
              <w:tc>
                <w:tcPr>
                  <w:tcW w:w="2610" w:type="dxa"/>
                </w:tcPr>
                <w:p w14:paraId="63F4FCF5" w14:textId="77777777" w:rsidR="007D72B2" w:rsidRPr="00EB1F74" w:rsidRDefault="007D72B2" w:rsidP="00CB3C97">
                  <w:pPr>
                    <w:pStyle w:val="BH2"/>
                    <w:framePr w:hSpace="0" w:wrap="auto" w:vAnchor="margin" w:hAnchor="text" w:xAlign="left" w:yAlign="inline"/>
                    <w:spacing w:line="240" w:lineRule="auto"/>
                    <w:rPr>
                      <w:rFonts w:ascii="Frutiger LT Arabic 45 Light" w:eastAsiaTheme="minorEastAsia" w:hAnsi="Frutiger LT Arabic 45 Light" w:cs="Frutiger LT Arabic 45 Light"/>
                      <w:color w:val="8A7967"/>
                    </w:rPr>
                  </w:pPr>
                  <w:r w:rsidRPr="00EB1F74">
                    <w:rPr>
                      <w:rFonts w:ascii="Frutiger LT Arabic 45 Light" w:eastAsiaTheme="minorEastAsia" w:hAnsi="Frutiger LT Arabic 45 Light" w:cs="Frutiger LT Arabic 45 Light"/>
                      <w:color w:val="8A7967"/>
                    </w:rPr>
                    <w:t>Creation date</w:t>
                  </w:r>
                </w:p>
              </w:tc>
              <w:tc>
                <w:tcPr>
                  <w:tcW w:w="360" w:type="dxa"/>
                </w:tcPr>
                <w:p w14:paraId="48992A41" w14:textId="77777777" w:rsidR="007D72B2" w:rsidRPr="00EB1F74" w:rsidRDefault="007D72B2" w:rsidP="00CB3C97">
                  <w:pPr>
                    <w:pStyle w:val="NoSpacing"/>
                    <w:rPr>
                      <w:rFonts w:ascii="Frutiger LT Arabic 45 Light" w:hAnsi="Frutiger LT Arabic 45 Light" w:cs="Frutiger LT Arabic 45 Light"/>
                    </w:rPr>
                  </w:pPr>
                  <w:r w:rsidRPr="00EB1F74">
                    <w:rPr>
                      <w:rFonts w:ascii="Frutiger LT Arabic 45 Light" w:hAnsi="Frutiger LT Arabic 45 Light" w:cs="Frutiger LT Arabic 45 Light"/>
                    </w:rPr>
                    <w:t>:</w:t>
                  </w:r>
                </w:p>
              </w:tc>
              <w:tc>
                <w:tcPr>
                  <w:tcW w:w="5660" w:type="dxa"/>
                </w:tcPr>
                <w:p w14:paraId="36F6E4FE" w14:textId="40B02D64" w:rsidR="007D72B2" w:rsidRPr="00EB1F74" w:rsidRDefault="007D72B2" w:rsidP="00CB3C97">
                  <w:pPr>
                    <w:pStyle w:val="NoSpacing"/>
                    <w:rPr>
                      <w:rFonts w:ascii="Frutiger LT Arabic 45 Light" w:hAnsi="Frutiger LT Arabic 45 Light" w:cs="Frutiger LT Arabic 45 Light"/>
                    </w:rPr>
                  </w:pPr>
                  <w:r w:rsidRPr="00EB1F74">
                    <w:rPr>
                      <w:rFonts w:ascii="Frutiger LT Arabic 45 Light" w:hAnsi="Frutiger LT Arabic 45 Light" w:cs="Frutiger LT Arabic 45 Light"/>
                    </w:rPr>
                    <w:fldChar w:fldCharType="begin"/>
                  </w:r>
                  <w:r w:rsidRPr="00EB1F74">
                    <w:rPr>
                      <w:rFonts w:ascii="Frutiger LT Arabic 45 Light" w:hAnsi="Frutiger LT Arabic 45 Light" w:cs="Frutiger LT Arabic 45 Light"/>
                    </w:rPr>
                    <w:instrText xml:space="preserve"> CREATEDATE  \@ "d MMMM yyyy"  \* MERGEFORMAT </w:instrText>
                  </w:r>
                  <w:r w:rsidRPr="00EB1F74">
                    <w:rPr>
                      <w:rFonts w:ascii="Frutiger LT Arabic 45 Light" w:hAnsi="Frutiger LT Arabic 45 Light" w:cs="Frutiger LT Arabic 45 Light"/>
                    </w:rPr>
                    <w:fldChar w:fldCharType="separate"/>
                  </w:r>
                  <w:ins w:id="7" w:author="Mohamed Amer" w:date="2024-06-13T05:55:00Z" w16du:dateUtc="2024-06-13T02:55:00Z">
                    <w:r w:rsidR="00FF621F">
                      <w:rPr>
                        <w:rFonts w:ascii="Frutiger LT Arabic 45 Light" w:hAnsi="Frutiger LT Arabic 45 Light" w:cs="Frutiger LT Arabic 45 Light"/>
                        <w:noProof/>
                      </w:rPr>
                      <w:t>8</w:t>
                    </w:r>
                  </w:ins>
                  <w:ins w:id="8" w:author="Islam Nady" w:date="2024-06-09T15:45:00Z">
                    <w:del w:id="9" w:author="Mohamed Amer" w:date="2024-06-13T05:55:00Z" w16du:dateUtc="2024-06-13T02:55:00Z">
                      <w:r w:rsidR="00DA5508" w:rsidDel="00FF621F">
                        <w:rPr>
                          <w:rFonts w:ascii="Frutiger LT Arabic 45 Light" w:hAnsi="Frutiger LT Arabic 45 Light" w:cs="Frutiger LT Arabic 45 Light"/>
                          <w:noProof/>
                        </w:rPr>
                        <w:delText>9</w:delText>
                      </w:r>
                    </w:del>
                    <w:r w:rsidR="00DA5508">
                      <w:rPr>
                        <w:rFonts w:ascii="Frutiger LT Arabic 45 Light" w:hAnsi="Frutiger LT Arabic 45 Light" w:cs="Frutiger LT Arabic 45 Light"/>
                        <w:noProof/>
                      </w:rPr>
                      <w:t xml:space="preserve"> June 2024</w:t>
                    </w:r>
                  </w:ins>
                  <w:ins w:id="10" w:author="MMAhmed@bankAlbilad.com" w:date="2023-04-30T10:06:00Z">
                    <w:del w:id="11" w:author="Islam Nady" w:date="2024-06-09T15:45:00Z">
                      <w:r w:rsidR="00F738AE" w:rsidDel="00DA5508">
                        <w:rPr>
                          <w:rFonts w:ascii="Frutiger LT Arabic 45 Light" w:hAnsi="Frutiger LT Arabic 45 Light" w:cs="Frutiger LT Arabic 45 Light"/>
                          <w:noProof/>
                        </w:rPr>
                        <w:delText>30 April 2023</w:delText>
                      </w:r>
                    </w:del>
                  </w:ins>
                  <w:del w:id="12" w:author="Islam Nady" w:date="2024-06-09T15:45:00Z">
                    <w:r w:rsidR="00256843" w:rsidDel="00DA5508">
                      <w:rPr>
                        <w:rFonts w:ascii="Frutiger LT Arabic 45 Light" w:hAnsi="Frutiger LT Arabic 45 Light" w:cs="Frutiger LT Arabic 45 Light"/>
                        <w:noProof/>
                      </w:rPr>
                      <w:delText>27 October 2016</w:delText>
                    </w:r>
                  </w:del>
                  <w:r w:rsidRPr="00EB1F74">
                    <w:rPr>
                      <w:rFonts w:ascii="Frutiger LT Arabic 45 Light" w:hAnsi="Frutiger LT Arabic 45 Light" w:cs="Frutiger LT Arabic 45 Light"/>
                    </w:rPr>
                    <w:fldChar w:fldCharType="end"/>
                  </w:r>
                </w:p>
              </w:tc>
            </w:tr>
            <w:tr w:rsidR="007D72B2" w:rsidRPr="00EB1F74" w14:paraId="55F0B4FC" w14:textId="77777777" w:rsidTr="007800B1">
              <w:trPr>
                <w:trHeight w:val="238"/>
              </w:trPr>
              <w:tc>
                <w:tcPr>
                  <w:tcW w:w="2610" w:type="dxa"/>
                </w:tcPr>
                <w:p w14:paraId="1417A01E" w14:textId="77777777" w:rsidR="007D72B2" w:rsidRPr="00EB1F74" w:rsidRDefault="007D72B2" w:rsidP="00CB3C97">
                  <w:pPr>
                    <w:pStyle w:val="BH2"/>
                    <w:framePr w:hSpace="0" w:wrap="auto" w:vAnchor="margin" w:hAnchor="text" w:xAlign="left" w:yAlign="inline"/>
                    <w:spacing w:line="240" w:lineRule="auto"/>
                    <w:rPr>
                      <w:rFonts w:ascii="Frutiger LT Arabic 45 Light" w:eastAsiaTheme="minorEastAsia" w:hAnsi="Frutiger LT Arabic 45 Light" w:cs="Frutiger LT Arabic 45 Light"/>
                      <w:color w:val="8A7967"/>
                    </w:rPr>
                  </w:pPr>
                  <w:r w:rsidRPr="00EB1F74">
                    <w:rPr>
                      <w:rFonts w:ascii="Frutiger LT Arabic 45 Light" w:eastAsiaTheme="minorEastAsia" w:hAnsi="Frutiger LT Arabic 45 Light" w:cs="Frutiger LT Arabic 45 Light"/>
                      <w:color w:val="8A7967"/>
                    </w:rPr>
                    <w:t>Last update date</w:t>
                  </w:r>
                </w:p>
              </w:tc>
              <w:tc>
                <w:tcPr>
                  <w:tcW w:w="360" w:type="dxa"/>
                </w:tcPr>
                <w:p w14:paraId="69665A17" w14:textId="77777777" w:rsidR="007D72B2" w:rsidRPr="00EB1F74" w:rsidRDefault="007D72B2" w:rsidP="00CB3C97">
                  <w:pPr>
                    <w:pStyle w:val="NoSpacing"/>
                    <w:rPr>
                      <w:rFonts w:ascii="Frutiger LT Arabic 45 Light" w:hAnsi="Frutiger LT Arabic 45 Light" w:cs="Frutiger LT Arabic 45 Light"/>
                    </w:rPr>
                  </w:pPr>
                  <w:r w:rsidRPr="00EB1F74">
                    <w:rPr>
                      <w:rFonts w:ascii="Frutiger LT Arabic 45 Light" w:hAnsi="Frutiger LT Arabic 45 Light" w:cs="Frutiger LT Arabic 45 Light"/>
                    </w:rPr>
                    <w:t>:</w:t>
                  </w:r>
                </w:p>
              </w:tc>
              <w:tc>
                <w:tcPr>
                  <w:tcW w:w="5660" w:type="dxa"/>
                </w:tcPr>
                <w:p w14:paraId="169B113B" w14:textId="52359403" w:rsidR="007D72B2" w:rsidRPr="00EB1F74" w:rsidRDefault="007D72B2" w:rsidP="00CB3C97">
                  <w:pPr>
                    <w:pStyle w:val="NoSpacing"/>
                    <w:rPr>
                      <w:rFonts w:ascii="Frutiger LT Arabic 45 Light" w:hAnsi="Frutiger LT Arabic 45 Light" w:cs="Frutiger LT Arabic 45 Light"/>
                    </w:rPr>
                  </w:pPr>
                  <w:r w:rsidRPr="00EB1F74">
                    <w:rPr>
                      <w:rFonts w:ascii="Frutiger LT Arabic 45 Light" w:hAnsi="Frutiger LT Arabic 45 Light" w:cs="Frutiger LT Arabic 45 Light"/>
                    </w:rPr>
                    <w:fldChar w:fldCharType="begin"/>
                  </w:r>
                  <w:r w:rsidRPr="00EB1F74">
                    <w:rPr>
                      <w:rFonts w:ascii="Frutiger LT Arabic 45 Light" w:hAnsi="Frutiger LT Arabic 45 Light" w:cs="Frutiger LT Arabic 45 Light"/>
                    </w:rPr>
                    <w:instrText xml:space="preserve"> SAVEDATE  \@ "d MMMM yyyy"  \* MERGEFORMAT </w:instrText>
                  </w:r>
                  <w:r w:rsidRPr="00EB1F74">
                    <w:rPr>
                      <w:rFonts w:ascii="Frutiger LT Arabic 45 Light" w:hAnsi="Frutiger LT Arabic 45 Light" w:cs="Frutiger LT Arabic 45 Light"/>
                    </w:rPr>
                    <w:fldChar w:fldCharType="separate"/>
                  </w:r>
                  <w:ins w:id="13" w:author="Mohamed Amer" w:date="2024-07-28T17:20:00Z" w16du:dateUtc="2024-07-28T14:20:00Z">
                    <w:r w:rsidR="00FF2D39">
                      <w:rPr>
                        <w:rFonts w:ascii="Frutiger LT Arabic 45 Light" w:hAnsi="Frutiger LT Arabic 45 Light" w:cs="Frutiger LT Arabic 45 Light"/>
                        <w:noProof/>
                      </w:rPr>
                      <w:t>28 July 2024</w:t>
                    </w:r>
                  </w:ins>
                  <w:ins w:id="14" w:author="Islam Nady" w:date="2024-06-10T08:57:00Z">
                    <w:del w:id="15" w:author="Mohamed Amer" w:date="2024-06-11T12:11:00Z" w16du:dateUtc="2024-06-11T09:11:00Z">
                      <w:r w:rsidR="00E62ED3" w:rsidDel="00026538">
                        <w:rPr>
                          <w:rFonts w:ascii="Frutiger LT Arabic 45 Light" w:hAnsi="Frutiger LT Arabic 45 Light" w:cs="Frutiger LT Arabic 45 Light"/>
                          <w:noProof/>
                        </w:rPr>
                        <w:delText>9 June 2024</w:delText>
                      </w:r>
                    </w:del>
                  </w:ins>
                  <w:ins w:id="16" w:author="MMAhmed@bankAlbilad.com" w:date="2023-04-30T10:06:00Z">
                    <w:del w:id="17" w:author="Mohamed Amer" w:date="2024-06-11T12:11:00Z" w16du:dateUtc="2024-06-11T09:11:00Z">
                      <w:r w:rsidR="00F738AE" w:rsidDel="00026538">
                        <w:rPr>
                          <w:rFonts w:ascii="Frutiger LT Arabic 45 Light" w:hAnsi="Frutiger LT Arabic 45 Light" w:cs="Frutiger LT Arabic 45 Light"/>
                          <w:noProof/>
                        </w:rPr>
                        <w:delText>0 XXX 0000</w:delText>
                      </w:r>
                    </w:del>
                  </w:ins>
                  <w:del w:id="18" w:author="Mohamed Amer" w:date="2024-06-11T12:11:00Z" w16du:dateUtc="2024-06-11T09:11:00Z">
                    <w:r w:rsidR="003B2E0D" w:rsidDel="00026538">
                      <w:rPr>
                        <w:rFonts w:ascii="Frutiger LT Arabic 45 Light" w:hAnsi="Frutiger LT Arabic 45 Light" w:cs="Frutiger LT Arabic 45 Light"/>
                        <w:noProof/>
                      </w:rPr>
                      <w:delText>19 June 2022</w:delText>
                    </w:r>
                  </w:del>
                  <w:r w:rsidRPr="00EB1F74">
                    <w:rPr>
                      <w:rFonts w:ascii="Frutiger LT Arabic 45 Light" w:hAnsi="Frutiger LT Arabic 45 Light" w:cs="Frutiger LT Arabic 45 Light"/>
                    </w:rPr>
                    <w:fldChar w:fldCharType="end"/>
                  </w:r>
                </w:p>
              </w:tc>
            </w:tr>
            <w:tr w:rsidR="007D72B2" w:rsidRPr="00EB1F74" w14:paraId="6AF8639A" w14:textId="77777777" w:rsidTr="007800B1">
              <w:trPr>
                <w:trHeight w:val="488"/>
              </w:trPr>
              <w:tc>
                <w:tcPr>
                  <w:tcW w:w="2610" w:type="dxa"/>
                </w:tcPr>
                <w:p w14:paraId="0E5C1C5D" w14:textId="77777777" w:rsidR="007D72B2" w:rsidRPr="00EB1F74" w:rsidRDefault="007D72B2" w:rsidP="00CB3C97">
                  <w:pPr>
                    <w:pStyle w:val="BH2"/>
                    <w:framePr w:hSpace="0" w:wrap="auto" w:vAnchor="margin" w:hAnchor="text" w:xAlign="left" w:yAlign="inline"/>
                    <w:spacing w:line="240" w:lineRule="auto"/>
                    <w:rPr>
                      <w:rFonts w:ascii="Frutiger LT Arabic 45 Light" w:eastAsiaTheme="minorEastAsia" w:hAnsi="Frutiger LT Arabic 45 Light" w:cs="Frutiger LT Arabic 45 Light"/>
                      <w:color w:val="8A7967"/>
                    </w:rPr>
                  </w:pPr>
                  <w:r w:rsidRPr="00EB1F74">
                    <w:rPr>
                      <w:rFonts w:ascii="Frutiger LT Arabic 45 Light" w:eastAsiaTheme="minorEastAsia" w:hAnsi="Frutiger LT Arabic 45 Light" w:cs="Frutiger LT Arabic 45 Light"/>
                      <w:color w:val="8A7967"/>
                    </w:rPr>
                    <w:t>Document reference</w:t>
                  </w:r>
                </w:p>
              </w:tc>
              <w:tc>
                <w:tcPr>
                  <w:tcW w:w="360" w:type="dxa"/>
                </w:tcPr>
                <w:p w14:paraId="7EB8D613" w14:textId="77777777" w:rsidR="007D72B2" w:rsidRPr="00EB1F74" w:rsidRDefault="007D72B2" w:rsidP="00CB3C97">
                  <w:pPr>
                    <w:pStyle w:val="NoSpacing"/>
                    <w:rPr>
                      <w:rFonts w:ascii="Frutiger LT Arabic 45 Light" w:hAnsi="Frutiger LT Arabic 45 Light" w:cs="Frutiger LT Arabic 45 Light"/>
                    </w:rPr>
                  </w:pPr>
                  <w:r w:rsidRPr="00EB1F74">
                    <w:rPr>
                      <w:rFonts w:ascii="Frutiger LT Arabic 45 Light" w:hAnsi="Frutiger LT Arabic 45 Light" w:cs="Frutiger LT Arabic 45 Light"/>
                    </w:rPr>
                    <w:t>:</w:t>
                  </w:r>
                </w:p>
              </w:tc>
              <w:tc>
                <w:tcPr>
                  <w:tcW w:w="5660" w:type="dxa"/>
                </w:tcPr>
                <w:p w14:paraId="13F9A33F" w14:textId="77777777" w:rsidR="007D72B2" w:rsidRPr="00EB1F74" w:rsidRDefault="007D72B2" w:rsidP="00CB3C97">
                  <w:pPr>
                    <w:pStyle w:val="NoSpacing"/>
                    <w:rPr>
                      <w:rFonts w:ascii="Frutiger LT Arabic 45 Light" w:hAnsi="Frutiger LT Arabic 45 Light" w:cs="Frutiger LT Arabic 45 Light"/>
                    </w:rPr>
                  </w:pPr>
                  <w:r w:rsidRPr="00EB1F74">
                    <w:rPr>
                      <w:rFonts w:ascii="Frutiger LT Arabic 45 Light" w:hAnsi="Frutiger LT Arabic 45 Light" w:cs="Frutiger LT Arabic 45 Light"/>
                    </w:rPr>
                    <w:fldChar w:fldCharType="begin"/>
                  </w:r>
                  <w:r w:rsidRPr="00EB1F74">
                    <w:rPr>
                      <w:rFonts w:ascii="Frutiger LT Arabic 45 Light" w:hAnsi="Frutiger LT Arabic 45 Light" w:cs="Frutiger LT Arabic 45 Light"/>
                    </w:rPr>
                    <w:instrText xml:space="preserve"> FILENAME   \* MERGEFORMAT </w:instrText>
                  </w:r>
                  <w:r w:rsidRPr="00EB1F74">
                    <w:rPr>
                      <w:rFonts w:ascii="Frutiger LT Arabic 45 Light" w:hAnsi="Frutiger LT Arabic 45 Light" w:cs="Frutiger LT Arabic 45 Light"/>
                    </w:rPr>
                    <w:fldChar w:fldCharType="separate"/>
                  </w:r>
                  <w:ins w:id="19" w:author="Islam Nady" w:date="2024-06-09T15:45:00Z">
                    <w:r w:rsidR="00DA5508">
                      <w:rPr>
                        <w:rFonts w:ascii="Frutiger LT Arabic 45 Light" w:hAnsi="Frutiger LT Arabic 45 Light" w:cs="Frutiger LT Arabic 45 Light"/>
                        <w:noProof/>
                      </w:rPr>
                      <w:t>Document4</w:t>
                    </w:r>
                  </w:ins>
                  <w:ins w:id="20" w:author="MMAhmed@bankAlbilad.com" w:date="2023-04-30T10:06:00Z">
                    <w:del w:id="21" w:author="Islam Nady" w:date="2024-06-09T15:45:00Z">
                      <w:r w:rsidR="00F738AE" w:rsidDel="00DA5508">
                        <w:rPr>
                          <w:rFonts w:ascii="Frutiger LT Arabic 45 Light" w:hAnsi="Frutiger LT Arabic 45 Light" w:cs="Frutiger LT Arabic 45 Light"/>
                          <w:noProof/>
                        </w:rPr>
                        <w:delText>Document15</w:delText>
                      </w:r>
                    </w:del>
                  </w:ins>
                  <w:del w:id="22" w:author="Islam Nady" w:date="2024-06-09T15:45:00Z">
                    <w:r w:rsidR="00256843" w:rsidDel="00DA5508">
                      <w:rPr>
                        <w:rFonts w:ascii="Frutiger LT Arabic 45 Light" w:hAnsi="Frutiger LT Arabic 45 Light" w:cs="Frutiger LT Arabic 45 Light"/>
                        <w:noProof/>
                      </w:rPr>
                      <w:delText>BAB_Technical_Design_Document.dotx</w:delText>
                    </w:r>
                  </w:del>
                  <w:r w:rsidRPr="00EB1F74">
                    <w:rPr>
                      <w:rFonts w:ascii="Frutiger LT Arabic 45 Light" w:hAnsi="Frutiger LT Arabic 45 Light" w:cs="Frutiger LT Arabic 45 Light"/>
                    </w:rPr>
                    <w:fldChar w:fldCharType="end"/>
                  </w:r>
                </w:p>
              </w:tc>
            </w:tr>
            <w:tr w:rsidR="007D72B2" w:rsidRPr="00EB1F74" w14:paraId="0D15DB37" w14:textId="77777777" w:rsidTr="007800B1">
              <w:trPr>
                <w:trHeight w:val="250"/>
              </w:trPr>
              <w:tc>
                <w:tcPr>
                  <w:tcW w:w="2610" w:type="dxa"/>
                </w:tcPr>
                <w:p w14:paraId="5612023B" w14:textId="77777777" w:rsidR="007D72B2" w:rsidRPr="00EB1F74" w:rsidRDefault="007D72B2" w:rsidP="00CB3C97">
                  <w:pPr>
                    <w:pStyle w:val="BH2"/>
                    <w:framePr w:hSpace="0" w:wrap="auto" w:vAnchor="margin" w:hAnchor="text" w:xAlign="left" w:yAlign="inline"/>
                    <w:spacing w:line="240" w:lineRule="auto"/>
                    <w:rPr>
                      <w:rFonts w:ascii="Frutiger LT Arabic 45 Light" w:eastAsiaTheme="minorEastAsia" w:hAnsi="Frutiger LT Arabic 45 Light" w:cs="Frutiger LT Arabic 45 Light"/>
                      <w:color w:val="8A7967"/>
                    </w:rPr>
                  </w:pPr>
                  <w:r w:rsidRPr="00EB1F74">
                    <w:rPr>
                      <w:rFonts w:ascii="Frutiger LT Arabic 45 Light" w:eastAsiaTheme="minorEastAsia" w:hAnsi="Frutiger LT Arabic 45 Light" w:cs="Frutiger LT Arabic 45 Light"/>
                      <w:color w:val="8A7967"/>
                    </w:rPr>
                    <w:t>Document version</w:t>
                  </w:r>
                </w:p>
              </w:tc>
              <w:tc>
                <w:tcPr>
                  <w:tcW w:w="360" w:type="dxa"/>
                </w:tcPr>
                <w:p w14:paraId="0BEC71DF" w14:textId="77777777" w:rsidR="007D72B2" w:rsidRPr="00EB1F74" w:rsidRDefault="007D72B2" w:rsidP="00CB3C97">
                  <w:pPr>
                    <w:pStyle w:val="NoSpacing"/>
                    <w:rPr>
                      <w:rFonts w:ascii="Frutiger LT Arabic 45 Light" w:hAnsi="Frutiger LT Arabic 45 Light" w:cs="Frutiger LT Arabic 45 Light"/>
                    </w:rPr>
                  </w:pPr>
                  <w:r w:rsidRPr="00EB1F74">
                    <w:rPr>
                      <w:rFonts w:ascii="Frutiger LT Arabic 45 Light" w:hAnsi="Frutiger LT Arabic 45 Light" w:cs="Frutiger LT Arabic 45 Light"/>
                    </w:rPr>
                    <w:t>:</w:t>
                  </w:r>
                </w:p>
              </w:tc>
              <w:tc>
                <w:tcPr>
                  <w:tcW w:w="5660" w:type="dxa"/>
                </w:tcPr>
                <w:p w14:paraId="08D922B9" w14:textId="77777777" w:rsidR="007D72B2" w:rsidRPr="00EB1F74" w:rsidRDefault="007D72B2" w:rsidP="00CB3C97">
                  <w:pPr>
                    <w:pStyle w:val="NoSpacing"/>
                    <w:rPr>
                      <w:rFonts w:ascii="Frutiger LT Arabic 45 Light" w:hAnsi="Frutiger LT Arabic 45 Light" w:cs="Frutiger LT Arabic 45 Light"/>
                    </w:rPr>
                  </w:pPr>
                  <w:r w:rsidRPr="00EB1F74">
                    <w:rPr>
                      <w:rFonts w:ascii="Frutiger LT Arabic 45 Light" w:hAnsi="Frutiger LT Arabic 45 Light" w:cs="Frutiger LT Arabic 45 Light"/>
                    </w:rPr>
                    <w:t>1.0</w:t>
                  </w:r>
                  <w:r w:rsidRPr="00EB1F74">
                    <w:rPr>
                      <w:rFonts w:ascii="Frutiger LT Arabic 45 Light" w:hAnsi="Frutiger LT Arabic 45 Light" w:cs="Frutiger LT Arabic 45 Light"/>
                    </w:rPr>
                    <w:fldChar w:fldCharType="begin"/>
                  </w:r>
                  <w:r w:rsidRPr="00EB1F74">
                    <w:rPr>
                      <w:rFonts w:ascii="Frutiger LT Arabic 45 Light" w:hAnsi="Frutiger LT Arabic 45 Light" w:cs="Frutiger LT Arabic 45 Light"/>
                    </w:rPr>
                    <w:instrText xml:space="preserve"> DOCVARIABLE  CurrentVersion  \* MERGEFORMAT </w:instrText>
                  </w:r>
                  <w:r w:rsidRPr="00EB1F74">
                    <w:rPr>
                      <w:rFonts w:ascii="Frutiger LT Arabic 45 Light" w:hAnsi="Frutiger LT Arabic 45 Light" w:cs="Frutiger LT Arabic 45 Light"/>
                    </w:rPr>
                    <w:fldChar w:fldCharType="end"/>
                  </w:r>
                  <w:r w:rsidRPr="00EB1F74">
                    <w:rPr>
                      <w:rFonts w:ascii="Frutiger LT Arabic 45 Light" w:hAnsi="Frutiger LT Arabic 45 Light" w:cs="Frutiger LT Arabic 45 Light"/>
                    </w:rPr>
                    <w:fldChar w:fldCharType="begin"/>
                  </w:r>
                  <w:r w:rsidRPr="00EB1F74">
                    <w:rPr>
                      <w:rFonts w:ascii="Frutiger LT Arabic 45 Light" w:hAnsi="Frutiger LT Arabic 45 Light" w:cs="Frutiger LT Arabic 45 Light"/>
                    </w:rPr>
                    <w:instrText xml:space="preserve"> DOCVARIABLE  CurrentVersion  \* MERGEFORMAT </w:instrText>
                  </w:r>
                  <w:r w:rsidRPr="00EB1F74">
                    <w:rPr>
                      <w:rFonts w:ascii="Frutiger LT Arabic 45 Light" w:hAnsi="Frutiger LT Arabic 45 Light" w:cs="Frutiger LT Arabic 45 Light"/>
                    </w:rPr>
                    <w:fldChar w:fldCharType="end"/>
                  </w:r>
                </w:p>
              </w:tc>
            </w:tr>
          </w:tbl>
          <w:p w14:paraId="1A8795D0" w14:textId="77777777" w:rsidR="00F1161C" w:rsidRPr="00EB1F74" w:rsidRDefault="00F1161C" w:rsidP="00CB3C97">
            <w:pPr>
              <w:rPr>
                <w:rStyle w:val="-Normal"/>
                <w:rFonts w:ascii="Frutiger LT Arabic 45 Light" w:hAnsi="Frutiger LT Arabic 45 Light" w:cs="Frutiger LT Arabic 45 Light"/>
                <w:color w:val="000000" w:themeColor="text1"/>
              </w:rPr>
            </w:pPr>
          </w:p>
        </w:tc>
        <w:tc>
          <w:tcPr>
            <w:tcW w:w="222" w:type="dxa"/>
          </w:tcPr>
          <w:p w14:paraId="5E8B1551" w14:textId="77777777" w:rsidR="00F1161C" w:rsidRPr="00EB1F74" w:rsidRDefault="00F1161C" w:rsidP="00CB3C97">
            <w:pPr>
              <w:rPr>
                <w:rStyle w:val="-Normal"/>
                <w:rFonts w:ascii="Frutiger LT Arabic 45 Light" w:hAnsi="Frutiger LT Arabic 45 Light" w:cs="Frutiger LT Arabic 45 Light"/>
                <w:color w:val="000000" w:themeColor="text1"/>
              </w:rPr>
            </w:pPr>
          </w:p>
        </w:tc>
        <w:tc>
          <w:tcPr>
            <w:tcW w:w="236" w:type="dxa"/>
          </w:tcPr>
          <w:p w14:paraId="18BDAC94" w14:textId="77777777" w:rsidR="00F1161C" w:rsidRPr="00EB1F74" w:rsidRDefault="00F1161C" w:rsidP="00CB3C97">
            <w:pPr>
              <w:rPr>
                <w:rStyle w:val="-Normal"/>
                <w:rFonts w:ascii="Frutiger LT Arabic 45 Light" w:hAnsi="Frutiger LT Arabic 45 Light" w:cs="Frutiger LT Arabic 45 Light"/>
                <w:color w:val="000000" w:themeColor="text1"/>
              </w:rPr>
            </w:pPr>
          </w:p>
        </w:tc>
      </w:tr>
    </w:tbl>
    <w:p w14:paraId="6FD30561" w14:textId="77777777" w:rsidR="00DE6C31" w:rsidRPr="00EB1F74" w:rsidRDefault="00866B39" w:rsidP="00CB3C97">
      <w:pPr>
        <w:rPr>
          <w:rFonts w:ascii="Frutiger LT Arabic 45 Light" w:hAnsi="Frutiger LT Arabic 45 Light" w:cs="Frutiger LT Arabic 45 Light"/>
        </w:rPr>
      </w:pPr>
      <w:r w:rsidRPr="00EB1F74">
        <w:rPr>
          <w:rFonts w:ascii="Frutiger LT Arabic 45 Light" w:hAnsi="Frutiger LT Arabic 45 Light" w:cs="Frutiger LT Arabic 45 Light"/>
        </w:rPr>
        <w:br w:type="page"/>
      </w:r>
    </w:p>
    <w:p w14:paraId="0D8249A9" w14:textId="77777777" w:rsidR="00866B39" w:rsidRPr="00EB1F74" w:rsidRDefault="00866B39" w:rsidP="00CB3C97">
      <w:pPr>
        <w:rPr>
          <w:rStyle w:val="-Normal"/>
          <w:rFonts w:ascii="Frutiger LT Arabic 45 Light" w:hAnsi="Frutiger LT Arabic 45 Light" w:cs="Frutiger LT Arabic 45 Light"/>
          <w:b/>
          <w:bCs/>
          <w:color w:val="C00000"/>
          <w:sz w:val="28"/>
          <w:szCs w:val="28"/>
        </w:rPr>
      </w:pPr>
      <w:r w:rsidRPr="00EB1F74">
        <w:rPr>
          <w:rStyle w:val="-Normal"/>
          <w:rFonts w:ascii="Frutiger LT Arabic 45 Light" w:hAnsi="Frutiger LT Arabic 45 Light" w:cs="Frutiger LT Arabic 45 Light"/>
          <w:b/>
          <w:bCs/>
          <w:color w:val="C00000"/>
          <w:sz w:val="28"/>
          <w:szCs w:val="28"/>
        </w:rPr>
        <w:lastRenderedPageBreak/>
        <w:t>Document Control</w:t>
      </w:r>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2854"/>
        <w:gridCol w:w="4659"/>
        <w:gridCol w:w="1276"/>
        <w:gridCol w:w="1701"/>
      </w:tblGrid>
      <w:tr w:rsidR="00866B39" w:rsidRPr="00EB1F74" w14:paraId="7068F7F1" w14:textId="77777777" w:rsidTr="0045780F">
        <w:trPr>
          <w:cnfStyle w:val="100000000000" w:firstRow="1" w:lastRow="0" w:firstColumn="0" w:lastColumn="0" w:oddVBand="0" w:evenVBand="0" w:oddHBand="0" w:evenHBand="0" w:firstRowFirstColumn="0" w:firstRowLastColumn="0" w:lastRowFirstColumn="0" w:lastRowLastColumn="0"/>
          <w:tblHeader/>
        </w:trPr>
        <w:tc>
          <w:tcPr>
            <w:tcW w:w="2854" w:type="dxa"/>
          </w:tcPr>
          <w:p w14:paraId="5A508FC4" w14:textId="77777777" w:rsidR="00866B39" w:rsidRPr="00EB1F74" w:rsidRDefault="00866B39" w:rsidP="00CB3C97">
            <w:pPr>
              <w:tabs>
                <w:tab w:val="right" w:pos="224"/>
              </w:tabs>
              <w:rPr>
                <w:szCs w:val="20"/>
              </w:rPr>
            </w:pPr>
            <w:r w:rsidRPr="00EB1F74">
              <w:rPr>
                <w:color w:val="FFFFFF"/>
              </w:rPr>
              <w:t>Author</w:t>
            </w:r>
          </w:p>
        </w:tc>
        <w:tc>
          <w:tcPr>
            <w:tcW w:w="4659" w:type="dxa"/>
          </w:tcPr>
          <w:p w14:paraId="5FA834F5" w14:textId="77777777" w:rsidR="00866B39" w:rsidRPr="00EB1F74" w:rsidRDefault="00866B39" w:rsidP="00CB3C97">
            <w:pPr>
              <w:tabs>
                <w:tab w:val="right" w:pos="224"/>
              </w:tabs>
              <w:rPr>
                <w:color w:val="FFFFFF"/>
              </w:rPr>
            </w:pPr>
            <w:r w:rsidRPr="00EB1F74">
              <w:t>Change Notes</w:t>
            </w:r>
          </w:p>
        </w:tc>
        <w:tc>
          <w:tcPr>
            <w:tcW w:w="1276" w:type="dxa"/>
          </w:tcPr>
          <w:p w14:paraId="53048447" w14:textId="77777777" w:rsidR="00866B39" w:rsidRPr="00EB1F74" w:rsidRDefault="00866B39" w:rsidP="00CB3C97">
            <w:pPr>
              <w:tabs>
                <w:tab w:val="right" w:pos="224"/>
              </w:tabs>
              <w:rPr>
                <w:b w:val="0"/>
                <w:bCs w:val="0"/>
                <w:color w:val="FFFFFF"/>
              </w:rPr>
            </w:pPr>
            <w:r w:rsidRPr="00EB1F74">
              <w:rPr>
                <w:color w:val="FFFFFF"/>
              </w:rPr>
              <w:t>Version</w:t>
            </w:r>
          </w:p>
        </w:tc>
        <w:tc>
          <w:tcPr>
            <w:tcW w:w="1701" w:type="dxa"/>
          </w:tcPr>
          <w:p w14:paraId="6F53797F" w14:textId="77777777" w:rsidR="00866B39" w:rsidRPr="00EB1F74" w:rsidRDefault="00866B39" w:rsidP="00CB3C97">
            <w:pPr>
              <w:tabs>
                <w:tab w:val="right" w:pos="224"/>
              </w:tabs>
            </w:pPr>
            <w:r w:rsidRPr="00EB1F74">
              <w:rPr>
                <w:color w:val="FFFFFF"/>
              </w:rPr>
              <w:t>Date</w:t>
            </w:r>
          </w:p>
        </w:tc>
      </w:tr>
      <w:tr w:rsidR="00866B39" w:rsidRPr="00EB1F74" w14:paraId="7DE6B8ED" w14:textId="77777777" w:rsidTr="00866B39">
        <w:trPr>
          <w:trHeight w:val="242"/>
        </w:trPr>
        <w:tc>
          <w:tcPr>
            <w:tcW w:w="2854" w:type="dxa"/>
            <w:vAlign w:val="top"/>
          </w:tcPr>
          <w:p w14:paraId="05FCCDAB" w14:textId="4E61A1FD" w:rsidR="00866B39" w:rsidRPr="00EB1F74" w:rsidRDefault="005E117D" w:rsidP="00CB3C97">
            <w:pPr>
              <w:pStyle w:val="NoSpacing"/>
              <w:tabs>
                <w:tab w:val="left" w:pos="3824"/>
                <w:tab w:val="center" w:pos="4514"/>
              </w:tabs>
              <w:rPr>
                <w:rStyle w:val="-Normal"/>
                <w:rFonts w:ascii="Frutiger LT Arabic 45 Light" w:hAnsi="Frutiger LT Arabic 45 Light" w:cs="Frutiger LT Arabic 45 Light"/>
                <w:sz w:val="18"/>
                <w:szCs w:val="18"/>
              </w:rPr>
            </w:pPr>
            <w:ins w:id="23" w:author="MMAhmed@bankAlbilad.com" w:date="2023-04-30T09:41:00Z">
              <w:del w:id="24" w:author="Mohamed Amer" w:date="2024-06-13T05:55:00Z" w16du:dateUtc="2024-06-13T02:55:00Z">
                <w:r w:rsidDel="00153CE9">
                  <w:rPr>
                    <w:rStyle w:val="-Normal"/>
                    <w:rFonts w:ascii="Frutiger LT Arabic 45 Light" w:hAnsi="Frutiger LT Arabic 45 Light" w:cs="Frutiger LT Arabic 45 Light"/>
                    <w:sz w:val="18"/>
                    <w:szCs w:val="18"/>
                  </w:rPr>
                  <w:fldChar w:fldCharType="begin"/>
                </w:r>
                <w:r w:rsidDel="00153CE9">
                  <w:rPr>
                    <w:rStyle w:val="-Normal"/>
                    <w:rFonts w:ascii="Frutiger LT Arabic 45 Light" w:hAnsi="Frutiger LT Arabic 45 Light" w:cs="Frutiger LT Arabic 45 Light"/>
                    <w:sz w:val="18"/>
                    <w:szCs w:val="18"/>
                  </w:rPr>
                  <w:delInstrText xml:space="preserve"> AUTHOR   \* MERGEFORMAT </w:delInstrText>
                </w:r>
              </w:del>
            </w:ins>
            <w:del w:id="25" w:author="Mohamed Amer" w:date="2024-06-13T05:55:00Z" w16du:dateUtc="2024-06-13T02:55:00Z">
              <w:r w:rsidDel="00153CE9">
                <w:rPr>
                  <w:rStyle w:val="-Normal"/>
                  <w:rFonts w:ascii="Frutiger LT Arabic 45 Light" w:hAnsi="Frutiger LT Arabic 45 Light" w:cs="Frutiger LT Arabic 45 Light"/>
                  <w:sz w:val="18"/>
                  <w:szCs w:val="18"/>
                </w:rPr>
                <w:fldChar w:fldCharType="separate"/>
              </w:r>
            </w:del>
            <w:ins w:id="26" w:author="Islam Nady" w:date="2024-06-09T15:45:00Z">
              <w:del w:id="27" w:author="Mohamed Amer" w:date="2024-06-13T05:55:00Z" w16du:dateUtc="2024-06-13T02:55:00Z">
                <w:r w:rsidR="00DA5508" w:rsidDel="00153CE9">
                  <w:rPr>
                    <w:rStyle w:val="-Normal"/>
                    <w:rFonts w:ascii="Frutiger LT Arabic 45 Light" w:hAnsi="Frutiger LT Arabic 45 Light" w:cs="Frutiger LT Arabic 45 Light"/>
                    <w:noProof/>
                    <w:sz w:val="18"/>
                    <w:szCs w:val="18"/>
                  </w:rPr>
                  <w:delText>Name of the Author</w:delText>
                </w:r>
              </w:del>
            </w:ins>
            <w:ins w:id="28" w:author="MMAhmed@bankAlbilad.com" w:date="2023-04-30T09:41:00Z">
              <w:del w:id="29" w:author="Mohamed Amer" w:date="2024-06-13T05:55:00Z" w16du:dateUtc="2024-06-13T02:55:00Z">
                <w:r w:rsidDel="00153CE9">
                  <w:rPr>
                    <w:rStyle w:val="-Normal"/>
                    <w:rFonts w:ascii="Frutiger LT Arabic 45 Light" w:hAnsi="Frutiger LT Arabic 45 Light" w:cs="Frutiger LT Arabic 45 Light"/>
                    <w:sz w:val="18"/>
                    <w:szCs w:val="18"/>
                  </w:rPr>
                  <w:fldChar w:fldCharType="end"/>
                </w:r>
              </w:del>
            </w:ins>
            <w:ins w:id="30" w:author="Mohamed Amer" w:date="2024-06-13T05:55:00Z" w16du:dateUtc="2024-06-13T02:55:00Z">
              <w:r w:rsidR="00153CE9">
                <w:rPr>
                  <w:rStyle w:val="-Normal"/>
                  <w:rFonts w:ascii="Frutiger LT Arabic 45 Light" w:hAnsi="Frutiger LT Arabic 45 Light" w:cs="Frutiger LT Arabic 45 Light"/>
                  <w:sz w:val="18"/>
                  <w:szCs w:val="18"/>
                </w:rPr>
                <w:t>Islam Nady/Mohamed A</w:t>
              </w:r>
            </w:ins>
            <w:ins w:id="31" w:author="Mohamed Amer" w:date="2024-06-13T05:56:00Z" w16du:dateUtc="2024-06-13T02:56:00Z">
              <w:r w:rsidR="00E811AD">
                <w:rPr>
                  <w:rStyle w:val="-Normal"/>
                  <w:rFonts w:ascii="Frutiger LT Arabic 45 Light" w:hAnsi="Frutiger LT Arabic 45 Light" w:cs="Frutiger LT Arabic 45 Light"/>
                  <w:sz w:val="18"/>
                  <w:szCs w:val="18"/>
                </w:rPr>
                <w:t>m</w:t>
              </w:r>
            </w:ins>
            <w:ins w:id="32" w:author="Mohamed Amer" w:date="2024-06-13T05:55:00Z" w16du:dateUtc="2024-06-13T02:55:00Z">
              <w:r w:rsidR="00153CE9">
                <w:rPr>
                  <w:rStyle w:val="-Normal"/>
                  <w:rFonts w:ascii="Frutiger LT Arabic 45 Light" w:hAnsi="Frutiger LT Arabic 45 Light" w:cs="Frutiger LT Arabic 45 Light"/>
                  <w:sz w:val="18"/>
                  <w:szCs w:val="18"/>
                </w:rPr>
                <w:t>er</w:t>
              </w:r>
            </w:ins>
          </w:p>
        </w:tc>
        <w:tc>
          <w:tcPr>
            <w:tcW w:w="4659" w:type="dxa"/>
          </w:tcPr>
          <w:p w14:paraId="4E6AC900" w14:textId="77777777" w:rsidR="00866B39" w:rsidRPr="00EB1F74" w:rsidRDefault="00866B39" w:rsidP="00CB3C97">
            <w:pPr>
              <w:pStyle w:val="NoSpacing"/>
              <w:tabs>
                <w:tab w:val="left" w:pos="3824"/>
                <w:tab w:val="center" w:pos="4514"/>
              </w:tabs>
              <w:jc w:val="left"/>
              <w:rPr>
                <w:rStyle w:val="-Normal"/>
                <w:rFonts w:ascii="Frutiger LT Arabic 45 Light" w:hAnsi="Frutiger LT Arabic 45 Light" w:cs="Frutiger LT Arabic 45 Light"/>
                <w:sz w:val="18"/>
                <w:szCs w:val="18"/>
              </w:rPr>
            </w:pPr>
            <w:r w:rsidRPr="00EB1F74">
              <w:rPr>
                <w:rStyle w:val="-Normal"/>
                <w:rFonts w:ascii="Frutiger LT Arabic 45 Light" w:hAnsi="Frutiger LT Arabic 45 Light" w:cs="Frutiger LT Arabic 45 Light"/>
                <w:sz w:val="18"/>
                <w:szCs w:val="18"/>
              </w:rPr>
              <w:t>Initial Version</w:t>
            </w:r>
          </w:p>
        </w:tc>
        <w:tc>
          <w:tcPr>
            <w:tcW w:w="1276" w:type="dxa"/>
            <w:vAlign w:val="top"/>
          </w:tcPr>
          <w:p w14:paraId="71ADE175"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Pr>
            </w:pPr>
            <w:r w:rsidRPr="00EB1F74">
              <w:rPr>
                <w:rStyle w:val="-Normal"/>
                <w:rFonts w:ascii="Frutiger LT Arabic 45 Light" w:hAnsi="Frutiger LT Arabic 45 Light" w:cs="Frutiger LT Arabic 45 Light"/>
                <w:sz w:val="18"/>
                <w:szCs w:val="18"/>
              </w:rPr>
              <w:t>1.0</w:t>
            </w:r>
          </w:p>
        </w:tc>
        <w:tc>
          <w:tcPr>
            <w:tcW w:w="1701" w:type="dxa"/>
            <w:vAlign w:val="top"/>
          </w:tcPr>
          <w:p w14:paraId="36AF4B40" w14:textId="1FEE51D4" w:rsidR="00866B39" w:rsidRPr="00EB1F74" w:rsidRDefault="00866B39" w:rsidP="00CB3C97">
            <w:pPr>
              <w:pStyle w:val="NoSpacing"/>
              <w:tabs>
                <w:tab w:val="left" w:pos="3824"/>
                <w:tab w:val="center" w:pos="4514"/>
              </w:tabs>
              <w:jc w:val="left"/>
              <w:rPr>
                <w:rStyle w:val="-Normal"/>
                <w:rFonts w:ascii="Frutiger LT Arabic 45 Light" w:hAnsi="Frutiger LT Arabic 45 Light" w:cs="Frutiger LT Arabic 45 Light"/>
                <w:sz w:val="18"/>
                <w:szCs w:val="18"/>
              </w:rPr>
            </w:pPr>
            <w:r w:rsidRPr="00EB1F74">
              <w:rPr>
                <w:rStyle w:val="-Normal"/>
                <w:rFonts w:ascii="Frutiger LT Arabic 45 Light" w:hAnsi="Frutiger LT Arabic 45 Light" w:cs="Frutiger LT Arabic 45 Light"/>
                <w:sz w:val="18"/>
                <w:szCs w:val="18"/>
              </w:rPr>
              <w:fldChar w:fldCharType="begin"/>
            </w:r>
            <w:r w:rsidRPr="00EB1F74">
              <w:rPr>
                <w:rStyle w:val="-Normal"/>
                <w:rFonts w:ascii="Frutiger LT Arabic 45 Light" w:hAnsi="Frutiger LT Arabic 45 Light" w:cs="Frutiger LT Arabic 45 Light"/>
                <w:sz w:val="18"/>
                <w:szCs w:val="18"/>
              </w:rPr>
              <w:instrText xml:space="preserve"> CREATEDATE  \@ "d-MMM-yyyy"  \* MERGEFORMAT </w:instrText>
            </w:r>
            <w:r w:rsidRPr="00EB1F74">
              <w:rPr>
                <w:rStyle w:val="-Normal"/>
                <w:rFonts w:ascii="Frutiger LT Arabic 45 Light" w:hAnsi="Frutiger LT Arabic 45 Light" w:cs="Frutiger LT Arabic 45 Light"/>
                <w:sz w:val="18"/>
                <w:szCs w:val="18"/>
              </w:rPr>
              <w:fldChar w:fldCharType="separate"/>
            </w:r>
            <w:ins w:id="33" w:author="Mohamed Amer" w:date="2024-06-13T05:55:00Z" w16du:dateUtc="2024-06-13T02:55:00Z">
              <w:r w:rsidR="00153CE9">
                <w:rPr>
                  <w:rStyle w:val="-Normal"/>
                  <w:rFonts w:ascii="Frutiger LT Arabic 45 Light" w:hAnsi="Frutiger LT Arabic 45 Light" w:cs="Frutiger LT Arabic 45 Light"/>
                  <w:noProof/>
                  <w:sz w:val="18"/>
                  <w:szCs w:val="18"/>
                </w:rPr>
                <w:t>13</w:t>
              </w:r>
            </w:ins>
            <w:ins w:id="34" w:author="Islam Nady" w:date="2024-06-09T15:45:00Z">
              <w:del w:id="35" w:author="Mohamed Amer" w:date="2024-06-13T05:55:00Z" w16du:dateUtc="2024-06-13T02:55:00Z">
                <w:r w:rsidR="00DA5508" w:rsidDel="00153CE9">
                  <w:rPr>
                    <w:rStyle w:val="-Normal"/>
                    <w:rFonts w:ascii="Frutiger LT Arabic 45 Light" w:hAnsi="Frutiger LT Arabic 45 Light" w:cs="Frutiger LT Arabic 45 Light"/>
                    <w:noProof/>
                    <w:sz w:val="18"/>
                    <w:szCs w:val="18"/>
                  </w:rPr>
                  <w:delText>9</w:delText>
                </w:r>
              </w:del>
              <w:r w:rsidR="00DA5508">
                <w:rPr>
                  <w:rStyle w:val="-Normal"/>
                  <w:rFonts w:ascii="Frutiger LT Arabic 45 Light" w:hAnsi="Frutiger LT Arabic 45 Light" w:cs="Frutiger LT Arabic 45 Light"/>
                  <w:noProof/>
                  <w:sz w:val="18"/>
                  <w:szCs w:val="18"/>
                </w:rPr>
                <w:t>-Jun-2024</w:t>
              </w:r>
            </w:ins>
            <w:ins w:id="36" w:author="MMAhmed@bankAlbilad.com" w:date="2023-04-30T10:06:00Z">
              <w:del w:id="37" w:author="Islam Nady" w:date="2024-06-09T15:45:00Z">
                <w:r w:rsidR="00F738AE" w:rsidDel="00DA5508">
                  <w:rPr>
                    <w:rStyle w:val="-Normal"/>
                    <w:rFonts w:ascii="Frutiger LT Arabic 45 Light" w:hAnsi="Frutiger LT Arabic 45 Light" w:cs="Frutiger LT Arabic 45 Light"/>
                    <w:noProof/>
                    <w:sz w:val="18"/>
                    <w:szCs w:val="18"/>
                  </w:rPr>
                  <w:delText>30-Apr-2023</w:delText>
                </w:r>
              </w:del>
            </w:ins>
            <w:del w:id="38" w:author="Islam Nady" w:date="2024-06-09T15:45:00Z">
              <w:r w:rsidR="00256843" w:rsidDel="00DA5508">
                <w:rPr>
                  <w:rStyle w:val="-Normal"/>
                  <w:rFonts w:ascii="Frutiger LT Arabic 45 Light" w:hAnsi="Frutiger LT Arabic 45 Light" w:cs="Frutiger LT Arabic 45 Light"/>
                  <w:noProof/>
                  <w:sz w:val="18"/>
                  <w:szCs w:val="18"/>
                </w:rPr>
                <w:delText>27-Oct-2016</w:delText>
              </w:r>
            </w:del>
            <w:r w:rsidRPr="00EB1F74">
              <w:rPr>
                <w:rStyle w:val="-Normal"/>
                <w:rFonts w:ascii="Frutiger LT Arabic 45 Light" w:hAnsi="Frutiger LT Arabic 45 Light" w:cs="Frutiger LT Arabic 45 Light"/>
                <w:sz w:val="18"/>
                <w:szCs w:val="18"/>
              </w:rPr>
              <w:fldChar w:fldCharType="end"/>
            </w:r>
          </w:p>
        </w:tc>
      </w:tr>
      <w:tr w:rsidR="00866B39" w:rsidRPr="00EB1F74" w14:paraId="3B02B542" w14:textId="77777777" w:rsidTr="00866B39">
        <w:trPr>
          <w:cnfStyle w:val="000000010000" w:firstRow="0" w:lastRow="0" w:firstColumn="0" w:lastColumn="0" w:oddVBand="0" w:evenVBand="0" w:oddHBand="0" w:evenHBand="1" w:firstRowFirstColumn="0" w:firstRowLastColumn="0" w:lastRowFirstColumn="0" w:lastRowLastColumn="0"/>
          <w:trHeight w:val="287"/>
        </w:trPr>
        <w:tc>
          <w:tcPr>
            <w:tcW w:w="2854" w:type="dxa"/>
          </w:tcPr>
          <w:p w14:paraId="175164C5" w14:textId="0528B98F" w:rsidR="00866B39" w:rsidRPr="00EB1F74" w:rsidRDefault="00B463BF" w:rsidP="00CB3C97">
            <w:pPr>
              <w:pStyle w:val="NoSpacing"/>
              <w:tabs>
                <w:tab w:val="left" w:pos="3824"/>
                <w:tab w:val="center" w:pos="4514"/>
              </w:tabs>
              <w:rPr>
                <w:rStyle w:val="-Normal"/>
                <w:rFonts w:ascii="Frutiger LT Arabic 45 Light" w:hAnsi="Frutiger LT Arabic 45 Light" w:cs="Frutiger LT Arabic 45 Light"/>
                <w:sz w:val="18"/>
                <w:szCs w:val="18"/>
                <w:rtl/>
              </w:rPr>
            </w:pPr>
            <w:ins w:id="39" w:author="Mohamed Amer" w:date="2024-07-28T17:09:00Z" w16du:dateUtc="2024-07-28T14:09:00Z">
              <w:r>
                <w:rPr>
                  <w:rStyle w:val="-Normal"/>
                  <w:rFonts w:ascii="Frutiger LT Arabic 45 Light" w:hAnsi="Frutiger LT Arabic 45 Light" w:cs="Frutiger LT Arabic 45 Light"/>
                  <w:sz w:val="18"/>
                  <w:szCs w:val="18"/>
                </w:rPr>
                <w:t>Mohamed A</w:t>
              </w:r>
            </w:ins>
            <w:ins w:id="40" w:author="Mohamed Amer" w:date="2024-07-28T17:10:00Z" w16du:dateUtc="2024-07-28T14:10:00Z">
              <w:r>
                <w:rPr>
                  <w:rStyle w:val="-Normal"/>
                  <w:rFonts w:ascii="Frutiger LT Arabic 45 Light" w:hAnsi="Frutiger LT Arabic 45 Light" w:cs="Frutiger LT Arabic 45 Light"/>
                  <w:sz w:val="18"/>
                  <w:szCs w:val="18"/>
                </w:rPr>
                <w:t>m</w:t>
              </w:r>
            </w:ins>
            <w:ins w:id="41" w:author="Mohamed Amer" w:date="2024-07-28T17:09:00Z" w16du:dateUtc="2024-07-28T14:09:00Z">
              <w:r>
                <w:rPr>
                  <w:rStyle w:val="-Normal"/>
                  <w:rFonts w:ascii="Frutiger LT Arabic 45 Light" w:hAnsi="Frutiger LT Arabic 45 Light" w:cs="Frutiger LT Arabic 45 Light"/>
                  <w:sz w:val="18"/>
                  <w:szCs w:val="18"/>
                </w:rPr>
                <w:t>er</w:t>
              </w:r>
            </w:ins>
          </w:p>
        </w:tc>
        <w:tc>
          <w:tcPr>
            <w:tcW w:w="4659" w:type="dxa"/>
          </w:tcPr>
          <w:p w14:paraId="28939908" w14:textId="48EF784E" w:rsidR="00866B39" w:rsidRPr="00EB1F74" w:rsidRDefault="00B463BF" w:rsidP="00CB3C97">
            <w:pPr>
              <w:pStyle w:val="NoSpacing"/>
              <w:tabs>
                <w:tab w:val="left" w:pos="3824"/>
                <w:tab w:val="center" w:pos="4514"/>
              </w:tabs>
              <w:jc w:val="left"/>
              <w:rPr>
                <w:rStyle w:val="-Normal"/>
                <w:rFonts w:ascii="Frutiger LT Arabic 45 Light" w:hAnsi="Frutiger LT Arabic 45 Light" w:cs="Frutiger LT Arabic 45 Light"/>
                <w:sz w:val="18"/>
                <w:szCs w:val="18"/>
                <w:rtl/>
              </w:rPr>
            </w:pPr>
            <w:ins w:id="42" w:author="Mohamed Amer" w:date="2024-07-28T17:10:00Z" w16du:dateUtc="2024-07-28T14:10:00Z">
              <w:r>
                <w:rPr>
                  <w:rStyle w:val="-Normal"/>
                  <w:rFonts w:ascii="Frutiger LT Arabic 45 Light" w:hAnsi="Frutiger LT Arabic 45 Light" w:cs="Frutiger LT Arabic 45 Light"/>
                  <w:sz w:val="18"/>
                  <w:szCs w:val="18"/>
                </w:rPr>
                <w:t>Update Infrastructure section sw list and port list</w:t>
              </w:r>
            </w:ins>
          </w:p>
        </w:tc>
        <w:tc>
          <w:tcPr>
            <w:tcW w:w="1276" w:type="dxa"/>
          </w:tcPr>
          <w:p w14:paraId="41629BFA" w14:textId="1C02873E" w:rsidR="00866B39" w:rsidRPr="00EB1F74" w:rsidRDefault="00B463BF" w:rsidP="00CB3C97">
            <w:pPr>
              <w:pStyle w:val="NoSpacing"/>
              <w:tabs>
                <w:tab w:val="left" w:pos="3824"/>
                <w:tab w:val="center" w:pos="4514"/>
              </w:tabs>
              <w:rPr>
                <w:rStyle w:val="-Normal"/>
                <w:rFonts w:ascii="Frutiger LT Arabic 45 Light" w:hAnsi="Frutiger LT Arabic 45 Light" w:cs="Frutiger LT Arabic 45 Light"/>
                <w:sz w:val="18"/>
                <w:szCs w:val="18"/>
                <w:rtl/>
              </w:rPr>
            </w:pPr>
            <w:ins w:id="43" w:author="Mohamed Amer" w:date="2024-07-28T17:10:00Z" w16du:dateUtc="2024-07-28T14:10:00Z">
              <w:r>
                <w:rPr>
                  <w:rStyle w:val="-Normal"/>
                  <w:rFonts w:ascii="Frutiger LT Arabic 45 Light" w:hAnsi="Frutiger LT Arabic 45 Light" w:cs="Frutiger LT Arabic 45 Light"/>
                  <w:sz w:val="18"/>
                  <w:szCs w:val="18"/>
                </w:rPr>
                <w:t>1.1</w:t>
              </w:r>
            </w:ins>
          </w:p>
        </w:tc>
        <w:tc>
          <w:tcPr>
            <w:tcW w:w="1701" w:type="dxa"/>
          </w:tcPr>
          <w:p w14:paraId="7F069803" w14:textId="1C6F3970" w:rsidR="00866B39" w:rsidRPr="00EB1F74" w:rsidRDefault="00B463BF" w:rsidP="00CB3C97">
            <w:pPr>
              <w:pStyle w:val="NoSpacing"/>
              <w:tabs>
                <w:tab w:val="left" w:pos="3824"/>
                <w:tab w:val="center" w:pos="4514"/>
              </w:tabs>
              <w:rPr>
                <w:rStyle w:val="-Normal"/>
                <w:rFonts w:ascii="Frutiger LT Arabic 45 Light" w:hAnsi="Frutiger LT Arabic 45 Light" w:cs="Frutiger LT Arabic 45 Light"/>
                <w:sz w:val="18"/>
                <w:szCs w:val="18"/>
                <w:rtl/>
              </w:rPr>
            </w:pPr>
            <w:ins w:id="44" w:author="Mohamed Amer" w:date="2024-07-28T17:09:00Z" w16du:dateUtc="2024-07-28T14:09:00Z">
              <w:r>
                <w:rPr>
                  <w:rStyle w:val="-Normal"/>
                  <w:rFonts w:ascii="Frutiger LT Arabic 45 Light" w:hAnsi="Frutiger LT Arabic 45 Light" w:cs="Frutiger LT Arabic 45 Light"/>
                  <w:sz w:val="18"/>
                  <w:szCs w:val="18"/>
                </w:rPr>
                <w:t>28- July-2024</w:t>
              </w:r>
            </w:ins>
          </w:p>
        </w:tc>
      </w:tr>
      <w:tr w:rsidR="00866B39" w:rsidRPr="00EB1F74" w14:paraId="664733ED" w14:textId="77777777" w:rsidTr="00866B39">
        <w:trPr>
          <w:trHeight w:val="287"/>
        </w:trPr>
        <w:tc>
          <w:tcPr>
            <w:tcW w:w="2854" w:type="dxa"/>
          </w:tcPr>
          <w:p w14:paraId="71F07CB7"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c>
          <w:tcPr>
            <w:tcW w:w="4659" w:type="dxa"/>
          </w:tcPr>
          <w:p w14:paraId="31ED6D38" w14:textId="77777777" w:rsidR="00866B39" w:rsidRPr="00EB1F74" w:rsidRDefault="00866B39" w:rsidP="00CB3C97">
            <w:pPr>
              <w:pStyle w:val="NoSpacing"/>
              <w:tabs>
                <w:tab w:val="left" w:pos="3824"/>
                <w:tab w:val="center" w:pos="4514"/>
              </w:tabs>
              <w:jc w:val="left"/>
              <w:rPr>
                <w:rStyle w:val="-Normal"/>
                <w:rFonts w:ascii="Frutiger LT Arabic 45 Light" w:hAnsi="Frutiger LT Arabic 45 Light" w:cs="Frutiger LT Arabic 45 Light"/>
                <w:sz w:val="18"/>
                <w:szCs w:val="18"/>
                <w:rtl/>
              </w:rPr>
            </w:pPr>
          </w:p>
        </w:tc>
        <w:tc>
          <w:tcPr>
            <w:tcW w:w="1276" w:type="dxa"/>
          </w:tcPr>
          <w:p w14:paraId="7C83D72E"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c>
          <w:tcPr>
            <w:tcW w:w="1701" w:type="dxa"/>
          </w:tcPr>
          <w:p w14:paraId="68E2F7BE"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r>
      <w:tr w:rsidR="00866B39" w:rsidRPr="00EB1F74" w14:paraId="6F74DB12" w14:textId="77777777" w:rsidTr="00866B39">
        <w:trPr>
          <w:cnfStyle w:val="000000010000" w:firstRow="0" w:lastRow="0" w:firstColumn="0" w:lastColumn="0" w:oddVBand="0" w:evenVBand="0" w:oddHBand="0" w:evenHBand="1" w:firstRowFirstColumn="0" w:firstRowLastColumn="0" w:lastRowFirstColumn="0" w:lastRowLastColumn="0"/>
          <w:trHeight w:val="287"/>
        </w:trPr>
        <w:tc>
          <w:tcPr>
            <w:tcW w:w="2854" w:type="dxa"/>
          </w:tcPr>
          <w:p w14:paraId="549FE742"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c>
          <w:tcPr>
            <w:tcW w:w="4659" w:type="dxa"/>
          </w:tcPr>
          <w:p w14:paraId="1577B8DA" w14:textId="77777777" w:rsidR="00866B39" w:rsidRPr="00EB1F74" w:rsidRDefault="00866B39" w:rsidP="00CB3C97">
            <w:pPr>
              <w:pStyle w:val="NoSpacing"/>
              <w:tabs>
                <w:tab w:val="left" w:pos="3824"/>
                <w:tab w:val="center" w:pos="4514"/>
              </w:tabs>
              <w:jc w:val="left"/>
              <w:rPr>
                <w:rStyle w:val="-Normal"/>
                <w:rFonts w:ascii="Frutiger LT Arabic 45 Light" w:hAnsi="Frutiger LT Arabic 45 Light" w:cs="Frutiger LT Arabic 45 Light"/>
                <w:sz w:val="18"/>
                <w:szCs w:val="18"/>
                <w:rtl/>
              </w:rPr>
            </w:pPr>
          </w:p>
        </w:tc>
        <w:tc>
          <w:tcPr>
            <w:tcW w:w="1276" w:type="dxa"/>
          </w:tcPr>
          <w:p w14:paraId="2CFB4FEC"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c>
          <w:tcPr>
            <w:tcW w:w="1701" w:type="dxa"/>
          </w:tcPr>
          <w:p w14:paraId="4035EA93"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r>
      <w:tr w:rsidR="00866B39" w:rsidRPr="00EB1F74" w14:paraId="33A2FA91" w14:textId="77777777" w:rsidTr="00866B39">
        <w:trPr>
          <w:trHeight w:val="287"/>
        </w:trPr>
        <w:tc>
          <w:tcPr>
            <w:tcW w:w="2854" w:type="dxa"/>
          </w:tcPr>
          <w:p w14:paraId="7105414A"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c>
          <w:tcPr>
            <w:tcW w:w="4659" w:type="dxa"/>
          </w:tcPr>
          <w:p w14:paraId="71A6A88B" w14:textId="77777777" w:rsidR="00866B39" w:rsidRPr="00EB1F74" w:rsidRDefault="00866B39" w:rsidP="00CB3C97">
            <w:pPr>
              <w:pStyle w:val="NoSpacing"/>
              <w:tabs>
                <w:tab w:val="left" w:pos="3824"/>
                <w:tab w:val="center" w:pos="4514"/>
              </w:tabs>
              <w:jc w:val="left"/>
              <w:rPr>
                <w:rStyle w:val="-Normal"/>
                <w:rFonts w:ascii="Frutiger LT Arabic 45 Light" w:hAnsi="Frutiger LT Arabic 45 Light" w:cs="Frutiger LT Arabic 45 Light"/>
                <w:sz w:val="18"/>
                <w:szCs w:val="18"/>
                <w:rtl/>
              </w:rPr>
            </w:pPr>
          </w:p>
        </w:tc>
        <w:tc>
          <w:tcPr>
            <w:tcW w:w="1276" w:type="dxa"/>
          </w:tcPr>
          <w:p w14:paraId="219CD5A8"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c>
          <w:tcPr>
            <w:tcW w:w="1701" w:type="dxa"/>
          </w:tcPr>
          <w:p w14:paraId="18BD5CEF"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r>
    </w:tbl>
    <w:p w14:paraId="0E7359EE" w14:textId="77777777" w:rsidR="00866B39" w:rsidRPr="00EB1F74" w:rsidRDefault="00866B39" w:rsidP="00CB3C97">
      <w:pPr>
        <w:pStyle w:val="NoSpacing"/>
        <w:tabs>
          <w:tab w:val="left" w:pos="3824"/>
          <w:tab w:val="center" w:pos="4514"/>
        </w:tabs>
        <w:ind w:left="360"/>
        <w:jc w:val="center"/>
        <w:rPr>
          <w:rStyle w:val="-Normal"/>
          <w:rFonts w:ascii="Frutiger LT Arabic 45 Light" w:hAnsi="Frutiger LT Arabic 45 Light" w:cs="Frutiger LT Arabic 45 Light"/>
          <w:color w:val="000000"/>
          <w:sz w:val="18"/>
          <w:szCs w:val="18"/>
        </w:rPr>
      </w:pPr>
      <w:bookmarkStart w:id="45" w:name="_Toc434135180"/>
      <w:bookmarkStart w:id="46" w:name="_Toc434136999"/>
    </w:p>
    <w:p w14:paraId="7A4DBD59" w14:textId="77777777" w:rsidR="00866B39" w:rsidRPr="00EB1F74" w:rsidRDefault="00866B39" w:rsidP="00CB3C97">
      <w:pPr>
        <w:rPr>
          <w:rStyle w:val="-Normal"/>
          <w:rFonts w:ascii="Frutiger LT Arabic 45 Light" w:hAnsi="Frutiger LT Arabic 45 Light" w:cs="Frutiger LT Arabic 45 Light"/>
          <w:b/>
          <w:bCs/>
          <w:color w:val="C00000"/>
          <w:sz w:val="28"/>
          <w:szCs w:val="28"/>
        </w:rPr>
      </w:pPr>
      <w:r w:rsidRPr="00EB1F74">
        <w:rPr>
          <w:rStyle w:val="-Normal"/>
          <w:rFonts w:ascii="Frutiger LT Arabic 45 Light" w:hAnsi="Frutiger LT Arabic 45 Light" w:cs="Frutiger LT Arabic 45 Light"/>
          <w:b/>
          <w:bCs/>
          <w:color w:val="C00000"/>
          <w:sz w:val="28"/>
          <w:szCs w:val="28"/>
        </w:rPr>
        <w:t>Distribution</w:t>
      </w:r>
      <w:bookmarkEnd w:id="45"/>
      <w:bookmarkEnd w:id="46"/>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1260"/>
        <w:gridCol w:w="5400"/>
        <w:gridCol w:w="3830"/>
      </w:tblGrid>
      <w:tr w:rsidR="00866B39" w:rsidRPr="00EB1F74" w14:paraId="1A5D4ED2" w14:textId="77777777" w:rsidTr="0045780F">
        <w:trPr>
          <w:cnfStyle w:val="100000000000" w:firstRow="1" w:lastRow="0" w:firstColumn="0" w:lastColumn="0" w:oddVBand="0" w:evenVBand="0" w:oddHBand="0" w:evenHBand="0" w:firstRowFirstColumn="0" w:firstRowLastColumn="0" w:lastRowFirstColumn="0" w:lastRowLastColumn="0"/>
          <w:tblHeader/>
        </w:trPr>
        <w:tc>
          <w:tcPr>
            <w:tcW w:w="1260" w:type="dxa"/>
          </w:tcPr>
          <w:p w14:paraId="136600E3" w14:textId="77777777" w:rsidR="00866B39" w:rsidRPr="00EB1F74" w:rsidRDefault="00866B39" w:rsidP="00CB3C97">
            <w:pPr>
              <w:tabs>
                <w:tab w:val="right" w:pos="224"/>
              </w:tabs>
              <w:rPr>
                <w:b w:val="0"/>
                <w:bCs w:val="0"/>
                <w:color w:val="FFFFFF"/>
              </w:rPr>
            </w:pPr>
            <w:r w:rsidRPr="00EB1F74">
              <w:rPr>
                <w:color w:val="FFFFFF"/>
              </w:rPr>
              <w:t>Copy No.</w:t>
            </w:r>
          </w:p>
        </w:tc>
        <w:tc>
          <w:tcPr>
            <w:tcW w:w="5400" w:type="dxa"/>
          </w:tcPr>
          <w:p w14:paraId="4B3CBA30" w14:textId="77777777" w:rsidR="00866B39" w:rsidRPr="00EB1F74" w:rsidRDefault="00866B39" w:rsidP="00CB3C97">
            <w:pPr>
              <w:tabs>
                <w:tab w:val="right" w:pos="224"/>
              </w:tabs>
              <w:rPr>
                <w:b w:val="0"/>
                <w:bCs w:val="0"/>
                <w:color w:val="FFFFFF"/>
              </w:rPr>
            </w:pPr>
            <w:r w:rsidRPr="00EB1F74">
              <w:rPr>
                <w:color w:val="FFFFFF"/>
              </w:rPr>
              <w:t>For</w:t>
            </w:r>
          </w:p>
        </w:tc>
        <w:tc>
          <w:tcPr>
            <w:tcW w:w="3830" w:type="dxa"/>
          </w:tcPr>
          <w:p w14:paraId="73BFA657" w14:textId="77777777" w:rsidR="00866B39" w:rsidRPr="00EB1F74" w:rsidRDefault="00866B39" w:rsidP="00CB3C97">
            <w:pPr>
              <w:tabs>
                <w:tab w:val="right" w:pos="224"/>
              </w:tabs>
              <w:rPr>
                <w:b w:val="0"/>
                <w:bCs w:val="0"/>
                <w:color w:val="FFFFFF"/>
              </w:rPr>
            </w:pPr>
            <w:r w:rsidRPr="00EB1F74">
              <w:rPr>
                <w:color w:val="FFFFFF"/>
                <w:sz w:val="22"/>
                <w:szCs w:val="22"/>
              </w:rPr>
              <w:t>Location</w:t>
            </w:r>
            <w:r w:rsidRPr="00EB1F74">
              <w:rPr>
                <w:rStyle w:val="-Normal"/>
                <w:rFonts w:ascii="Frutiger LT Arabic 45 Light" w:hAnsi="Frutiger LT Arabic 45 Light" w:cs="Frutiger LT Arabic 45 Light"/>
              </w:rPr>
              <w:t xml:space="preserve"> </w:t>
            </w:r>
          </w:p>
        </w:tc>
      </w:tr>
      <w:tr w:rsidR="00866B39" w:rsidRPr="00EB1F74" w14:paraId="6624A39D" w14:textId="77777777" w:rsidTr="00866B39">
        <w:trPr>
          <w:trHeight w:val="251"/>
        </w:trPr>
        <w:tc>
          <w:tcPr>
            <w:tcW w:w="1260" w:type="dxa"/>
            <w:vAlign w:val="top"/>
          </w:tcPr>
          <w:p w14:paraId="08A58178" w14:textId="77777777" w:rsidR="00866B39" w:rsidRPr="00EB1F74" w:rsidRDefault="00866B39" w:rsidP="00CB3C97">
            <w:pPr>
              <w:rPr>
                <w:sz w:val="20"/>
                <w:szCs w:val="20"/>
              </w:rPr>
            </w:pPr>
          </w:p>
        </w:tc>
        <w:tc>
          <w:tcPr>
            <w:tcW w:w="5400" w:type="dxa"/>
            <w:vAlign w:val="top"/>
          </w:tcPr>
          <w:p w14:paraId="50648E64" w14:textId="77777777" w:rsidR="00866B39" w:rsidRPr="00EB1F74" w:rsidRDefault="00866B39" w:rsidP="00CB3C97">
            <w:pPr>
              <w:rPr>
                <w:sz w:val="20"/>
                <w:szCs w:val="20"/>
              </w:rPr>
            </w:pPr>
          </w:p>
        </w:tc>
        <w:tc>
          <w:tcPr>
            <w:tcW w:w="3830" w:type="dxa"/>
            <w:vAlign w:val="top"/>
          </w:tcPr>
          <w:p w14:paraId="3CB77C34" w14:textId="77777777" w:rsidR="00866B39" w:rsidRPr="00EB1F74" w:rsidRDefault="00866B39" w:rsidP="00CB3C97">
            <w:pPr>
              <w:rPr>
                <w:sz w:val="20"/>
                <w:szCs w:val="20"/>
              </w:rPr>
            </w:pPr>
          </w:p>
        </w:tc>
      </w:tr>
      <w:tr w:rsidR="00866B39" w:rsidRPr="00EB1F74" w14:paraId="3C509ACB" w14:textId="77777777" w:rsidTr="00866B39">
        <w:trPr>
          <w:cnfStyle w:val="000000010000" w:firstRow="0" w:lastRow="0" w:firstColumn="0" w:lastColumn="0" w:oddVBand="0" w:evenVBand="0" w:oddHBand="0" w:evenHBand="1" w:firstRowFirstColumn="0" w:firstRowLastColumn="0" w:lastRowFirstColumn="0" w:lastRowLastColumn="0"/>
          <w:trHeight w:val="287"/>
        </w:trPr>
        <w:tc>
          <w:tcPr>
            <w:tcW w:w="1260" w:type="dxa"/>
            <w:vAlign w:val="top"/>
          </w:tcPr>
          <w:p w14:paraId="26A5BE3D" w14:textId="77777777" w:rsidR="00866B39" w:rsidRPr="00EB1F74" w:rsidRDefault="00866B39" w:rsidP="00CB3C97">
            <w:pPr>
              <w:rPr>
                <w:sz w:val="20"/>
                <w:szCs w:val="20"/>
              </w:rPr>
            </w:pPr>
          </w:p>
        </w:tc>
        <w:tc>
          <w:tcPr>
            <w:tcW w:w="5400" w:type="dxa"/>
            <w:vAlign w:val="top"/>
          </w:tcPr>
          <w:p w14:paraId="3F7FFBD5" w14:textId="77777777" w:rsidR="00866B39" w:rsidRPr="00EB1F74" w:rsidRDefault="00866B39" w:rsidP="00CB3C97">
            <w:pPr>
              <w:rPr>
                <w:sz w:val="20"/>
                <w:szCs w:val="20"/>
              </w:rPr>
            </w:pPr>
          </w:p>
        </w:tc>
        <w:tc>
          <w:tcPr>
            <w:tcW w:w="3830" w:type="dxa"/>
            <w:vAlign w:val="top"/>
          </w:tcPr>
          <w:p w14:paraId="2BECF3C5" w14:textId="77777777" w:rsidR="00866B39" w:rsidRPr="00EB1F74" w:rsidRDefault="00866B39" w:rsidP="00CB3C97">
            <w:pPr>
              <w:rPr>
                <w:sz w:val="20"/>
                <w:szCs w:val="20"/>
              </w:rPr>
            </w:pPr>
          </w:p>
        </w:tc>
      </w:tr>
    </w:tbl>
    <w:p w14:paraId="7B4F297F" w14:textId="77777777" w:rsidR="00866B39" w:rsidRPr="00EB1F74" w:rsidRDefault="00866B39" w:rsidP="00CB3C97">
      <w:pPr>
        <w:rPr>
          <w:rFonts w:ascii="Frutiger LT Arabic 45 Light" w:hAnsi="Frutiger LT Arabic 45 Light" w:cs="Frutiger LT Arabic 45 Light"/>
        </w:rPr>
      </w:pPr>
    </w:p>
    <w:p w14:paraId="26F7DF7B" w14:textId="77777777" w:rsidR="00866B39" w:rsidRPr="00EB1F74" w:rsidRDefault="00866B39" w:rsidP="00CB3C97">
      <w:pPr>
        <w:rPr>
          <w:rStyle w:val="-Normal"/>
          <w:rFonts w:ascii="Frutiger LT Arabic 45 Light" w:hAnsi="Frutiger LT Arabic 45 Light" w:cs="Frutiger LT Arabic 45 Light"/>
          <w:b/>
          <w:bCs/>
          <w:color w:val="C00000"/>
          <w:sz w:val="28"/>
          <w:szCs w:val="28"/>
        </w:rPr>
      </w:pPr>
      <w:r w:rsidRPr="00EB1F74">
        <w:rPr>
          <w:rStyle w:val="-Normal"/>
          <w:rFonts w:ascii="Frutiger LT Arabic 45 Light" w:hAnsi="Frutiger LT Arabic 45 Light" w:cs="Frutiger LT Arabic 45 Light"/>
          <w:b/>
          <w:bCs/>
          <w:color w:val="C00000"/>
          <w:sz w:val="28"/>
          <w:szCs w:val="28"/>
        </w:rPr>
        <w:t>References</w:t>
      </w:r>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1134"/>
        <w:gridCol w:w="4395"/>
        <w:gridCol w:w="1842"/>
        <w:gridCol w:w="3119"/>
      </w:tblGrid>
      <w:tr w:rsidR="00866B39" w:rsidRPr="00EB1F74" w14:paraId="26ABE799" w14:textId="77777777" w:rsidTr="0045780F">
        <w:trPr>
          <w:cnfStyle w:val="100000000000" w:firstRow="1" w:lastRow="0" w:firstColumn="0" w:lastColumn="0" w:oddVBand="0" w:evenVBand="0" w:oddHBand="0" w:evenHBand="0" w:firstRowFirstColumn="0" w:firstRowLastColumn="0" w:lastRowFirstColumn="0" w:lastRowLastColumn="0"/>
          <w:tblHeader/>
        </w:trPr>
        <w:tc>
          <w:tcPr>
            <w:tcW w:w="1134" w:type="dxa"/>
          </w:tcPr>
          <w:p w14:paraId="0E452C5B" w14:textId="77777777" w:rsidR="00866B39" w:rsidRPr="00EB1F74" w:rsidRDefault="00866B39" w:rsidP="00CB3C97">
            <w:pPr>
              <w:tabs>
                <w:tab w:val="right" w:pos="224"/>
              </w:tabs>
              <w:rPr>
                <w:color w:val="FFFFFF"/>
              </w:rPr>
            </w:pPr>
            <w:r w:rsidRPr="00EB1F74">
              <w:rPr>
                <w:color w:val="FFFFFF"/>
              </w:rPr>
              <w:t>Number</w:t>
            </w:r>
          </w:p>
        </w:tc>
        <w:tc>
          <w:tcPr>
            <w:tcW w:w="4395" w:type="dxa"/>
          </w:tcPr>
          <w:p w14:paraId="0EC35B28" w14:textId="77777777" w:rsidR="00866B39" w:rsidRPr="00EB1F74" w:rsidRDefault="00866B39" w:rsidP="00CB3C97">
            <w:pPr>
              <w:tabs>
                <w:tab w:val="right" w:pos="224"/>
              </w:tabs>
              <w:rPr>
                <w:color w:val="FFFFFF"/>
              </w:rPr>
            </w:pPr>
            <w:r w:rsidRPr="00EB1F74">
              <w:rPr>
                <w:color w:val="FFFFFF"/>
              </w:rPr>
              <w:t>Reference title / Document</w:t>
            </w:r>
          </w:p>
        </w:tc>
        <w:tc>
          <w:tcPr>
            <w:tcW w:w="1842" w:type="dxa"/>
          </w:tcPr>
          <w:p w14:paraId="778CB491" w14:textId="77777777" w:rsidR="00866B39" w:rsidRPr="00EB1F74" w:rsidRDefault="00866B39" w:rsidP="00CB3C97">
            <w:pPr>
              <w:tabs>
                <w:tab w:val="right" w:pos="224"/>
              </w:tabs>
              <w:rPr>
                <w:color w:val="FFFFFF"/>
              </w:rPr>
            </w:pPr>
            <w:r w:rsidRPr="00EB1F74">
              <w:rPr>
                <w:color w:val="FFFFFF"/>
              </w:rPr>
              <w:t>Version / Date</w:t>
            </w:r>
          </w:p>
        </w:tc>
        <w:tc>
          <w:tcPr>
            <w:tcW w:w="3119" w:type="dxa"/>
          </w:tcPr>
          <w:p w14:paraId="6BF810DD" w14:textId="77777777" w:rsidR="00866B39" w:rsidRPr="00EB1F74" w:rsidRDefault="00866B39" w:rsidP="00CB3C97">
            <w:pPr>
              <w:tabs>
                <w:tab w:val="right" w:pos="224"/>
              </w:tabs>
              <w:rPr>
                <w:color w:val="FFFFFF"/>
                <w:sz w:val="22"/>
                <w:szCs w:val="22"/>
              </w:rPr>
            </w:pPr>
            <w:r w:rsidRPr="00EB1F74">
              <w:rPr>
                <w:color w:val="FFFFFF"/>
              </w:rPr>
              <w:t>Author</w:t>
            </w:r>
          </w:p>
        </w:tc>
      </w:tr>
      <w:tr w:rsidR="00866B39" w:rsidRPr="00EB1F74" w14:paraId="458256B4" w14:textId="77777777" w:rsidTr="00866B39">
        <w:trPr>
          <w:trHeight w:val="251"/>
        </w:trPr>
        <w:tc>
          <w:tcPr>
            <w:tcW w:w="1134" w:type="dxa"/>
            <w:vAlign w:val="top"/>
          </w:tcPr>
          <w:p w14:paraId="2BE08F0E"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Pr>
            </w:pPr>
          </w:p>
        </w:tc>
        <w:tc>
          <w:tcPr>
            <w:tcW w:w="4395" w:type="dxa"/>
          </w:tcPr>
          <w:p w14:paraId="60DCE7F2"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Pr>
            </w:pPr>
          </w:p>
        </w:tc>
        <w:tc>
          <w:tcPr>
            <w:tcW w:w="1842" w:type="dxa"/>
            <w:vAlign w:val="top"/>
          </w:tcPr>
          <w:p w14:paraId="15BB2348"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Pr>
            </w:pPr>
          </w:p>
        </w:tc>
        <w:tc>
          <w:tcPr>
            <w:tcW w:w="3119" w:type="dxa"/>
          </w:tcPr>
          <w:p w14:paraId="47453801"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Pr>
            </w:pPr>
          </w:p>
        </w:tc>
      </w:tr>
      <w:tr w:rsidR="00866B39" w:rsidRPr="00EB1F74" w14:paraId="6F289304" w14:textId="77777777" w:rsidTr="00866B39">
        <w:trPr>
          <w:cnfStyle w:val="000000010000" w:firstRow="0" w:lastRow="0" w:firstColumn="0" w:lastColumn="0" w:oddVBand="0" w:evenVBand="0" w:oddHBand="0" w:evenHBand="1" w:firstRowFirstColumn="0" w:firstRowLastColumn="0" w:lastRowFirstColumn="0" w:lastRowLastColumn="0"/>
          <w:trHeight w:val="287"/>
        </w:trPr>
        <w:tc>
          <w:tcPr>
            <w:tcW w:w="1134" w:type="dxa"/>
          </w:tcPr>
          <w:p w14:paraId="34451726"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c>
          <w:tcPr>
            <w:tcW w:w="4395" w:type="dxa"/>
          </w:tcPr>
          <w:p w14:paraId="5995EBE3"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c>
          <w:tcPr>
            <w:tcW w:w="1842" w:type="dxa"/>
          </w:tcPr>
          <w:p w14:paraId="6787508F"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c>
          <w:tcPr>
            <w:tcW w:w="3119" w:type="dxa"/>
          </w:tcPr>
          <w:p w14:paraId="4D2A69C5" w14:textId="77777777" w:rsidR="00866B39" w:rsidRPr="00EB1F74" w:rsidRDefault="00866B39" w:rsidP="00CB3C97">
            <w:pPr>
              <w:pStyle w:val="NoSpacing"/>
              <w:tabs>
                <w:tab w:val="left" w:pos="3824"/>
                <w:tab w:val="center" w:pos="4514"/>
              </w:tabs>
              <w:rPr>
                <w:rStyle w:val="-Normal"/>
                <w:rFonts w:ascii="Frutiger LT Arabic 45 Light" w:hAnsi="Frutiger LT Arabic 45 Light" w:cs="Frutiger LT Arabic 45 Light"/>
                <w:sz w:val="18"/>
                <w:szCs w:val="18"/>
                <w:rtl/>
              </w:rPr>
            </w:pPr>
          </w:p>
        </w:tc>
      </w:tr>
    </w:tbl>
    <w:p w14:paraId="029CE23D" w14:textId="77777777" w:rsidR="00866B39" w:rsidRPr="00EB1F74" w:rsidRDefault="00866B39" w:rsidP="00CB3C97">
      <w:pPr>
        <w:rPr>
          <w:rStyle w:val="-Normal"/>
          <w:rFonts w:ascii="Frutiger LT Arabic 45 Light" w:hAnsi="Frutiger LT Arabic 45 Light" w:cs="Frutiger LT Arabic 45 Light"/>
        </w:rPr>
      </w:pPr>
    </w:p>
    <w:p w14:paraId="579FF349" w14:textId="77777777" w:rsidR="00866B39" w:rsidRPr="00EB1F74" w:rsidRDefault="00866B39" w:rsidP="00CB3C97">
      <w:pPr>
        <w:rPr>
          <w:rFonts w:ascii="Frutiger LT Arabic 45 Light" w:hAnsi="Frutiger LT Arabic 45 Light" w:cs="Frutiger LT Arabic 45 Light"/>
        </w:rPr>
      </w:pPr>
      <w:r w:rsidRPr="00EB1F74">
        <w:rPr>
          <w:rFonts w:ascii="Frutiger LT Arabic 45 Light" w:hAnsi="Frutiger LT Arabic 45 Light" w:cs="Frutiger LT Arabic 45 Light"/>
        </w:rPr>
        <w:br w:type="page"/>
      </w:r>
    </w:p>
    <w:p w14:paraId="2E45090C" w14:textId="77777777" w:rsidR="00866B39" w:rsidRPr="00EB1F74" w:rsidRDefault="008B185B" w:rsidP="00CB3C97">
      <w:pPr>
        <w:pStyle w:val="-Heading1"/>
        <w:shd w:val="clear" w:color="auto" w:fill="E7E6E6"/>
        <w:rPr>
          <w:rFonts w:ascii="Frutiger LT Arabic 45 Light" w:hAnsi="Frutiger LT Arabic 45 Light" w:cs="Frutiger LT Arabic 45 Light"/>
          <w:color w:val="FF0000"/>
        </w:rPr>
      </w:pPr>
      <w:bookmarkStart w:id="47" w:name="_Toc465250419"/>
      <w:bookmarkStart w:id="48" w:name="_Toc465254774"/>
      <w:bookmarkStart w:id="49" w:name="_Toc133740241"/>
      <w:r w:rsidRPr="00EB1F74">
        <w:rPr>
          <w:rFonts w:ascii="Frutiger LT Arabic 45 Light" w:eastAsia="Calibri" w:hAnsi="Frutiger LT Arabic 45 Light" w:cs="Frutiger LT Arabic 45 Light"/>
          <w:color w:val="FF0000"/>
          <w:kern w:val="0"/>
          <w:sz w:val="28"/>
          <w:szCs w:val="28"/>
        </w:rPr>
        <w:lastRenderedPageBreak/>
        <w:t>Table</w:t>
      </w:r>
      <w:r w:rsidRPr="00EB1F74">
        <w:rPr>
          <w:rFonts w:ascii="Frutiger LT Arabic 45 Light" w:hAnsi="Frutiger LT Arabic 45 Light" w:cs="Frutiger LT Arabic 45 Light"/>
          <w:color w:val="FF0000"/>
        </w:rPr>
        <w:t xml:space="preserve"> of c</w:t>
      </w:r>
      <w:r w:rsidR="00DE6C31" w:rsidRPr="00EB1F74">
        <w:rPr>
          <w:rFonts w:ascii="Frutiger LT Arabic 45 Light" w:hAnsi="Frutiger LT Arabic 45 Light" w:cs="Frutiger LT Arabic 45 Light"/>
          <w:color w:val="FF0000"/>
        </w:rPr>
        <w:t>ontents</w:t>
      </w:r>
      <w:bookmarkEnd w:id="47"/>
      <w:bookmarkEnd w:id="48"/>
      <w:bookmarkEnd w:id="49"/>
    </w:p>
    <w:sdt>
      <w:sdtPr>
        <w:rPr>
          <w:rFonts w:ascii="Frutiger LT Arabic 45 Light" w:eastAsia="Times New Roman" w:hAnsi="Frutiger LT Arabic 45 Light" w:cs="Frutiger LT Arabic 45 Light"/>
          <w:color w:val="auto"/>
          <w:sz w:val="24"/>
          <w:szCs w:val="24"/>
        </w:rPr>
        <w:id w:val="1634992256"/>
        <w:docPartObj>
          <w:docPartGallery w:val="Table of Contents"/>
          <w:docPartUnique/>
        </w:docPartObj>
      </w:sdtPr>
      <w:sdtEndPr>
        <w:rPr>
          <w:b/>
          <w:bCs/>
          <w:noProof/>
        </w:rPr>
      </w:sdtEndPr>
      <w:sdtContent>
        <w:p w14:paraId="2978CD74" w14:textId="77777777" w:rsidR="00EB1F74" w:rsidRPr="005E117D" w:rsidRDefault="00EB1F74" w:rsidP="005E117D">
          <w:pPr>
            <w:pStyle w:val="TOCHeading"/>
            <w:spacing w:line="240" w:lineRule="auto"/>
            <w:rPr>
              <w:rFonts w:ascii="Frutiger LT Arabic 45 Light" w:hAnsi="Frutiger LT Arabic 45 Light" w:cs="Frutiger LT Arabic 45 Light"/>
              <w:sz w:val="24"/>
              <w:szCs w:val="24"/>
              <w:rPrChange w:id="50" w:author="MMAhmed@bankAlbilad.com" w:date="2023-04-30T09:45:00Z">
                <w:rPr/>
              </w:rPrChange>
            </w:rPr>
          </w:pPr>
        </w:p>
        <w:p w14:paraId="1A6EA88B" w14:textId="6EA6E1DB" w:rsidR="005E117D" w:rsidRPr="005E117D" w:rsidRDefault="00EB1F74" w:rsidP="005E117D">
          <w:pPr>
            <w:pStyle w:val="TOC1"/>
            <w:tabs>
              <w:tab w:val="right" w:leader="dot" w:pos="10457"/>
            </w:tabs>
            <w:rPr>
              <w:ins w:id="51" w:author="MMAhmed@bankAlbilad.com" w:date="2023-04-30T09:43:00Z"/>
              <w:rFonts w:ascii="Frutiger LT Arabic 45 Light" w:eastAsiaTheme="minorEastAsia" w:hAnsi="Frutiger LT Arabic 45 Light" w:cs="Frutiger LT Arabic 45 Light"/>
              <w:noProof/>
              <w:sz w:val="24"/>
              <w:szCs w:val="24"/>
              <w:rPrChange w:id="52" w:author="MMAhmed@bankAlbilad.com" w:date="2023-04-30T09:45:00Z">
                <w:rPr>
                  <w:ins w:id="53" w:author="MMAhmed@bankAlbilad.com" w:date="2023-04-30T09:43:00Z"/>
                  <w:rFonts w:asciiTheme="minorHAnsi" w:eastAsiaTheme="minorEastAsia" w:hAnsiTheme="minorHAnsi" w:cstheme="minorBidi"/>
                  <w:noProof/>
                </w:rPr>
              </w:rPrChange>
            </w:rPr>
          </w:pPr>
          <w:r w:rsidRPr="005E117D">
            <w:rPr>
              <w:rFonts w:ascii="Frutiger LT Arabic 45 Light" w:hAnsi="Frutiger LT Arabic 45 Light" w:cs="Frutiger LT Arabic 45 Light"/>
              <w:sz w:val="24"/>
              <w:szCs w:val="24"/>
              <w:rPrChange w:id="54" w:author="MMAhmed@bankAlbilad.com" w:date="2023-04-30T09:45:00Z">
                <w:rPr/>
              </w:rPrChange>
            </w:rPr>
            <w:fldChar w:fldCharType="begin"/>
          </w:r>
          <w:r w:rsidRPr="005E117D">
            <w:rPr>
              <w:rFonts w:ascii="Frutiger LT Arabic 45 Light" w:hAnsi="Frutiger LT Arabic 45 Light" w:cs="Frutiger LT Arabic 45 Light"/>
              <w:sz w:val="24"/>
              <w:szCs w:val="24"/>
              <w:rPrChange w:id="55" w:author="MMAhmed@bankAlbilad.com" w:date="2023-04-30T09:45:00Z">
                <w:rPr/>
              </w:rPrChange>
            </w:rPr>
            <w:instrText xml:space="preserve"> TOC \o "1-3" \h \z \u </w:instrText>
          </w:r>
          <w:r w:rsidRPr="005E117D">
            <w:rPr>
              <w:rFonts w:ascii="Frutiger LT Arabic 45 Light" w:hAnsi="Frutiger LT Arabic 45 Light" w:cs="Frutiger LT Arabic 45 Light"/>
              <w:sz w:val="24"/>
              <w:szCs w:val="24"/>
              <w:rPrChange w:id="56" w:author="MMAhmed@bankAlbilad.com" w:date="2023-04-30T09:45:00Z">
                <w:rPr>
                  <w:rFonts w:ascii="Times New Roman" w:hAnsi="Times New Roman" w:cs="Times New Roman"/>
                  <w:b/>
                  <w:bCs/>
                  <w:noProof/>
                  <w:sz w:val="24"/>
                  <w:szCs w:val="24"/>
                </w:rPr>
              </w:rPrChange>
            </w:rPr>
            <w:fldChar w:fldCharType="separate"/>
          </w:r>
          <w:ins w:id="57" w:author="MMAhmed@bankAlbilad.com" w:date="2023-04-30T09:43:00Z">
            <w:r w:rsidR="005E117D" w:rsidRPr="005E117D">
              <w:rPr>
                <w:rStyle w:val="Hyperlink"/>
                <w:rFonts w:ascii="Frutiger LT Arabic 45 Light" w:hAnsi="Frutiger LT Arabic 45 Light" w:cs="Frutiger LT Arabic 45 Light"/>
                <w:noProof/>
                <w:sz w:val="24"/>
                <w:szCs w:val="24"/>
                <w:rPrChange w:id="58" w:author="MMAhmed@bankAlbilad.com" w:date="2023-04-30T09:45:00Z">
                  <w:rPr>
                    <w:rStyle w:val="Hyperlink"/>
                    <w:noProof/>
                  </w:rPr>
                </w:rPrChange>
              </w:rPr>
              <w:fldChar w:fldCharType="begin"/>
            </w:r>
            <w:r w:rsidR="005E117D" w:rsidRPr="005E117D">
              <w:rPr>
                <w:rStyle w:val="Hyperlink"/>
                <w:rFonts w:ascii="Frutiger LT Arabic 45 Light" w:hAnsi="Frutiger LT Arabic 45 Light" w:cs="Frutiger LT Arabic 45 Light"/>
                <w:noProof/>
                <w:sz w:val="24"/>
                <w:szCs w:val="24"/>
                <w:rPrChange w:id="59" w:author="MMAhmed@bankAlbilad.com" w:date="2023-04-30T09:45:00Z">
                  <w:rPr>
                    <w:rStyle w:val="Hyperlink"/>
                    <w:noProof/>
                  </w:rPr>
                </w:rPrChange>
              </w:rPr>
              <w:instrText xml:space="preserve"> </w:instrText>
            </w:r>
            <w:r w:rsidR="005E117D" w:rsidRPr="005E117D">
              <w:rPr>
                <w:rFonts w:ascii="Frutiger LT Arabic 45 Light" w:hAnsi="Frutiger LT Arabic 45 Light" w:cs="Frutiger LT Arabic 45 Light"/>
                <w:noProof/>
                <w:sz w:val="24"/>
                <w:szCs w:val="24"/>
                <w:rPrChange w:id="60" w:author="MMAhmed@bankAlbilad.com" w:date="2023-04-30T09:45:00Z">
                  <w:rPr>
                    <w:noProof/>
                  </w:rPr>
                </w:rPrChange>
              </w:rPr>
              <w:instrText>HYPERLINK \l "_Toc133740241"</w:instrText>
            </w:r>
            <w:r w:rsidR="005E117D" w:rsidRPr="005E117D">
              <w:rPr>
                <w:rStyle w:val="Hyperlink"/>
                <w:rFonts w:ascii="Frutiger LT Arabic 45 Light" w:hAnsi="Frutiger LT Arabic 45 Light" w:cs="Frutiger LT Arabic 45 Light"/>
                <w:noProof/>
                <w:sz w:val="24"/>
                <w:szCs w:val="24"/>
                <w:rPrChange w:id="61" w:author="MMAhmed@bankAlbilad.com" w:date="2023-04-30T09:45:00Z">
                  <w:rPr>
                    <w:rStyle w:val="Hyperlink"/>
                    <w:noProof/>
                  </w:rPr>
                </w:rPrChange>
              </w:rPr>
              <w:instrText xml:space="preserve"> </w:instrText>
            </w:r>
            <w:r w:rsidR="005E117D" w:rsidRPr="00FF2D39">
              <w:rPr>
                <w:rStyle w:val="Hyperlink"/>
                <w:rFonts w:ascii="Frutiger LT Arabic 45 Light" w:hAnsi="Frutiger LT Arabic 45 Light" w:cs="Frutiger LT Arabic 45 Light"/>
                <w:noProof/>
                <w:sz w:val="24"/>
                <w:szCs w:val="24"/>
              </w:rPr>
            </w:r>
            <w:r w:rsidR="005E117D" w:rsidRPr="005E117D">
              <w:rPr>
                <w:rStyle w:val="Hyperlink"/>
                <w:rFonts w:ascii="Frutiger LT Arabic 45 Light" w:hAnsi="Frutiger LT Arabic 45 Light" w:cs="Frutiger LT Arabic 45 Light"/>
                <w:noProof/>
                <w:sz w:val="24"/>
                <w:szCs w:val="24"/>
                <w:rPrChange w:id="62" w:author="MMAhmed@bankAlbilad.com" w:date="2023-04-30T09:45:00Z">
                  <w:rPr>
                    <w:rStyle w:val="Hyperlink"/>
                    <w:noProof/>
                  </w:rPr>
                </w:rPrChange>
              </w:rPr>
              <w:fldChar w:fldCharType="separate"/>
            </w:r>
            <w:r w:rsidR="005E117D" w:rsidRPr="005E117D">
              <w:rPr>
                <w:rStyle w:val="Hyperlink"/>
                <w:rFonts w:ascii="Frutiger LT Arabic 45 Light" w:eastAsia="Calibri" w:hAnsi="Frutiger LT Arabic 45 Light" w:cs="Frutiger LT Arabic 45 Light"/>
                <w:noProof/>
                <w:sz w:val="24"/>
                <w:szCs w:val="24"/>
                <w:rPrChange w:id="63" w:author="MMAhmed@bankAlbilad.com" w:date="2023-04-30T09:45:00Z">
                  <w:rPr>
                    <w:rStyle w:val="Hyperlink"/>
                    <w:rFonts w:ascii="Frutiger LT Arabic 45 Light" w:eastAsia="Calibri" w:hAnsi="Frutiger LT Arabic 45 Light" w:cs="Frutiger LT Arabic 45 Light"/>
                    <w:noProof/>
                  </w:rPr>
                </w:rPrChange>
              </w:rPr>
              <w:t>Table</w:t>
            </w:r>
            <w:r w:rsidR="005E117D" w:rsidRPr="005E117D">
              <w:rPr>
                <w:rStyle w:val="Hyperlink"/>
                <w:rFonts w:ascii="Frutiger LT Arabic 45 Light" w:hAnsi="Frutiger LT Arabic 45 Light" w:cs="Frutiger LT Arabic 45 Light"/>
                <w:noProof/>
                <w:sz w:val="24"/>
                <w:szCs w:val="24"/>
                <w:rPrChange w:id="64" w:author="MMAhmed@bankAlbilad.com" w:date="2023-04-30T09:45:00Z">
                  <w:rPr>
                    <w:rStyle w:val="Hyperlink"/>
                    <w:rFonts w:ascii="Frutiger LT Arabic 45 Light" w:hAnsi="Frutiger LT Arabic 45 Light" w:cs="Frutiger LT Arabic 45 Light"/>
                    <w:noProof/>
                  </w:rPr>
                </w:rPrChange>
              </w:rPr>
              <w:t xml:space="preserve"> of contents</w:t>
            </w:r>
            <w:r w:rsidR="005E117D" w:rsidRPr="005E117D">
              <w:rPr>
                <w:rFonts w:ascii="Frutiger LT Arabic 45 Light" w:hAnsi="Frutiger LT Arabic 45 Light" w:cs="Frutiger LT Arabic 45 Light"/>
                <w:noProof/>
                <w:webHidden/>
                <w:sz w:val="24"/>
                <w:szCs w:val="24"/>
                <w:rPrChange w:id="65" w:author="MMAhmed@bankAlbilad.com" w:date="2023-04-30T09:45:00Z">
                  <w:rPr>
                    <w:noProof/>
                    <w:webHidden/>
                  </w:rPr>
                </w:rPrChange>
              </w:rPr>
              <w:tab/>
            </w:r>
            <w:r w:rsidR="005E117D" w:rsidRPr="005E117D">
              <w:rPr>
                <w:rFonts w:ascii="Frutiger LT Arabic 45 Light" w:hAnsi="Frutiger LT Arabic 45 Light" w:cs="Frutiger LT Arabic 45 Light"/>
                <w:noProof/>
                <w:webHidden/>
                <w:sz w:val="24"/>
                <w:szCs w:val="24"/>
                <w:rPrChange w:id="66" w:author="MMAhmed@bankAlbilad.com" w:date="2023-04-30T09:45:00Z">
                  <w:rPr>
                    <w:noProof/>
                    <w:webHidden/>
                  </w:rPr>
                </w:rPrChange>
              </w:rPr>
              <w:fldChar w:fldCharType="begin"/>
            </w:r>
            <w:r w:rsidR="005E117D" w:rsidRPr="005E117D">
              <w:rPr>
                <w:rFonts w:ascii="Frutiger LT Arabic 45 Light" w:hAnsi="Frutiger LT Arabic 45 Light" w:cs="Frutiger LT Arabic 45 Light"/>
                <w:noProof/>
                <w:webHidden/>
                <w:sz w:val="24"/>
                <w:szCs w:val="24"/>
                <w:rPrChange w:id="67" w:author="MMAhmed@bankAlbilad.com" w:date="2023-04-30T09:45:00Z">
                  <w:rPr>
                    <w:noProof/>
                    <w:webHidden/>
                  </w:rPr>
                </w:rPrChange>
              </w:rPr>
              <w:instrText xml:space="preserve"> PAGEREF _Toc133740241 \h </w:instrText>
            </w:r>
          </w:ins>
          <w:r w:rsidR="005E117D" w:rsidRPr="00FF2D39">
            <w:rPr>
              <w:rFonts w:ascii="Frutiger LT Arabic 45 Light" w:hAnsi="Frutiger LT Arabic 45 Light" w:cs="Frutiger LT Arabic 45 Light"/>
              <w:noProof/>
              <w:webHidden/>
              <w:sz w:val="24"/>
              <w:szCs w:val="24"/>
            </w:rPr>
          </w:r>
          <w:r w:rsidR="005E117D" w:rsidRPr="005E117D">
            <w:rPr>
              <w:rFonts w:ascii="Frutiger LT Arabic 45 Light" w:hAnsi="Frutiger LT Arabic 45 Light" w:cs="Frutiger LT Arabic 45 Light"/>
              <w:noProof/>
              <w:webHidden/>
              <w:sz w:val="24"/>
              <w:szCs w:val="24"/>
              <w:rPrChange w:id="68" w:author="MMAhmed@bankAlbilad.com" w:date="2023-04-30T09:45:00Z">
                <w:rPr>
                  <w:noProof/>
                  <w:webHidden/>
                </w:rPr>
              </w:rPrChange>
            </w:rPr>
            <w:fldChar w:fldCharType="separate"/>
          </w:r>
          <w:ins w:id="69" w:author="Mohamed Amer" w:date="2024-07-28T17:10:00Z" w16du:dateUtc="2024-07-28T14:10:00Z">
            <w:r w:rsidR="003C1BA4">
              <w:rPr>
                <w:rFonts w:ascii="Frutiger LT Arabic 45 Light" w:hAnsi="Frutiger LT Arabic 45 Light" w:cs="Frutiger LT Arabic 45 Light"/>
                <w:noProof/>
                <w:webHidden/>
                <w:sz w:val="24"/>
                <w:szCs w:val="24"/>
              </w:rPr>
              <w:t>3</w:t>
            </w:r>
          </w:ins>
          <w:ins w:id="70" w:author="Islam Nady" w:date="2024-06-09T15:45:00Z">
            <w:del w:id="71" w:author="Mohamed Amer" w:date="2024-07-28T17:10:00Z" w16du:dateUtc="2024-07-28T14:10:00Z">
              <w:r w:rsidR="00DA5508" w:rsidDel="003C1BA4">
                <w:rPr>
                  <w:rFonts w:ascii="Frutiger LT Arabic 45 Light" w:hAnsi="Frutiger LT Arabic 45 Light" w:cs="Frutiger LT Arabic 45 Light"/>
                  <w:noProof/>
                  <w:webHidden/>
                  <w:sz w:val="24"/>
                  <w:szCs w:val="24"/>
                </w:rPr>
                <w:delText>3</w:delText>
              </w:r>
            </w:del>
          </w:ins>
          <w:ins w:id="72" w:author="MMAhmed@bankAlbilad.com" w:date="2023-04-30T09:43:00Z">
            <w:del w:id="73" w:author="Mohamed Amer" w:date="2024-07-28T17:10:00Z" w16du:dateUtc="2024-07-28T14:10:00Z">
              <w:r w:rsidR="005E117D" w:rsidRPr="005E117D" w:rsidDel="003C1BA4">
                <w:rPr>
                  <w:rFonts w:ascii="Frutiger LT Arabic 45 Light" w:hAnsi="Frutiger LT Arabic 45 Light" w:cs="Frutiger LT Arabic 45 Light"/>
                  <w:noProof/>
                  <w:webHidden/>
                  <w:sz w:val="24"/>
                  <w:szCs w:val="24"/>
                  <w:rPrChange w:id="74" w:author="MMAhmed@bankAlbilad.com" w:date="2023-04-30T09:45:00Z">
                    <w:rPr>
                      <w:noProof/>
                      <w:webHidden/>
                    </w:rPr>
                  </w:rPrChange>
                </w:rPr>
                <w:delText>3</w:delText>
              </w:r>
            </w:del>
            <w:r w:rsidR="005E117D" w:rsidRPr="005E117D">
              <w:rPr>
                <w:rFonts w:ascii="Frutiger LT Arabic 45 Light" w:hAnsi="Frutiger LT Arabic 45 Light" w:cs="Frutiger LT Arabic 45 Light"/>
                <w:noProof/>
                <w:webHidden/>
                <w:sz w:val="24"/>
                <w:szCs w:val="24"/>
                <w:rPrChange w:id="75" w:author="MMAhmed@bankAlbilad.com" w:date="2023-04-30T09:45:00Z">
                  <w:rPr>
                    <w:noProof/>
                    <w:webHidden/>
                  </w:rPr>
                </w:rPrChange>
              </w:rPr>
              <w:fldChar w:fldCharType="end"/>
            </w:r>
            <w:r w:rsidR="005E117D" w:rsidRPr="005E117D">
              <w:rPr>
                <w:rStyle w:val="Hyperlink"/>
                <w:rFonts w:ascii="Frutiger LT Arabic 45 Light" w:hAnsi="Frutiger LT Arabic 45 Light" w:cs="Frutiger LT Arabic 45 Light"/>
                <w:noProof/>
                <w:sz w:val="24"/>
                <w:szCs w:val="24"/>
                <w:rPrChange w:id="76" w:author="MMAhmed@bankAlbilad.com" w:date="2023-04-30T09:45:00Z">
                  <w:rPr>
                    <w:rStyle w:val="Hyperlink"/>
                    <w:noProof/>
                  </w:rPr>
                </w:rPrChange>
              </w:rPr>
              <w:fldChar w:fldCharType="end"/>
            </w:r>
          </w:ins>
        </w:p>
        <w:p w14:paraId="2244A853" w14:textId="52E30FE5" w:rsidR="005E117D" w:rsidRPr="005E117D" w:rsidRDefault="005E117D" w:rsidP="005E117D">
          <w:pPr>
            <w:pStyle w:val="TOC1"/>
            <w:tabs>
              <w:tab w:val="right" w:leader="dot" w:pos="10457"/>
            </w:tabs>
            <w:rPr>
              <w:ins w:id="77" w:author="MMAhmed@bankAlbilad.com" w:date="2023-04-30T09:43:00Z"/>
              <w:rFonts w:ascii="Frutiger LT Arabic 45 Light" w:eastAsiaTheme="minorEastAsia" w:hAnsi="Frutiger LT Arabic 45 Light" w:cs="Frutiger LT Arabic 45 Light"/>
              <w:noProof/>
              <w:sz w:val="24"/>
              <w:szCs w:val="24"/>
              <w:rPrChange w:id="78" w:author="MMAhmed@bankAlbilad.com" w:date="2023-04-30T09:45:00Z">
                <w:rPr>
                  <w:ins w:id="79" w:author="MMAhmed@bankAlbilad.com" w:date="2023-04-30T09:43:00Z"/>
                  <w:rFonts w:asciiTheme="minorHAnsi" w:eastAsiaTheme="minorEastAsia" w:hAnsiTheme="minorHAnsi" w:cstheme="minorBidi"/>
                  <w:noProof/>
                </w:rPr>
              </w:rPrChange>
            </w:rPr>
          </w:pPr>
          <w:ins w:id="80" w:author="MMAhmed@bankAlbilad.com" w:date="2023-04-30T09:43:00Z">
            <w:r w:rsidRPr="005E117D">
              <w:rPr>
                <w:rStyle w:val="Hyperlink"/>
                <w:rFonts w:ascii="Frutiger LT Arabic 45 Light" w:hAnsi="Frutiger LT Arabic 45 Light" w:cs="Frutiger LT Arabic 45 Light"/>
                <w:noProof/>
                <w:sz w:val="24"/>
                <w:szCs w:val="24"/>
                <w:rPrChange w:id="8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8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83" w:author="MMAhmed@bankAlbilad.com" w:date="2023-04-30T09:45:00Z">
                  <w:rPr>
                    <w:noProof/>
                  </w:rPr>
                </w:rPrChange>
              </w:rPr>
              <w:instrText>HYPERLINK \l "_Toc133740242"</w:instrText>
            </w:r>
            <w:r w:rsidRPr="005E117D">
              <w:rPr>
                <w:rStyle w:val="Hyperlink"/>
                <w:rFonts w:ascii="Frutiger LT Arabic 45 Light" w:hAnsi="Frutiger LT Arabic 45 Light" w:cs="Frutiger LT Arabic 45 Light"/>
                <w:noProof/>
                <w:sz w:val="24"/>
                <w:szCs w:val="24"/>
                <w:rPrChange w:id="8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8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86" w:author="MMAhmed@bankAlbilad.com" w:date="2023-04-30T09:45:00Z">
                  <w:rPr>
                    <w:rStyle w:val="Hyperlink"/>
                    <w:rFonts w:ascii="Frutiger LT Arabic 45 Light" w:eastAsia="Calibri" w:hAnsi="Frutiger LT Arabic 45 Light" w:cs="Frutiger LT Arabic 45 Light"/>
                    <w:noProof/>
                  </w:rPr>
                </w:rPrChange>
              </w:rPr>
              <w:t>Diagrams Contents</w:t>
            </w:r>
            <w:r w:rsidRPr="005E117D">
              <w:rPr>
                <w:rFonts w:ascii="Frutiger LT Arabic 45 Light" w:hAnsi="Frutiger LT Arabic 45 Light" w:cs="Frutiger LT Arabic 45 Light"/>
                <w:noProof/>
                <w:webHidden/>
                <w:sz w:val="24"/>
                <w:szCs w:val="24"/>
                <w:rPrChange w:id="8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8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89" w:author="MMAhmed@bankAlbilad.com" w:date="2023-04-30T09:45:00Z">
                  <w:rPr>
                    <w:noProof/>
                    <w:webHidden/>
                  </w:rPr>
                </w:rPrChange>
              </w:rPr>
              <w:instrText xml:space="preserve"> PAGEREF _Toc133740242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90" w:author="MMAhmed@bankAlbilad.com" w:date="2023-04-30T09:45:00Z">
                <w:rPr>
                  <w:noProof/>
                  <w:webHidden/>
                </w:rPr>
              </w:rPrChange>
            </w:rPr>
            <w:fldChar w:fldCharType="separate"/>
          </w:r>
          <w:ins w:id="91" w:author="Mohamed Amer" w:date="2024-07-28T17:10:00Z" w16du:dateUtc="2024-07-28T14:10:00Z">
            <w:r w:rsidR="003C1BA4">
              <w:rPr>
                <w:rFonts w:ascii="Frutiger LT Arabic 45 Light" w:hAnsi="Frutiger LT Arabic 45 Light" w:cs="Frutiger LT Arabic 45 Light"/>
                <w:noProof/>
                <w:webHidden/>
                <w:sz w:val="24"/>
                <w:szCs w:val="24"/>
              </w:rPr>
              <w:t>5</w:t>
            </w:r>
          </w:ins>
          <w:ins w:id="92" w:author="Islam Nady" w:date="2024-06-09T15:45:00Z">
            <w:del w:id="9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94" w:author="MMAhmed@bankAlbilad.com" w:date="2023-04-30T09:43:00Z">
            <w:del w:id="9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96" w:author="MMAhmed@bankAlbilad.com" w:date="2023-04-30T09:45:00Z">
                    <w:rPr>
                      <w:noProof/>
                      <w:webHidden/>
                    </w:rPr>
                  </w:rPrChange>
                </w:rPr>
                <w:delText>6</w:delText>
              </w:r>
            </w:del>
            <w:r w:rsidRPr="005E117D">
              <w:rPr>
                <w:rFonts w:ascii="Frutiger LT Arabic 45 Light" w:hAnsi="Frutiger LT Arabic 45 Light" w:cs="Frutiger LT Arabic 45 Light"/>
                <w:noProof/>
                <w:webHidden/>
                <w:sz w:val="24"/>
                <w:szCs w:val="24"/>
                <w:rPrChange w:id="9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98" w:author="MMAhmed@bankAlbilad.com" w:date="2023-04-30T09:45:00Z">
                  <w:rPr>
                    <w:rStyle w:val="Hyperlink"/>
                    <w:noProof/>
                  </w:rPr>
                </w:rPrChange>
              </w:rPr>
              <w:fldChar w:fldCharType="end"/>
            </w:r>
          </w:ins>
        </w:p>
        <w:p w14:paraId="3EFA4B19" w14:textId="0E857D73" w:rsidR="005E117D" w:rsidRPr="005E117D" w:rsidRDefault="005E117D" w:rsidP="005E117D">
          <w:pPr>
            <w:pStyle w:val="TOC1"/>
            <w:tabs>
              <w:tab w:val="right" w:leader="dot" w:pos="10457"/>
            </w:tabs>
            <w:rPr>
              <w:ins w:id="99" w:author="MMAhmed@bankAlbilad.com" w:date="2023-04-30T09:43:00Z"/>
              <w:rFonts w:ascii="Frutiger LT Arabic 45 Light" w:eastAsiaTheme="minorEastAsia" w:hAnsi="Frutiger LT Arabic 45 Light" w:cs="Frutiger LT Arabic 45 Light"/>
              <w:noProof/>
              <w:sz w:val="24"/>
              <w:szCs w:val="24"/>
              <w:rPrChange w:id="100" w:author="MMAhmed@bankAlbilad.com" w:date="2023-04-30T09:45:00Z">
                <w:rPr>
                  <w:ins w:id="101" w:author="MMAhmed@bankAlbilad.com" w:date="2023-04-30T09:43:00Z"/>
                  <w:rFonts w:asciiTheme="minorHAnsi" w:eastAsiaTheme="minorEastAsia" w:hAnsiTheme="minorHAnsi" w:cstheme="minorBidi"/>
                  <w:noProof/>
                </w:rPr>
              </w:rPrChange>
            </w:rPr>
          </w:pPr>
          <w:ins w:id="102" w:author="MMAhmed@bankAlbilad.com" w:date="2023-04-30T09:43:00Z">
            <w:r w:rsidRPr="005E117D">
              <w:rPr>
                <w:rStyle w:val="Hyperlink"/>
                <w:rFonts w:ascii="Frutiger LT Arabic 45 Light" w:hAnsi="Frutiger LT Arabic 45 Light" w:cs="Frutiger LT Arabic 45 Light"/>
                <w:noProof/>
                <w:sz w:val="24"/>
                <w:szCs w:val="24"/>
                <w:rPrChange w:id="10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0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05" w:author="MMAhmed@bankAlbilad.com" w:date="2023-04-30T09:45:00Z">
                  <w:rPr>
                    <w:noProof/>
                  </w:rPr>
                </w:rPrChange>
              </w:rPr>
              <w:instrText>HYPERLINK \l "_Toc133740243"</w:instrText>
            </w:r>
            <w:r w:rsidRPr="005E117D">
              <w:rPr>
                <w:rStyle w:val="Hyperlink"/>
                <w:rFonts w:ascii="Frutiger LT Arabic 45 Light" w:hAnsi="Frutiger LT Arabic 45 Light" w:cs="Frutiger LT Arabic 45 Light"/>
                <w:noProof/>
                <w:sz w:val="24"/>
                <w:szCs w:val="24"/>
                <w:rPrChange w:id="10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0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108" w:author="MMAhmed@bankAlbilad.com" w:date="2023-04-30T09:45:00Z">
                  <w:rPr>
                    <w:rStyle w:val="Hyperlink"/>
                    <w:rFonts w:ascii="Frutiger LT Arabic 45 Light" w:eastAsia="Calibri" w:hAnsi="Frutiger LT Arabic 45 Light" w:cs="Frutiger LT Arabic 45 Light"/>
                    <w:noProof/>
                  </w:rPr>
                </w:rPrChange>
              </w:rPr>
              <w:t>Glossary</w:t>
            </w:r>
            <w:r w:rsidRPr="005E117D">
              <w:rPr>
                <w:rFonts w:ascii="Frutiger LT Arabic 45 Light" w:hAnsi="Frutiger LT Arabic 45 Light" w:cs="Frutiger LT Arabic 45 Light"/>
                <w:noProof/>
                <w:webHidden/>
                <w:sz w:val="24"/>
                <w:szCs w:val="24"/>
                <w:rPrChange w:id="10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1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11" w:author="MMAhmed@bankAlbilad.com" w:date="2023-04-30T09:45:00Z">
                  <w:rPr>
                    <w:noProof/>
                    <w:webHidden/>
                  </w:rPr>
                </w:rPrChange>
              </w:rPr>
              <w:instrText xml:space="preserve"> PAGEREF _Toc133740243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12" w:author="MMAhmed@bankAlbilad.com" w:date="2023-04-30T09:45:00Z">
                <w:rPr>
                  <w:noProof/>
                  <w:webHidden/>
                </w:rPr>
              </w:rPrChange>
            </w:rPr>
            <w:fldChar w:fldCharType="separate"/>
          </w:r>
          <w:ins w:id="113" w:author="Mohamed Amer" w:date="2024-07-28T17:10:00Z" w16du:dateUtc="2024-07-28T14:10:00Z">
            <w:r w:rsidR="003C1BA4">
              <w:rPr>
                <w:rFonts w:ascii="Frutiger LT Arabic 45 Light" w:hAnsi="Frutiger LT Arabic 45 Light" w:cs="Frutiger LT Arabic 45 Light"/>
                <w:noProof/>
                <w:webHidden/>
                <w:sz w:val="24"/>
                <w:szCs w:val="24"/>
              </w:rPr>
              <w:t>6</w:t>
            </w:r>
          </w:ins>
          <w:ins w:id="114" w:author="Islam Nady" w:date="2024-06-09T15:45:00Z">
            <w:del w:id="11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16" w:author="MMAhmed@bankAlbilad.com" w:date="2023-04-30T09:43:00Z">
            <w:del w:id="11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18" w:author="MMAhmed@bankAlbilad.com" w:date="2023-04-30T09:45:00Z">
                    <w:rPr>
                      <w:noProof/>
                      <w:webHidden/>
                    </w:rPr>
                  </w:rPrChange>
                </w:rPr>
                <w:delText>7</w:delText>
              </w:r>
            </w:del>
            <w:r w:rsidRPr="005E117D">
              <w:rPr>
                <w:rFonts w:ascii="Frutiger LT Arabic 45 Light" w:hAnsi="Frutiger LT Arabic 45 Light" w:cs="Frutiger LT Arabic 45 Light"/>
                <w:noProof/>
                <w:webHidden/>
                <w:sz w:val="24"/>
                <w:szCs w:val="24"/>
                <w:rPrChange w:id="11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20" w:author="MMAhmed@bankAlbilad.com" w:date="2023-04-30T09:45:00Z">
                  <w:rPr>
                    <w:rStyle w:val="Hyperlink"/>
                    <w:noProof/>
                  </w:rPr>
                </w:rPrChange>
              </w:rPr>
              <w:fldChar w:fldCharType="end"/>
            </w:r>
          </w:ins>
        </w:p>
        <w:p w14:paraId="231FDAD8" w14:textId="5644ED47" w:rsidR="005E117D" w:rsidRPr="005E117D" w:rsidRDefault="005E117D" w:rsidP="005E117D">
          <w:pPr>
            <w:pStyle w:val="TOC1"/>
            <w:tabs>
              <w:tab w:val="right" w:leader="dot" w:pos="10457"/>
            </w:tabs>
            <w:rPr>
              <w:ins w:id="121" w:author="MMAhmed@bankAlbilad.com" w:date="2023-04-30T09:43:00Z"/>
              <w:rFonts w:ascii="Frutiger LT Arabic 45 Light" w:eastAsiaTheme="minorEastAsia" w:hAnsi="Frutiger LT Arabic 45 Light" w:cs="Frutiger LT Arabic 45 Light"/>
              <w:noProof/>
              <w:sz w:val="24"/>
              <w:szCs w:val="24"/>
              <w:rPrChange w:id="122" w:author="MMAhmed@bankAlbilad.com" w:date="2023-04-30T09:45:00Z">
                <w:rPr>
                  <w:ins w:id="123" w:author="MMAhmed@bankAlbilad.com" w:date="2023-04-30T09:43:00Z"/>
                  <w:rFonts w:asciiTheme="minorHAnsi" w:eastAsiaTheme="minorEastAsia" w:hAnsiTheme="minorHAnsi" w:cstheme="minorBidi"/>
                  <w:noProof/>
                </w:rPr>
              </w:rPrChange>
            </w:rPr>
          </w:pPr>
          <w:ins w:id="124" w:author="MMAhmed@bankAlbilad.com" w:date="2023-04-30T09:43:00Z">
            <w:r w:rsidRPr="005E117D">
              <w:rPr>
                <w:rStyle w:val="Hyperlink"/>
                <w:rFonts w:ascii="Frutiger LT Arabic 45 Light" w:hAnsi="Frutiger LT Arabic 45 Light" w:cs="Frutiger LT Arabic 45 Light"/>
                <w:noProof/>
                <w:sz w:val="24"/>
                <w:szCs w:val="24"/>
                <w:rPrChange w:id="12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2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27" w:author="MMAhmed@bankAlbilad.com" w:date="2023-04-30T09:45:00Z">
                  <w:rPr>
                    <w:noProof/>
                  </w:rPr>
                </w:rPrChange>
              </w:rPr>
              <w:instrText>HYPERLINK \l "_Toc133740244"</w:instrText>
            </w:r>
            <w:r w:rsidRPr="005E117D">
              <w:rPr>
                <w:rStyle w:val="Hyperlink"/>
                <w:rFonts w:ascii="Frutiger LT Arabic 45 Light" w:hAnsi="Frutiger LT Arabic 45 Light" w:cs="Frutiger LT Arabic 45 Light"/>
                <w:noProof/>
                <w:sz w:val="24"/>
                <w:szCs w:val="24"/>
                <w:rPrChange w:id="12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29"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130" w:author="MMAhmed@bankAlbilad.com" w:date="2023-04-30T09:45:00Z">
                  <w:rPr>
                    <w:rStyle w:val="Hyperlink"/>
                    <w:rFonts w:ascii="Frutiger LT Arabic 45 Light" w:eastAsia="Calibri" w:hAnsi="Frutiger LT Arabic 45 Light" w:cs="Frutiger LT Arabic 45 Light"/>
                    <w:noProof/>
                  </w:rPr>
                </w:rPrChange>
              </w:rPr>
              <w:t>Introduction</w:t>
            </w:r>
            <w:r w:rsidRPr="005E117D">
              <w:rPr>
                <w:rFonts w:ascii="Frutiger LT Arabic 45 Light" w:hAnsi="Frutiger LT Arabic 45 Light" w:cs="Frutiger LT Arabic 45 Light"/>
                <w:noProof/>
                <w:webHidden/>
                <w:sz w:val="24"/>
                <w:szCs w:val="24"/>
                <w:rPrChange w:id="13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3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33" w:author="MMAhmed@bankAlbilad.com" w:date="2023-04-30T09:45:00Z">
                  <w:rPr>
                    <w:noProof/>
                    <w:webHidden/>
                  </w:rPr>
                </w:rPrChange>
              </w:rPr>
              <w:instrText xml:space="preserve"> PAGEREF _Toc133740244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34" w:author="MMAhmed@bankAlbilad.com" w:date="2023-04-30T09:45:00Z">
                <w:rPr>
                  <w:noProof/>
                  <w:webHidden/>
                </w:rPr>
              </w:rPrChange>
            </w:rPr>
            <w:fldChar w:fldCharType="separate"/>
          </w:r>
          <w:ins w:id="135" w:author="Mohamed Amer" w:date="2024-07-28T17:10:00Z" w16du:dateUtc="2024-07-28T14:10:00Z">
            <w:r w:rsidR="003C1BA4">
              <w:rPr>
                <w:rFonts w:ascii="Frutiger LT Arabic 45 Light" w:hAnsi="Frutiger LT Arabic 45 Light" w:cs="Frutiger LT Arabic 45 Light"/>
                <w:noProof/>
                <w:webHidden/>
                <w:sz w:val="24"/>
                <w:szCs w:val="24"/>
              </w:rPr>
              <w:t>7</w:t>
            </w:r>
          </w:ins>
          <w:ins w:id="136" w:author="Islam Nady" w:date="2024-06-09T15:45:00Z">
            <w:del w:id="13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38" w:author="MMAhmed@bankAlbilad.com" w:date="2023-04-30T09:43:00Z">
            <w:del w:id="13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40" w:author="MMAhmed@bankAlbilad.com" w:date="2023-04-30T09:45:00Z">
                    <w:rPr>
                      <w:noProof/>
                      <w:webHidden/>
                    </w:rPr>
                  </w:rPrChange>
                </w:rPr>
                <w:delText>8</w:delText>
              </w:r>
            </w:del>
            <w:r w:rsidRPr="005E117D">
              <w:rPr>
                <w:rFonts w:ascii="Frutiger LT Arabic 45 Light" w:hAnsi="Frutiger LT Arabic 45 Light" w:cs="Frutiger LT Arabic 45 Light"/>
                <w:noProof/>
                <w:webHidden/>
                <w:sz w:val="24"/>
                <w:szCs w:val="24"/>
                <w:rPrChange w:id="14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42" w:author="MMAhmed@bankAlbilad.com" w:date="2023-04-30T09:45:00Z">
                  <w:rPr>
                    <w:rStyle w:val="Hyperlink"/>
                    <w:noProof/>
                  </w:rPr>
                </w:rPrChange>
              </w:rPr>
              <w:fldChar w:fldCharType="end"/>
            </w:r>
          </w:ins>
        </w:p>
        <w:p w14:paraId="181B655E" w14:textId="08CE38D4" w:rsidR="005E117D" w:rsidRPr="005E117D" w:rsidRDefault="005E117D" w:rsidP="005E117D">
          <w:pPr>
            <w:pStyle w:val="TOC2"/>
            <w:tabs>
              <w:tab w:val="right" w:leader="dot" w:pos="10457"/>
            </w:tabs>
            <w:rPr>
              <w:ins w:id="143" w:author="MMAhmed@bankAlbilad.com" w:date="2023-04-30T09:43:00Z"/>
              <w:rFonts w:ascii="Frutiger LT Arabic 45 Light" w:eastAsiaTheme="minorEastAsia" w:hAnsi="Frutiger LT Arabic 45 Light" w:cs="Frutiger LT Arabic 45 Light"/>
              <w:noProof/>
              <w:sz w:val="24"/>
              <w:szCs w:val="24"/>
              <w:rPrChange w:id="144" w:author="MMAhmed@bankAlbilad.com" w:date="2023-04-30T09:45:00Z">
                <w:rPr>
                  <w:ins w:id="145" w:author="MMAhmed@bankAlbilad.com" w:date="2023-04-30T09:43:00Z"/>
                  <w:rFonts w:asciiTheme="minorHAnsi" w:eastAsiaTheme="minorEastAsia" w:hAnsiTheme="minorHAnsi" w:cstheme="minorBidi"/>
                  <w:noProof/>
                  <w:sz w:val="22"/>
                  <w:szCs w:val="22"/>
                </w:rPr>
              </w:rPrChange>
            </w:rPr>
          </w:pPr>
          <w:ins w:id="146" w:author="MMAhmed@bankAlbilad.com" w:date="2023-04-30T09:43:00Z">
            <w:r w:rsidRPr="005E117D">
              <w:rPr>
                <w:rStyle w:val="Hyperlink"/>
                <w:rFonts w:ascii="Frutiger LT Arabic 45 Light" w:hAnsi="Frutiger LT Arabic 45 Light" w:cs="Frutiger LT Arabic 45 Light"/>
                <w:noProof/>
                <w:sz w:val="24"/>
                <w:szCs w:val="24"/>
                <w:rPrChange w:id="14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4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49" w:author="MMAhmed@bankAlbilad.com" w:date="2023-04-30T09:45:00Z">
                  <w:rPr>
                    <w:noProof/>
                  </w:rPr>
                </w:rPrChange>
              </w:rPr>
              <w:instrText>HYPERLINK \l "_Toc133740245"</w:instrText>
            </w:r>
            <w:r w:rsidRPr="005E117D">
              <w:rPr>
                <w:rStyle w:val="Hyperlink"/>
                <w:rFonts w:ascii="Frutiger LT Arabic 45 Light" w:hAnsi="Frutiger LT Arabic 45 Light" w:cs="Frutiger LT Arabic 45 Light"/>
                <w:noProof/>
                <w:sz w:val="24"/>
                <w:szCs w:val="24"/>
                <w:rPrChange w:id="15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51"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52" w:author="MMAhmed@bankAlbilad.com" w:date="2023-04-30T09:45:00Z">
                  <w:rPr>
                    <w:rStyle w:val="Hyperlink"/>
                    <w:rFonts w:ascii="Frutiger LT Arabic 45 Light" w:eastAsia="Calibri" w:hAnsi="Frutiger LT Arabic 45 Light" w:cs="Frutiger LT Arabic 45 Light"/>
                    <w:i/>
                    <w:iCs/>
                    <w:noProof/>
                  </w:rPr>
                </w:rPrChange>
              </w:rPr>
              <w:t>Purpose</w:t>
            </w:r>
            <w:r w:rsidRPr="005E117D">
              <w:rPr>
                <w:rFonts w:ascii="Frutiger LT Arabic 45 Light" w:hAnsi="Frutiger LT Arabic 45 Light" w:cs="Frutiger LT Arabic 45 Light"/>
                <w:noProof/>
                <w:webHidden/>
                <w:sz w:val="24"/>
                <w:szCs w:val="24"/>
                <w:rPrChange w:id="15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5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55" w:author="MMAhmed@bankAlbilad.com" w:date="2023-04-30T09:45:00Z">
                  <w:rPr>
                    <w:noProof/>
                    <w:webHidden/>
                  </w:rPr>
                </w:rPrChange>
              </w:rPr>
              <w:instrText xml:space="preserve"> PAGEREF _Toc133740245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56" w:author="MMAhmed@bankAlbilad.com" w:date="2023-04-30T09:45:00Z">
                <w:rPr>
                  <w:noProof/>
                  <w:webHidden/>
                </w:rPr>
              </w:rPrChange>
            </w:rPr>
            <w:fldChar w:fldCharType="separate"/>
          </w:r>
          <w:ins w:id="157" w:author="Mohamed Amer" w:date="2024-07-28T17:10:00Z" w16du:dateUtc="2024-07-28T14:10:00Z">
            <w:r w:rsidR="003C1BA4">
              <w:rPr>
                <w:rFonts w:ascii="Frutiger LT Arabic 45 Light" w:hAnsi="Frutiger LT Arabic 45 Light" w:cs="Frutiger LT Arabic 45 Light"/>
                <w:noProof/>
                <w:webHidden/>
                <w:sz w:val="24"/>
                <w:szCs w:val="24"/>
              </w:rPr>
              <w:t>7</w:t>
            </w:r>
          </w:ins>
          <w:ins w:id="158" w:author="Islam Nady" w:date="2024-06-09T15:45:00Z">
            <w:del w:id="15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60" w:author="MMAhmed@bankAlbilad.com" w:date="2023-04-30T09:43:00Z">
            <w:del w:id="16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62" w:author="MMAhmed@bankAlbilad.com" w:date="2023-04-30T09:45:00Z">
                    <w:rPr>
                      <w:noProof/>
                      <w:webHidden/>
                    </w:rPr>
                  </w:rPrChange>
                </w:rPr>
                <w:delText>8</w:delText>
              </w:r>
            </w:del>
            <w:r w:rsidRPr="005E117D">
              <w:rPr>
                <w:rFonts w:ascii="Frutiger LT Arabic 45 Light" w:hAnsi="Frutiger LT Arabic 45 Light" w:cs="Frutiger LT Arabic 45 Light"/>
                <w:noProof/>
                <w:webHidden/>
                <w:sz w:val="24"/>
                <w:szCs w:val="24"/>
                <w:rPrChange w:id="16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64" w:author="MMAhmed@bankAlbilad.com" w:date="2023-04-30T09:45:00Z">
                  <w:rPr>
                    <w:rStyle w:val="Hyperlink"/>
                    <w:noProof/>
                  </w:rPr>
                </w:rPrChange>
              </w:rPr>
              <w:fldChar w:fldCharType="end"/>
            </w:r>
          </w:ins>
        </w:p>
        <w:p w14:paraId="6E0C72E7" w14:textId="0D136085" w:rsidR="005E117D" w:rsidRPr="005E117D" w:rsidRDefault="005E117D" w:rsidP="005E117D">
          <w:pPr>
            <w:pStyle w:val="TOC2"/>
            <w:tabs>
              <w:tab w:val="right" w:leader="dot" w:pos="10457"/>
            </w:tabs>
            <w:rPr>
              <w:ins w:id="165" w:author="MMAhmed@bankAlbilad.com" w:date="2023-04-30T09:43:00Z"/>
              <w:rFonts w:ascii="Frutiger LT Arabic 45 Light" w:eastAsiaTheme="minorEastAsia" w:hAnsi="Frutiger LT Arabic 45 Light" w:cs="Frutiger LT Arabic 45 Light"/>
              <w:noProof/>
              <w:sz w:val="24"/>
              <w:szCs w:val="24"/>
              <w:rPrChange w:id="166" w:author="MMAhmed@bankAlbilad.com" w:date="2023-04-30T09:45:00Z">
                <w:rPr>
                  <w:ins w:id="167" w:author="MMAhmed@bankAlbilad.com" w:date="2023-04-30T09:43:00Z"/>
                  <w:rFonts w:asciiTheme="minorHAnsi" w:eastAsiaTheme="minorEastAsia" w:hAnsiTheme="minorHAnsi" w:cstheme="minorBidi"/>
                  <w:noProof/>
                  <w:sz w:val="22"/>
                  <w:szCs w:val="22"/>
                </w:rPr>
              </w:rPrChange>
            </w:rPr>
          </w:pPr>
          <w:ins w:id="168" w:author="MMAhmed@bankAlbilad.com" w:date="2023-04-30T09:43:00Z">
            <w:r w:rsidRPr="005E117D">
              <w:rPr>
                <w:rStyle w:val="Hyperlink"/>
                <w:rFonts w:ascii="Frutiger LT Arabic 45 Light" w:hAnsi="Frutiger LT Arabic 45 Light" w:cs="Frutiger LT Arabic 45 Light"/>
                <w:noProof/>
                <w:sz w:val="24"/>
                <w:szCs w:val="24"/>
                <w:rPrChange w:id="16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7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71" w:author="MMAhmed@bankAlbilad.com" w:date="2023-04-30T09:45:00Z">
                  <w:rPr>
                    <w:noProof/>
                  </w:rPr>
                </w:rPrChange>
              </w:rPr>
              <w:instrText>HYPERLINK \l "_Toc133740246"</w:instrText>
            </w:r>
            <w:r w:rsidRPr="005E117D">
              <w:rPr>
                <w:rStyle w:val="Hyperlink"/>
                <w:rFonts w:ascii="Frutiger LT Arabic 45 Light" w:hAnsi="Frutiger LT Arabic 45 Light" w:cs="Frutiger LT Arabic 45 Light"/>
                <w:noProof/>
                <w:sz w:val="24"/>
                <w:szCs w:val="24"/>
                <w:rPrChange w:id="17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73"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74" w:author="MMAhmed@bankAlbilad.com" w:date="2023-04-30T09:45:00Z">
                  <w:rPr>
                    <w:rStyle w:val="Hyperlink"/>
                    <w:rFonts w:ascii="Frutiger LT Arabic 45 Light" w:eastAsia="Calibri" w:hAnsi="Frutiger LT Arabic 45 Light" w:cs="Frutiger LT Arabic 45 Light"/>
                    <w:i/>
                    <w:iCs/>
                    <w:noProof/>
                  </w:rPr>
                </w:rPrChange>
              </w:rPr>
              <w:t>Scope</w:t>
            </w:r>
            <w:r w:rsidRPr="005E117D">
              <w:rPr>
                <w:rFonts w:ascii="Frutiger LT Arabic 45 Light" w:hAnsi="Frutiger LT Arabic 45 Light" w:cs="Frutiger LT Arabic 45 Light"/>
                <w:noProof/>
                <w:webHidden/>
                <w:sz w:val="24"/>
                <w:szCs w:val="24"/>
                <w:rPrChange w:id="17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7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77" w:author="MMAhmed@bankAlbilad.com" w:date="2023-04-30T09:45:00Z">
                  <w:rPr>
                    <w:noProof/>
                    <w:webHidden/>
                  </w:rPr>
                </w:rPrChange>
              </w:rPr>
              <w:instrText xml:space="preserve"> PAGEREF _Toc133740246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78" w:author="MMAhmed@bankAlbilad.com" w:date="2023-04-30T09:45:00Z">
                <w:rPr>
                  <w:noProof/>
                  <w:webHidden/>
                </w:rPr>
              </w:rPrChange>
            </w:rPr>
            <w:fldChar w:fldCharType="separate"/>
          </w:r>
          <w:ins w:id="179" w:author="Mohamed Amer" w:date="2024-07-28T17:10:00Z" w16du:dateUtc="2024-07-28T14:10:00Z">
            <w:r w:rsidR="003C1BA4">
              <w:rPr>
                <w:rFonts w:ascii="Frutiger LT Arabic 45 Light" w:hAnsi="Frutiger LT Arabic 45 Light" w:cs="Frutiger LT Arabic 45 Light"/>
                <w:noProof/>
                <w:webHidden/>
                <w:sz w:val="24"/>
                <w:szCs w:val="24"/>
              </w:rPr>
              <w:t>7</w:t>
            </w:r>
          </w:ins>
          <w:ins w:id="180" w:author="Islam Nady" w:date="2024-06-09T15:45:00Z">
            <w:del w:id="18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82" w:author="MMAhmed@bankAlbilad.com" w:date="2023-04-30T09:43:00Z">
            <w:del w:id="18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84" w:author="MMAhmed@bankAlbilad.com" w:date="2023-04-30T09:45:00Z">
                    <w:rPr>
                      <w:noProof/>
                      <w:webHidden/>
                    </w:rPr>
                  </w:rPrChange>
                </w:rPr>
                <w:delText>8</w:delText>
              </w:r>
            </w:del>
            <w:r w:rsidRPr="005E117D">
              <w:rPr>
                <w:rFonts w:ascii="Frutiger LT Arabic 45 Light" w:hAnsi="Frutiger LT Arabic 45 Light" w:cs="Frutiger LT Arabic 45 Light"/>
                <w:noProof/>
                <w:webHidden/>
                <w:sz w:val="24"/>
                <w:szCs w:val="24"/>
                <w:rPrChange w:id="18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86" w:author="MMAhmed@bankAlbilad.com" w:date="2023-04-30T09:45:00Z">
                  <w:rPr>
                    <w:rStyle w:val="Hyperlink"/>
                    <w:noProof/>
                  </w:rPr>
                </w:rPrChange>
              </w:rPr>
              <w:fldChar w:fldCharType="end"/>
            </w:r>
          </w:ins>
        </w:p>
        <w:p w14:paraId="6EA10B1D" w14:textId="50612CB9" w:rsidR="005E117D" w:rsidRPr="005E117D" w:rsidRDefault="005E117D" w:rsidP="005E117D">
          <w:pPr>
            <w:pStyle w:val="TOC2"/>
            <w:tabs>
              <w:tab w:val="right" w:leader="dot" w:pos="10457"/>
            </w:tabs>
            <w:rPr>
              <w:ins w:id="187" w:author="MMAhmed@bankAlbilad.com" w:date="2023-04-30T09:43:00Z"/>
              <w:rFonts w:ascii="Frutiger LT Arabic 45 Light" w:eastAsiaTheme="minorEastAsia" w:hAnsi="Frutiger LT Arabic 45 Light" w:cs="Frutiger LT Arabic 45 Light"/>
              <w:noProof/>
              <w:sz w:val="24"/>
              <w:szCs w:val="24"/>
              <w:rPrChange w:id="188" w:author="MMAhmed@bankAlbilad.com" w:date="2023-04-30T09:45:00Z">
                <w:rPr>
                  <w:ins w:id="189" w:author="MMAhmed@bankAlbilad.com" w:date="2023-04-30T09:43:00Z"/>
                  <w:rFonts w:asciiTheme="minorHAnsi" w:eastAsiaTheme="minorEastAsia" w:hAnsiTheme="minorHAnsi" w:cstheme="minorBidi"/>
                  <w:noProof/>
                  <w:sz w:val="22"/>
                  <w:szCs w:val="22"/>
                </w:rPr>
              </w:rPrChange>
            </w:rPr>
          </w:pPr>
          <w:ins w:id="190" w:author="MMAhmed@bankAlbilad.com" w:date="2023-04-30T09:43:00Z">
            <w:r w:rsidRPr="005E117D">
              <w:rPr>
                <w:rStyle w:val="Hyperlink"/>
                <w:rFonts w:ascii="Frutiger LT Arabic 45 Light" w:hAnsi="Frutiger LT Arabic 45 Light" w:cs="Frutiger LT Arabic 45 Light"/>
                <w:noProof/>
                <w:sz w:val="24"/>
                <w:szCs w:val="24"/>
                <w:rPrChange w:id="19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9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93" w:author="MMAhmed@bankAlbilad.com" w:date="2023-04-30T09:45:00Z">
                  <w:rPr>
                    <w:noProof/>
                  </w:rPr>
                </w:rPrChange>
              </w:rPr>
              <w:instrText>HYPERLINK \l "_Toc133740247"</w:instrText>
            </w:r>
            <w:r w:rsidRPr="005E117D">
              <w:rPr>
                <w:rStyle w:val="Hyperlink"/>
                <w:rFonts w:ascii="Frutiger LT Arabic 45 Light" w:hAnsi="Frutiger LT Arabic 45 Light" w:cs="Frutiger LT Arabic 45 Light"/>
                <w:noProof/>
                <w:sz w:val="24"/>
                <w:szCs w:val="24"/>
                <w:rPrChange w:id="19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9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96" w:author="MMAhmed@bankAlbilad.com" w:date="2023-04-30T09:45:00Z">
                  <w:rPr>
                    <w:rStyle w:val="Hyperlink"/>
                    <w:rFonts w:ascii="Frutiger LT Arabic 45 Light" w:eastAsia="Calibri" w:hAnsi="Frutiger LT Arabic 45 Light" w:cs="Frutiger LT Arabic 45 Light"/>
                    <w:i/>
                    <w:iCs/>
                    <w:noProof/>
                  </w:rPr>
                </w:rPrChange>
              </w:rPr>
              <w:t>Business Continuity</w:t>
            </w:r>
            <w:r w:rsidRPr="005E117D">
              <w:rPr>
                <w:rFonts w:ascii="Frutiger LT Arabic 45 Light" w:hAnsi="Frutiger LT Arabic 45 Light" w:cs="Frutiger LT Arabic 45 Light"/>
                <w:noProof/>
                <w:webHidden/>
                <w:sz w:val="24"/>
                <w:szCs w:val="24"/>
                <w:rPrChange w:id="19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9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99" w:author="MMAhmed@bankAlbilad.com" w:date="2023-04-30T09:45:00Z">
                  <w:rPr>
                    <w:noProof/>
                    <w:webHidden/>
                  </w:rPr>
                </w:rPrChange>
              </w:rPr>
              <w:instrText xml:space="preserve"> PAGEREF _Toc133740247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200" w:author="MMAhmed@bankAlbilad.com" w:date="2023-04-30T09:45:00Z">
                <w:rPr>
                  <w:noProof/>
                  <w:webHidden/>
                </w:rPr>
              </w:rPrChange>
            </w:rPr>
            <w:fldChar w:fldCharType="separate"/>
          </w:r>
          <w:ins w:id="201" w:author="Mohamed Amer" w:date="2024-07-28T17:10:00Z" w16du:dateUtc="2024-07-28T14:10:00Z">
            <w:r w:rsidR="003C1BA4">
              <w:rPr>
                <w:rFonts w:ascii="Frutiger LT Arabic 45 Light" w:hAnsi="Frutiger LT Arabic 45 Light" w:cs="Frutiger LT Arabic 45 Light"/>
                <w:noProof/>
                <w:webHidden/>
                <w:sz w:val="24"/>
                <w:szCs w:val="24"/>
              </w:rPr>
              <w:t>7</w:t>
            </w:r>
          </w:ins>
          <w:ins w:id="202" w:author="Islam Nady" w:date="2024-06-09T15:45:00Z">
            <w:del w:id="20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204" w:author="MMAhmed@bankAlbilad.com" w:date="2023-04-30T09:43:00Z">
            <w:del w:id="20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206" w:author="MMAhmed@bankAlbilad.com" w:date="2023-04-30T09:45:00Z">
                    <w:rPr>
                      <w:noProof/>
                      <w:webHidden/>
                    </w:rPr>
                  </w:rPrChange>
                </w:rPr>
                <w:delText>8</w:delText>
              </w:r>
            </w:del>
            <w:r w:rsidRPr="005E117D">
              <w:rPr>
                <w:rFonts w:ascii="Frutiger LT Arabic 45 Light" w:hAnsi="Frutiger LT Arabic 45 Light" w:cs="Frutiger LT Arabic 45 Light"/>
                <w:noProof/>
                <w:webHidden/>
                <w:sz w:val="24"/>
                <w:szCs w:val="24"/>
                <w:rPrChange w:id="20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208" w:author="MMAhmed@bankAlbilad.com" w:date="2023-04-30T09:45:00Z">
                  <w:rPr>
                    <w:rStyle w:val="Hyperlink"/>
                    <w:noProof/>
                  </w:rPr>
                </w:rPrChange>
              </w:rPr>
              <w:fldChar w:fldCharType="end"/>
            </w:r>
          </w:ins>
        </w:p>
        <w:p w14:paraId="333459D6" w14:textId="09FDD080" w:rsidR="005E117D" w:rsidRPr="005E117D" w:rsidRDefault="005E117D" w:rsidP="005E117D">
          <w:pPr>
            <w:pStyle w:val="TOC3"/>
            <w:tabs>
              <w:tab w:val="left" w:pos="3240"/>
              <w:tab w:val="right" w:leader="dot" w:pos="10457"/>
            </w:tabs>
            <w:rPr>
              <w:ins w:id="209" w:author="MMAhmed@bankAlbilad.com" w:date="2023-04-30T09:43:00Z"/>
              <w:rFonts w:ascii="Frutiger LT Arabic 45 Light" w:eastAsiaTheme="minorEastAsia" w:hAnsi="Frutiger LT Arabic 45 Light" w:cs="Frutiger LT Arabic 45 Light"/>
              <w:noProof/>
              <w:sz w:val="24"/>
              <w:szCs w:val="24"/>
              <w:rPrChange w:id="210" w:author="MMAhmed@bankAlbilad.com" w:date="2023-04-30T09:45:00Z">
                <w:rPr>
                  <w:ins w:id="211" w:author="MMAhmed@bankAlbilad.com" w:date="2023-04-30T09:43:00Z"/>
                  <w:rFonts w:asciiTheme="minorHAnsi" w:eastAsiaTheme="minorEastAsia" w:hAnsiTheme="minorHAnsi" w:cstheme="minorBidi"/>
                  <w:noProof/>
                  <w:sz w:val="22"/>
                  <w:szCs w:val="22"/>
                </w:rPr>
              </w:rPrChange>
            </w:rPr>
          </w:pPr>
          <w:ins w:id="212" w:author="MMAhmed@bankAlbilad.com" w:date="2023-04-30T09:43:00Z">
            <w:r w:rsidRPr="005E117D">
              <w:rPr>
                <w:rStyle w:val="Hyperlink"/>
                <w:rFonts w:ascii="Frutiger LT Arabic 45 Light" w:hAnsi="Frutiger LT Arabic 45 Light" w:cs="Frutiger LT Arabic 45 Light"/>
                <w:noProof/>
                <w:sz w:val="24"/>
                <w:szCs w:val="24"/>
                <w:rPrChange w:id="21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21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215" w:author="MMAhmed@bankAlbilad.com" w:date="2023-04-30T09:45:00Z">
                  <w:rPr>
                    <w:noProof/>
                  </w:rPr>
                </w:rPrChange>
              </w:rPr>
              <w:instrText>HYPERLINK \l "_Toc133740248"</w:instrText>
            </w:r>
            <w:r w:rsidRPr="005E117D">
              <w:rPr>
                <w:rStyle w:val="Hyperlink"/>
                <w:rFonts w:ascii="Frutiger LT Arabic 45 Light" w:hAnsi="Frutiger LT Arabic 45 Light" w:cs="Frutiger LT Arabic 45 Light"/>
                <w:noProof/>
                <w:sz w:val="24"/>
                <w:szCs w:val="24"/>
                <w:rPrChange w:id="21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217"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218" w:author="MMAhmed@bankAlbilad.com" w:date="2023-04-30T09:45:00Z">
                  <w:rPr>
                    <w:rStyle w:val="Hyperlink"/>
                    <w:rFonts w:ascii="Frutiger LT Arabic 45 Light" w:hAnsi="Frutiger LT Arabic 45 Light" w:cs="Frutiger LT Arabic 45 Light"/>
                    <w:i/>
                    <w:iCs/>
                    <w:noProof/>
                  </w:rPr>
                </w:rPrChange>
              </w:rPr>
              <w:t>1.</w:t>
            </w:r>
            <w:r w:rsidRPr="005E117D">
              <w:rPr>
                <w:rFonts w:ascii="Frutiger LT Arabic 45 Light" w:eastAsiaTheme="minorEastAsia" w:hAnsi="Frutiger LT Arabic 45 Light" w:cs="Frutiger LT Arabic 45 Light"/>
                <w:noProof/>
                <w:sz w:val="24"/>
                <w:szCs w:val="24"/>
                <w:rPrChange w:id="219" w:author="MMAhmed@bankAlbilad.com" w:date="2023-04-30T09:45:00Z">
                  <w:rPr>
                    <w:rFonts w:asciiTheme="minorHAnsi" w:eastAsiaTheme="minorEastAsia" w:hAnsiTheme="minorHAnsi" w:cstheme="minorBidi"/>
                    <w:noProof/>
                    <w:sz w:val="22"/>
                    <w:szCs w:val="22"/>
                  </w:rPr>
                </w:rPrChange>
              </w:rPr>
              <w:tab/>
            </w:r>
            <w:r w:rsidRPr="005E117D">
              <w:rPr>
                <w:rStyle w:val="Hyperlink"/>
                <w:rFonts w:ascii="Frutiger LT Arabic 45 Light" w:hAnsi="Frutiger LT Arabic 45 Light" w:cs="Frutiger LT Arabic 45 Light"/>
                <w:i/>
                <w:iCs/>
                <w:noProof/>
                <w:sz w:val="24"/>
                <w:szCs w:val="24"/>
                <w:rPrChange w:id="220" w:author="MMAhmed@bankAlbilad.com" w:date="2023-04-30T09:45:00Z">
                  <w:rPr>
                    <w:rStyle w:val="Hyperlink"/>
                    <w:rFonts w:ascii="Frutiger LT Arabic 45 Light" w:hAnsi="Frutiger LT Arabic 45 Light" w:cs="Frutiger LT Arabic 45 Light"/>
                    <w:i/>
                    <w:iCs/>
                    <w:noProof/>
                  </w:rPr>
                </w:rPrChange>
              </w:rPr>
              <w:t>Primary Data Center:</w:t>
            </w:r>
            <w:r w:rsidRPr="005E117D">
              <w:rPr>
                <w:rFonts w:ascii="Frutiger LT Arabic 45 Light" w:hAnsi="Frutiger LT Arabic 45 Light" w:cs="Frutiger LT Arabic 45 Light"/>
                <w:noProof/>
                <w:webHidden/>
                <w:sz w:val="24"/>
                <w:szCs w:val="24"/>
                <w:rPrChange w:id="22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22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223" w:author="MMAhmed@bankAlbilad.com" w:date="2023-04-30T09:45:00Z">
                  <w:rPr>
                    <w:noProof/>
                    <w:webHidden/>
                  </w:rPr>
                </w:rPrChange>
              </w:rPr>
              <w:instrText xml:space="preserve"> PAGEREF _Toc133740248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224" w:author="MMAhmed@bankAlbilad.com" w:date="2023-04-30T09:45:00Z">
                <w:rPr>
                  <w:noProof/>
                  <w:webHidden/>
                </w:rPr>
              </w:rPrChange>
            </w:rPr>
            <w:fldChar w:fldCharType="separate"/>
          </w:r>
          <w:ins w:id="225" w:author="Mohamed Amer" w:date="2024-07-28T17:10:00Z" w16du:dateUtc="2024-07-28T14:10:00Z">
            <w:r w:rsidR="003C1BA4">
              <w:rPr>
                <w:rFonts w:ascii="Frutiger LT Arabic 45 Light" w:hAnsi="Frutiger LT Arabic 45 Light" w:cs="Frutiger LT Arabic 45 Light"/>
                <w:noProof/>
                <w:webHidden/>
                <w:sz w:val="24"/>
                <w:szCs w:val="24"/>
              </w:rPr>
              <w:t>7</w:t>
            </w:r>
          </w:ins>
          <w:ins w:id="226" w:author="Islam Nady" w:date="2024-06-09T15:45:00Z">
            <w:del w:id="22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228" w:author="MMAhmed@bankAlbilad.com" w:date="2023-04-30T09:43:00Z">
            <w:del w:id="22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230" w:author="MMAhmed@bankAlbilad.com" w:date="2023-04-30T09:45:00Z">
                    <w:rPr>
                      <w:noProof/>
                      <w:webHidden/>
                    </w:rPr>
                  </w:rPrChange>
                </w:rPr>
                <w:delText>8</w:delText>
              </w:r>
            </w:del>
            <w:r w:rsidRPr="005E117D">
              <w:rPr>
                <w:rFonts w:ascii="Frutiger LT Arabic 45 Light" w:hAnsi="Frutiger LT Arabic 45 Light" w:cs="Frutiger LT Arabic 45 Light"/>
                <w:noProof/>
                <w:webHidden/>
                <w:sz w:val="24"/>
                <w:szCs w:val="24"/>
                <w:rPrChange w:id="23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232" w:author="MMAhmed@bankAlbilad.com" w:date="2023-04-30T09:45:00Z">
                  <w:rPr>
                    <w:rStyle w:val="Hyperlink"/>
                    <w:noProof/>
                  </w:rPr>
                </w:rPrChange>
              </w:rPr>
              <w:fldChar w:fldCharType="end"/>
            </w:r>
          </w:ins>
        </w:p>
        <w:p w14:paraId="7A673BC8" w14:textId="4D249B0C" w:rsidR="005E117D" w:rsidRPr="005E117D" w:rsidRDefault="005E117D" w:rsidP="005E117D">
          <w:pPr>
            <w:pStyle w:val="TOC3"/>
            <w:tabs>
              <w:tab w:val="left" w:pos="3240"/>
              <w:tab w:val="right" w:leader="dot" w:pos="10457"/>
            </w:tabs>
            <w:rPr>
              <w:ins w:id="233" w:author="MMAhmed@bankAlbilad.com" w:date="2023-04-30T09:43:00Z"/>
              <w:rFonts w:ascii="Frutiger LT Arabic 45 Light" w:eastAsiaTheme="minorEastAsia" w:hAnsi="Frutiger LT Arabic 45 Light" w:cs="Frutiger LT Arabic 45 Light"/>
              <w:noProof/>
              <w:sz w:val="24"/>
              <w:szCs w:val="24"/>
              <w:rPrChange w:id="234" w:author="MMAhmed@bankAlbilad.com" w:date="2023-04-30T09:45:00Z">
                <w:rPr>
                  <w:ins w:id="235" w:author="MMAhmed@bankAlbilad.com" w:date="2023-04-30T09:43:00Z"/>
                  <w:rFonts w:asciiTheme="minorHAnsi" w:eastAsiaTheme="minorEastAsia" w:hAnsiTheme="minorHAnsi" w:cstheme="minorBidi"/>
                  <w:noProof/>
                  <w:sz w:val="22"/>
                  <w:szCs w:val="22"/>
                </w:rPr>
              </w:rPrChange>
            </w:rPr>
          </w:pPr>
          <w:ins w:id="236" w:author="MMAhmed@bankAlbilad.com" w:date="2023-04-30T09:43:00Z">
            <w:r w:rsidRPr="005E117D">
              <w:rPr>
                <w:rStyle w:val="Hyperlink"/>
                <w:rFonts w:ascii="Frutiger LT Arabic 45 Light" w:hAnsi="Frutiger LT Arabic 45 Light" w:cs="Frutiger LT Arabic 45 Light"/>
                <w:noProof/>
                <w:sz w:val="24"/>
                <w:szCs w:val="24"/>
                <w:rPrChange w:id="23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23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239" w:author="MMAhmed@bankAlbilad.com" w:date="2023-04-30T09:45:00Z">
                  <w:rPr>
                    <w:noProof/>
                  </w:rPr>
                </w:rPrChange>
              </w:rPr>
              <w:instrText>HYPERLINK \l "_Toc133740249"</w:instrText>
            </w:r>
            <w:r w:rsidRPr="005E117D">
              <w:rPr>
                <w:rStyle w:val="Hyperlink"/>
                <w:rFonts w:ascii="Frutiger LT Arabic 45 Light" w:hAnsi="Frutiger LT Arabic 45 Light" w:cs="Frutiger LT Arabic 45 Light"/>
                <w:noProof/>
                <w:sz w:val="24"/>
                <w:szCs w:val="24"/>
                <w:rPrChange w:id="24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241"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242" w:author="MMAhmed@bankAlbilad.com" w:date="2023-04-30T09:45:00Z">
                  <w:rPr>
                    <w:rStyle w:val="Hyperlink"/>
                    <w:rFonts w:ascii="Frutiger LT Arabic 45 Light" w:hAnsi="Frutiger LT Arabic 45 Light" w:cs="Frutiger LT Arabic 45 Light"/>
                    <w:i/>
                    <w:iCs/>
                    <w:noProof/>
                  </w:rPr>
                </w:rPrChange>
              </w:rPr>
              <w:t>2.</w:t>
            </w:r>
            <w:r w:rsidRPr="005E117D">
              <w:rPr>
                <w:rFonts w:ascii="Frutiger LT Arabic 45 Light" w:eastAsiaTheme="minorEastAsia" w:hAnsi="Frutiger LT Arabic 45 Light" w:cs="Frutiger LT Arabic 45 Light"/>
                <w:noProof/>
                <w:sz w:val="24"/>
                <w:szCs w:val="24"/>
                <w:rPrChange w:id="243" w:author="MMAhmed@bankAlbilad.com" w:date="2023-04-30T09:45:00Z">
                  <w:rPr>
                    <w:rFonts w:asciiTheme="minorHAnsi" w:eastAsiaTheme="minorEastAsia" w:hAnsiTheme="minorHAnsi" w:cstheme="minorBidi"/>
                    <w:noProof/>
                    <w:sz w:val="22"/>
                    <w:szCs w:val="22"/>
                  </w:rPr>
                </w:rPrChange>
              </w:rPr>
              <w:tab/>
            </w:r>
            <w:r w:rsidRPr="005E117D">
              <w:rPr>
                <w:rStyle w:val="Hyperlink"/>
                <w:rFonts w:ascii="Frutiger LT Arabic 45 Light" w:hAnsi="Frutiger LT Arabic 45 Light" w:cs="Frutiger LT Arabic 45 Light"/>
                <w:i/>
                <w:iCs/>
                <w:noProof/>
                <w:sz w:val="24"/>
                <w:szCs w:val="24"/>
                <w:rPrChange w:id="244" w:author="MMAhmed@bankAlbilad.com" w:date="2023-04-30T09:45:00Z">
                  <w:rPr>
                    <w:rStyle w:val="Hyperlink"/>
                    <w:rFonts w:ascii="Frutiger LT Arabic 45 Light" w:hAnsi="Frutiger LT Arabic 45 Light" w:cs="Frutiger LT Arabic 45 Light"/>
                    <w:i/>
                    <w:iCs/>
                    <w:noProof/>
                  </w:rPr>
                </w:rPrChange>
              </w:rPr>
              <w:t>Secondary Data Center:</w:t>
            </w:r>
            <w:r w:rsidRPr="005E117D">
              <w:rPr>
                <w:rFonts w:ascii="Frutiger LT Arabic 45 Light" w:hAnsi="Frutiger LT Arabic 45 Light" w:cs="Frutiger LT Arabic 45 Light"/>
                <w:noProof/>
                <w:webHidden/>
                <w:sz w:val="24"/>
                <w:szCs w:val="24"/>
                <w:rPrChange w:id="24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24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247" w:author="MMAhmed@bankAlbilad.com" w:date="2023-04-30T09:45:00Z">
                  <w:rPr>
                    <w:noProof/>
                    <w:webHidden/>
                  </w:rPr>
                </w:rPrChange>
              </w:rPr>
              <w:instrText xml:space="preserve"> PAGEREF _Toc133740249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248" w:author="MMAhmed@bankAlbilad.com" w:date="2023-04-30T09:45:00Z">
                <w:rPr>
                  <w:noProof/>
                  <w:webHidden/>
                </w:rPr>
              </w:rPrChange>
            </w:rPr>
            <w:fldChar w:fldCharType="separate"/>
          </w:r>
          <w:ins w:id="249" w:author="Mohamed Amer" w:date="2024-07-28T17:10:00Z" w16du:dateUtc="2024-07-28T14:10:00Z">
            <w:r w:rsidR="003C1BA4">
              <w:rPr>
                <w:rFonts w:ascii="Frutiger LT Arabic 45 Light" w:hAnsi="Frutiger LT Arabic 45 Light" w:cs="Frutiger LT Arabic 45 Light"/>
                <w:noProof/>
                <w:webHidden/>
                <w:sz w:val="24"/>
                <w:szCs w:val="24"/>
              </w:rPr>
              <w:t>7</w:t>
            </w:r>
          </w:ins>
          <w:ins w:id="250" w:author="Islam Nady" w:date="2024-06-09T15:45:00Z">
            <w:del w:id="25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252" w:author="MMAhmed@bankAlbilad.com" w:date="2023-04-30T09:43:00Z">
            <w:del w:id="25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254" w:author="MMAhmed@bankAlbilad.com" w:date="2023-04-30T09:45:00Z">
                    <w:rPr>
                      <w:noProof/>
                      <w:webHidden/>
                    </w:rPr>
                  </w:rPrChange>
                </w:rPr>
                <w:delText>8</w:delText>
              </w:r>
            </w:del>
            <w:r w:rsidRPr="005E117D">
              <w:rPr>
                <w:rFonts w:ascii="Frutiger LT Arabic 45 Light" w:hAnsi="Frutiger LT Arabic 45 Light" w:cs="Frutiger LT Arabic 45 Light"/>
                <w:noProof/>
                <w:webHidden/>
                <w:sz w:val="24"/>
                <w:szCs w:val="24"/>
                <w:rPrChange w:id="25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256" w:author="MMAhmed@bankAlbilad.com" w:date="2023-04-30T09:45:00Z">
                  <w:rPr>
                    <w:rStyle w:val="Hyperlink"/>
                    <w:noProof/>
                  </w:rPr>
                </w:rPrChange>
              </w:rPr>
              <w:fldChar w:fldCharType="end"/>
            </w:r>
          </w:ins>
        </w:p>
        <w:p w14:paraId="656D6E13" w14:textId="343D2652" w:rsidR="005E117D" w:rsidRPr="005E117D" w:rsidRDefault="005E117D" w:rsidP="005E117D">
          <w:pPr>
            <w:pStyle w:val="TOC2"/>
            <w:tabs>
              <w:tab w:val="right" w:leader="dot" w:pos="10457"/>
            </w:tabs>
            <w:rPr>
              <w:ins w:id="257" w:author="MMAhmed@bankAlbilad.com" w:date="2023-04-30T09:43:00Z"/>
              <w:rFonts w:ascii="Frutiger LT Arabic 45 Light" w:eastAsiaTheme="minorEastAsia" w:hAnsi="Frutiger LT Arabic 45 Light" w:cs="Frutiger LT Arabic 45 Light"/>
              <w:noProof/>
              <w:sz w:val="24"/>
              <w:szCs w:val="24"/>
              <w:rPrChange w:id="258" w:author="MMAhmed@bankAlbilad.com" w:date="2023-04-30T09:45:00Z">
                <w:rPr>
                  <w:ins w:id="259" w:author="MMAhmed@bankAlbilad.com" w:date="2023-04-30T09:43:00Z"/>
                  <w:rFonts w:asciiTheme="minorHAnsi" w:eastAsiaTheme="minorEastAsia" w:hAnsiTheme="minorHAnsi" w:cstheme="minorBidi"/>
                  <w:noProof/>
                  <w:sz w:val="22"/>
                  <w:szCs w:val="22"/>
                </w:rPr>
              </w:rPrChange>
            </w:rPr>
          </w:pPr>
          <w:ins w:id="260" w:author="MMAhmed@bankAlbilad.com" w:date="2023-04-30T09:43:00Z">
            <w:r w:rsidRPr="005E117D">
              <w:rPr>
                <w:rStyle w:val="Hyperlink"/>
                <w:rFonts w:ascii="Frutiger LT Arabic 45 Light" w:hAnsi="Frutiger LT Arabic 45 Light" w:cs="Frutiger LT Arabic 45 Light"/>
                <w:noProof/>
                <w:sz w:val="24"/>
                <w:szCs w:val="24"/>
                <w:rPrChange w:id="26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26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263" w:author="MMAhmed@bankAlbilad.com" w:date="2023-04-30T09:45:00Z">
                  <w:rPr>
                    <w:noProof/>
                  </w:rPr>
                </w:rPrChange>
              </w:rPr>
              <w:instrText>HYPERLINK \l "_Toc133740250"</w:instrText>
            </w:r>
            <w:r w:rsidRPr="005E117D">
              <w:rPr>
                <w:rStyle w:val="Hyperlink"/>
                <w:rFonts w:ascii="Frutiger LT Arabic 45 Light" w:hAnsi="Frutiger LT Arabic 45 Light" w:cs="Frutiger LT Arabic 45 Light"/>
                <w:noProof/>
                <w:sz w:val="24"/>
                <w:szCs w:val="24"/>
                <w:rPrChange w:id="26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26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266" w:author="MMAhmed@bankAlbilad.com" w:date="2023-04-30T09:45:00Z">
                  <w:rPr>
                    <w:rStyle w:val="Hyperlink"/>
                    <w:rFonts w:ascii="Frutiger LT Arabic 45 Light" w:eastAsia="Calibri" w:hAnsi="Frutiger LT Arabic 45 Light" w:cs="Frutiger LT Arabic 45 Light"/>
                    <w:i/>
                    <w:iCs/>
                    <w:noProof/>
                  </w:rPr>
                </w:rPrChange>
              </w:rPr>
              <w:t>Assumptions</w:t>
            </w:r>
            <w:r w:rsidRPr="005E117D">
              <w:rPr>
                <w:rFonts w:ascii="Frutiger LT Arabic 45 Light" w:hAnsi="Frutiger LT Arabic 45 Light" w:cs="Frutiger LT Arabic 45 Light"/>
                <w:noProof/>
                <w:webHidden/>
                <w:sz w:val="24"/>
                <w:szCs w:val="24"/>
                <w:rPrChange w:id="26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26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269" w:author="MMAhmed@bankAlbilad.com" w:date="2023-04-30T09:45:00Z">
                  <w:rPr>
                    <w:noProof/>
                    <w:webHidden/>
                  </w:rPr>
                </w:rPrChange>
              </w:rPr>
              <w:instrText xml:space="preserve"> PAGEREF _Toc133740250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270" w:author="MMAhmed@bankAlbilad.com" w:date="2023-04-30T09:45:00Z">
                <w:rPr>
                  <w:noProof/>
                  <w:webHidden/>
                </w:rPr>
              </w:rPrChange>
            </w:rPr>
            <w:fldChar w:fldCharType="separate"/>
          </w:r>
          <w:ins w:id="271" w:author="Mohamed Amer" w:date="2024-07-28T17:10:00Z" w16du:dateUtc="2024-07-28T14:10:00Z">
            <w:r w:rsidR="003C1BA4">
              <w:rPr>
                <w:rFonts w:ascii="Frutiger LT Arabic 45 Light" w:hAnsi="Frutiger LT Arabic 45 Light" w:cs="Frutiger LT Arabic 45 Light"/>
                <w:noProof/>
                <w:webHidden/>
                <w:sz w:val="24"/>
                <w:szCs w:val="24"/>
              </w:rPr>
              <w:t>7</w:t>
            </w:r>
          </w:ins>
          <w:ins w:id="272" w:author="Islam Nady" w:date="2024-06-09T15:45:00Z">
            <w:del w:id="27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274" w:author="MMAhmed@bankAlbilad.com" w:date="2023-04-30T09:43:00Z">
            <w:del w:id="27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276" w:author="MMAhmed@bankAlbilad.com" w:date="2023-04-30T09:45:00Z">
                    <w:rPr>
                      <w:noProof/>
                      <w:webHidden/>
                    </w:rPr>
                  </w:rPrChange>
                </w:rPr>
                <w:delText>8</w:delText>
              </w:r>
            </w:del>
            <w:r w:rsidRPr="005E117D">
              <w:rPr>
                <w:rFonts w:ascii="Frutiger LT Arabic 45 Light" w:hAnsi="Frutiger LT Arabic 45 Light" w:cs="Frutiger LT Arabic 45 Light"/>
                <w:noProof/>
                <w:webHidden/>
                <w:sz w:val="24"/>
                <w:szCs w:val="24"/>
                <w:rPrChange w:id="27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278" w:author="MMAhmed@bankAlbilad.com" w:date="2023-04-30T09:45:00Z">
                  <w:rPr>
                    <w:rStyle w:val="Hyperlink"/>
                    <w:noProof/>
                  </w:rPr>
                </w:rPrChange>
              </w:rPr>
              <w:fldChar w:fldCharType="end"/>
            </w:r>
          </w:ins>
        </w:p>
        <w:p w14:paraId="3224CA03" w14:textId="10CBEF45" w:rsidR="005E117D" w:rsidRPr="005E117D" w:rsidRDefault="005E117D" w:rsidP="005E117D">
          <w:pPr>
            <w:pStyle w:val="TOC1"/>
            <w:tabs>
              <w:tab w:val="right" w:leader="dot" w:pos="10457"/>
            </w:tabs>
            <w:rPr>
              <w:ins w:id="279" w:author="MMAhmed@bankAlbilad.com" w:date="2023-04-30T09:43:00Z"/>
              <w:rFonts w:ascii="Frutiger LT Arabic 45 Light" w:eastAsiaTheme="minorEastAsia" w:hAnsi="Frutiger LT Arabic 45 Light" w:cs="Frutiger LT Arabic 45 Light"/>
              <w:noProof/>
              <w:sz w:val="24"/>
              <w:szCs w:val="24"/>
              <w:rPrChange w:id="280" w:author="MMAhmed@bankAlbilad.com" w:date="2023-04-30T09:45:00Z">
                <w:rPr>
                  <w:ins w:id="281" w:author="MMAhmed@bankAlbilad.com" w:date="2023-04-30T09:43:00Z"/>
                  <w:rFonts w:asciiTheme="minorHAnsi" w:eastAsiaTheme="minorEastAsia" w:hAnsiTheme="minorHAnsi" w:cstheme="minorBidi"/>
                  <w:noProof/>
                </w:rPr>
              </w:rPrChange>
            </w:rPr>
          </w:pPr>
          <w:ins w:id="282" w:author="MMAhmed@bankAlbilad.com" w:date="2023-04-30T09:43:00Z">
            <w:r w:rsidRPr="005E117D">
              <w:rPr>
                <w:rStyle w:val="Hyperlink"/>
                <w:rFonts w:ascii="Frutiger LT Arabic 45 Light" w:hAnsi="Frutiger LT Arabic 45 Light" w:cs="Frutiger LT Arabic 45 Light"/>
                <w:noProof/>
                <w:sz w:val="24"/>
                <w:szCs w:val="24"/>
                <w:rPrChange w:id="28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28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285" w:author="MMAhmed@bankAlbilad.com" w:date="2023-04-30T09:45:00Z">
                  <w:rPr>
                    <w:noProof/>
                  </w:rPr>
                </w:rPrChange>
              </w:rPr>
              <w:instrText>HYPERLINK \l "_Toc133740251"</w:instrText>
            </w:r>
            <w:r w:rsidRPr="005E117D">
              <w:rPr>
                <w:rStyle w:val="Hyperlink"/>
                <w:rFonts w:ascii="Frutiger LT Arabic 45 Light" w:hAnsi="Frutiger LT Arabic 45 Light" w:cs="Frutiger LT Arabic 45 Light"/>
                <w:noProof/>
                <w:sz w:val="24"/>
                <w:szCs w:val="24"/>
                <w:rPrChange w:id="28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28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288" w:author="MMAhmed@bankAlbilad.com" w:date="2023-04-30T09:45:00Z">
                  <w:rPr>
                    <w:rStyle w:val="Hyperlink"/>
                    <w:rFonts w:ascii="Frutiger LT Arabic 45 Light" w:eastAsia="Calibri" w:hAnsi="Frutiger LT Arabic 45 Light" w:cs="Frutiger LT Arabic 45 Light"/>
                    <w:noProof/>
                  </w:rPr>
                </w:rPrChange>
              </w:rPr>
              <w:t>Application Architecture</w:t>
            </w:r>
            <w:r w:rsidRPr="005E117D">
              <w:rPr>
                <w:rFonts w:ascii="Frutiger LT Arabic 45 Light" w:hAnsi="Frutiger LT Arabic 45 Light" w:cs="Frutiger LT Arabic 45 Light"/>
                <w:noProof/>
                <w:webHidden/>
                <w:sz w:val="24"/>
                <w:szCs w:val="24"/>
                <w:rPrChange w:id="28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29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291" w:author="MMAhmed@bankAlbilad.com" w:date="2023-04-30T09:45:00Z">
                  <w:rPr>
                    <w:noProof/>
                    <w:webHidden/>
                  </w:rPr>
                </w:rPrChange>
              </w:rPr>
              <w:instrText xml:space="preserve"> PAGEREF _Toc133740251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292" w:author="MMAhmed@bankAlbilad.com" w:date="2023-04-30T09:45:00Z">
                <w:rPr>
                  <w:noProof/>
                  <w:webHidden/>
                </w:rPr>
              </w:rPrChange>
            </w:rPr>
            <w:fldChar w:fldCharType="separate"/>
          </w:r>
          <w:ins w:id="293" w:author="Mohamed Amer" w:date="2024-07-28T17:10:00Z" w16du:dateUtc="2024-07-28T14:10:00Z">
            <w:r w:rsidR="003C1BA4">
              <w:rPr>
                <w:rFonts w:ascii="Frutiger LT Arabic 45 Light" w:hAnsi="Frutiger LT Arabic 45 Light" w:cs="Frutiger LT Arabic 45 Light"/>
                <w:noProof/>
                <w:webHidden/>
                <w:sz w:val="24"/>
                <w:szCs w:val="24"/>
              </w:rPr>
              <w:t>8</w:t>
            </w:r>
          </w:ins>
          <w:ins w:id="294" w:author="Islam Nady" w:date="2024-06-09T15:45:00Z">
            <w:del w:id="29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296" w:author="MMAhmed@bankAlbilad.com" w:date="2023-04-30T09:43:00Z">
            <w:del w:id="29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298" w:author="MMAhmed@bankAlbilad.com" w:date="2023-04-30T09:45:00Z">
                    <w:rPr>
                      <w:noProof/>
                      <w:webHidden/>
                    </w:rPr>
                  </w:rPrChange>
                </w:rPr>
                <w:delText>10</w:delText>
              </w:r>
            </w:del>
            <w:r w:rsidRPr="005E117D">
              <w:rPr>
                <w:rFonts w:ascii="Frutiger LT Arabic 45 Light" w:hAnsi="Frutiger LT Arabic 45 Light" w:cs="Frutiger LT Arabic 45 Light"/>
                <w:noProof/>
                <w:webHidden/>
                <w:sz w:val="24"/>
                <w:szCs w:val="24"/>
                <w:rPrChange w:id="29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300" w:author="MMAhmed@bankAlbilad.com" w:date="2023-04-30T09:45:00Z">
                  <w:rPr>
                    <w:rStyle w:val="Hyperlink"/>
                    <w:noProof/>
                  </w:rPr>
                </w:rPrChange>
              </w:rPr>
              <w:fldChar w:fldCharType="end"/>
            </w:r>
          </w:ins>
        </w:p>
        <w:p w14:paraId="48669946" w14:textId="63E9CF09" w:rsidR="005E117D" w:rsidRPr="005E117D" w:rsidRDefault="005E117D" w:rsidP="005E117D">
          <w:pPr>
            <w:pStyle w:val="TOC2"/>
            <w:tabs>
              <w:tab w:val="right" w:leader="dot" w:pos="10457"/>
            </w:tabs>
            <w:rPr>
              <w:ins w:id="301" w:author="MMAhmed@bankAlbilad.com" w:date="2023-04-30T09:43:00Z"/>
              <w:rFonts w:ascii="Frutiger LT Arabic 45 Light" w:eastAsiaTheme="minorEastAsia" w:hAnsi="Frutiger LT Arabic 45 Light" w:cs="Frutiger LT Arabic 45 Light"/>
              <w:noProof/>
              <w:sz w:val="24"/>
              <w:szCs w:val="24"/>
              <w:rPrChange w:id="302" w:author="MMAhmed@bankAlbilad.com" w:date="2023-04-30T09:45:00Z">
                <w:rPr>
                  <w:ins w:id="303" w:author="MMAhmed@bankAlbilad.com" w:date="2023-04-30T09:43:00Z"/>
                  <w:rFonts w:asciiTheme="minorHAnsi" w:eastAsiaTheme="minorEastAsia" w:hAnsiTheme="minorHAnsi" w:cstheme="minorBidi"/>
                  <w:noProof/>
                  <w:sz w:val="22"/>
                  <w:szCs w:val="22"/>
                </w:rPr>
              </w:rPrChange>
            </w:rPr>
          </w:pPr>
          <w:ins w:id="304" w:author="MMAhmed@bankAlbilad.com" w:date="2023-04-30T09:43:00Z">
            <w:r w:rsidRPr="005E117D">
              <w:rPr>
                <w:rStyle w:val="Hyperlink"/>
                <w:rFonts w:ascii="Frutiger LT Arabic 45 Light" w:hAnsi="Frutiger LT Arabic 45 Light" w:cs="Frutiger LT Arabic 45 Light"/>
                <w:noProof/>
                <w:sz w:val="24"/>
                <w:szCs w:val="24"/>
                <w:rPrChange w:id="30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30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307" w:author="MMAhmed@bankAlbilad.com" w:date="2023-04-30T09:45:00Z">
                  <w:rPr>
                    <w:noProof/>
                  </w:rPr>
                </w:rPrChange>
              </w:rPr>
              <w:instrText>HYPERLINK \l "_Toc133740252"</w:instrText>
            </w:r>
            <w:r w:rsidRPr="005E117D">
              <w:rPr>
                <w:rStyle w:val="Hyperlink"/>
                <w:rFonts w:ascii="Frutiger LT Arabic 45 Light" w:hAnsi="Frutiger LT Arabic 45 Light" w:cs="Frutiger LT Arabic 45 Light"/>
                <w:noProof/>
                <w:sz w:val="24"/>
                <w:szCs w:val="24"/>
                <w:rPrChange w:id="30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309"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310" w:author="MMAhmed@bankAlbilad.com" w:date="2023-04-30T09:45:00Z">
                  <w:rPr>
                    <w:rStyle w:val="Hyperlink"/>
                    <w:rFonts w:ascii="Frutiger LT Arabic 45 Light" w:eastAsia="Calibri" w:hAnsi="Frutiger LT Arabic 45 Light" w:cs="Frutiger LT Arabic 45 Light"/>
                    <w:i/>
                    <w:iCs/>
                    <w:noProof/>
                  </w:rPr>
                </w:rPrChange>
              </w:rPr>
              <w:t>System Overview</w:t>
            </w:r>
            <w:r w:rsidRPr="005E117D">
              <w:rPr>
                <w:rFonts w:ascii="Frutiger LT Arabic 45 Light" w:hAnsi="Frutiger LT Arabic 45 Light" w:cs="Frutiger LT Arabic 45 Light"/>
                <w:noProof/>
                <w:webHidden/>
                <w:sz w:val="24"/>
                <w:szCs w:val="24"/>
                <w:rPrChange w:id="31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31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313" w:author="MMAhmed@bankAlbilad.com" w:date="2023-04-30T09:45:00Z">
                  <w:rPr>
                    <w:noProof/>
                    <w:webHidden/>
                  </w:rPr>
                </w:rPrChange>
              </w:rPr>
              <w:instrText xml:space="preserve"> PAGEREF _Toc133740252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314" w:author="MMAhmed@bankAlbilad.com" w:date="2023-04-30T09:45:00Z">
                <w:rPr>
                  <w:noProof/>
                  <w:webHidden/>
                </w:rPr>
              </w:rPrChange>
            </w:rPr>
            <w:fldChar w:fldCharType="separate"/>
          </w:r>
          <w:ins w:id="315" w:author="Mohamed Amer" w:date="2024-07-28T17:10:00Z" w16du:dateUtc="2024-07-28T14:10:00Z">
            <w:r w:rsidR="003C1BA4">
              <w:rPr>
                <w:rFonts w:ascii="Frutiger LT Arabic 45 Light" w:hAnsi="Frutiger LT Arabic 45 Light" w:cs="Frutiger LT Arabic 45 Light"/>
                <w:noProof/>
                <w:webHidden/>
                <w:sz w:val="24"/>
                <w:szCs w:val="24"/>
              </w:rPr>
              <w:t>8</w:t>
            </w:r>
          </w:ins>
          <w:ins w:id="316" w:author="Islam Nady" w:date="2024-06-09T15:45:00Z">
            <w:del w:id="31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318" w:author="MMAhmed@bankAlbilad.com" w:date="2023-04-30T09:43:00Z">
            <w:del w:id="31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320" w:author="MMAhmed@bankAlbilad.com" w:date="2023-04-30T09:45:00Z">
                    <w:rPr>
                      <w:noProof/>
                      <w:webHidden/>
                    </w:rPr>
                  </w:rPrChange>
                </w:rPr>
                <w:delText>10</w:delText>
              </w:r>
            </w:del>
            <w:r w:rsidRPr="005E117D">
              <w:rPr>
                <w:rFonts w:ascii="Frutiger LT Arabic 45 Light" w:hAnsi="Frutiger LT Arabic 45 Light" w:cs="Frutiger LT Arabic 45 Light"/>
                <w:noProof/>
                <w:webHidden/>
                <w:sz w:val="24"/>
                <w:szCs w:val="24"/>
                <w:rPrChange w:id="32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322" w:author="MMAhmed@bankAlbilad.com" w:date="2023-04-30T09:45:00Z">
                  <w:rPr>
                    <w:rStyle w:val="Hyperlink"/>
                    <w:noProof/>
                  </w:rPr>
                </w:rPrChange>
              </w:rPr>
              <w:fldChar w:fldCharType="end"/>
            </w:r>
          </w:ins>
        </w:p>
        <w:p w14:paraId="2312F783" w14:textId="05B015BD" w:rsidR="005E117D" w:rsidRPr="005E117D" w:rsidRDefault="005E117D" w:rsidP="005E117D">
          <w:pPr>
            <w:pStyle w:val="TOC2"/>
            <w:tabs>
              <w:tab w:val="right" w:leader="dot" w:pos="10457"/>
            </w:tabs>
            <w:rPr>
              <w:ins w:id="323" w:author="MMAhmed@bankAlbilad.com" w:date="2023-04-30T09:43:00Z"/>
              <w:rFonts w:ascii="Frutiger LT Arabic 45 Light" w:eastAsiaTheme="minorEastAsia" w:hAnsi="Frutiger LT Arabic 45 Light" w:cs="Frutiger LT Arabic 45 Light"/>
              <w:noProof/>
              <w:sz w:val="24"/>
              <w:szCs w:val="24"/>
              <w:rPrChange w:id="324" w:author="MMAhmed@bankAlbilad.com" w:date="2023-04-30T09:45:00Z">
                <w:rPr>
                  <w:ins w:id="325" w:author="MMAhmed@bankAlbilad.com" w:date="2023-04-30T09:43:00Z"/>
                  <w:rFonts w:asciiTheme="minorHAnsi" w:eastAsiaTheme="minorEastAsia" w:hAnsiTheme="minorHAnsi" w:cstheme="minorBidi"/>
                  <w:noProof/>
                  <w:sz w:val="22"/>
                  <w:szCs w:val="22"/>
                </w:rPr>
              </w:rPrChange>
            </w:rPr>
          </w:pPr>
          <w:ins w:id="326" w:author="MMAhmed@bankAlbilad.com" w:date="2023-04-30T09:43:00Z">
            <w:r w:rsidRPr="005E117D">
              <w:rPr>
                <w:rStyle w:val="Hyperlink"/>
                <w:rFonts w:ascii="Frutiger LT Arabic 45 Light" w:hAnsi="Frutiger LT Arabic 45 Light" w:cs="Frutiger LT Arabic 45 Light"/>
                <w:noProof/>
                <w:sz w:val="24"/>
                <w:szCs w:val="24"/>
                <w:rPrChange w:id="32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32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329" w:author="MMAhmed@bankAlbilad.com" w:date="2023-04-30T09:45:00Z">
                  <w:rPr>
                    <w:noProof/>
                  </w:rPr>
                </w:rPrChange>
              </w:rPr>
              <w:instrText>HYPERLINK \l "_Toc133740253"</w:instrText>
            </w:r>
            <w:r w:rsidRPr="005E117D">
              <w:rPr>
                <w:rStyle w:val="Hyperlink"/>
                <w:rFonts w:ascii="Frutiger LT Arabic 45 Light" w:hAnsi="Frutiger LT Arabic 45 Light" w:cs="Frutiger LT Arabic 45 Light"/>
                <w:noProof/>
                <w:sz w:val="24"/>
                <w:szCs w:val="24"/>
                <w:rPrChange w:id="33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331"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332" w:author="MMAhmed@bankAlbilad.com" w:date="2023-04-30T09:45:00Z">
                  <w:rPr>
                    <w:rStyle w:val="Hyperlink"/>
                    <w:rFonts w:ascii="Frutiger LT Arabic 45 Light" w:eastAsia="Calibri" w:hAnsi="Frutiger LT Arabic 45 Light" w:cs="Frutiger LT Arabic 45 Light"/>
                    <w:i/>
                    <w:iCs/>
                    <w:noProof/>
                  </w:rPr>
                </w:rPrChange>
              </w:rPr>
              <w:t>System Interactions</w:t>
            </w:r>
            <w:r w:rsidRPr="005E117D">
              <w:rPr>
                <w:rFonts w:ascii="Frutiger LT Arabic 45 Light" w:hAnsi="Frutiger LT Arabic 45 Light" w:cs="Frutiger LT Arabic 45 Light"/>
                <w:noProof/>
                <w:webHidden/>
                <w:sz w:val="24"/>
                <w:szCs w:val="24"/>
                <w:rPrChange w:id="33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33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335" w:author="MMAhmed@bankAlbilad.com" w:date="2023-04-30T09:45:00Z">
                  <w:rPr>
                    <w:noProof/>
                    <w:webHidden/>
                  </w:rPr>
                </w:rPrChange>
              </w:rPr>
              <w:instrText xml:space="preserve"> PAGEREF _Toc133740253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336" w:author="MMAhmed@bankAlbilad.com" w:date="2023-04-30T09:45:00Z">
                <w:rPr>
                  <w:noProof/>
                  <w:webHidden/>
                </w:rPr>
              </w:rPrChange>
            </w:rPr>
            <w:fldChar w:fldCharType="separate"/>
          </w:r>
          <w:ins w:id="337" w:author="Mohamed Amer" w:date="2024-07-28T17:10:00Z" w16du:dateUtc="2024-07-28T14:10:00Z">
            <w:r w:rsidR="003C1BA4">
              <w:rPr>
                <w:rFonts w:ascii="Frutiger LT Arabic 45 Light" w:hAnsi="Frutiger LT Arabic 45 Light" w:cs="Frutiger LT Arabic 45 Light"/>
                <w:noProof/>
                <w:webHidden/>
                <w:sz w:val="24"/>
                <w:szCs w:val="24"/>
              </w:rPr>
              <w:t>9</w:t>
            </w:r>
          </w:ins>
          <w:ins w:id="338" w:author="Islam Nady" w:date="2024-06-09T15:45:00Z">
            <w:del w:id="33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340" w:author="MMAhmed@bankAlbilad.com" w:date="2023-04-30T09:43:00Z">
            <w:del w:id="34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342" w:author="MMAhmed@bankAlbilad.com" w:date="2023-04-30T09:45:00Z">
                    <w:rPr>
                      <w:noProof/>
                      <w:webHidden/>
                    </w:rPr>
                  </w:rPrChange>
                </w:rPr>
                <w:delText>10</w:delText>
              </w:r>
            </w:del>
            <w:r w:rsidRPr="005E117D">
              <w:rPr>
                <w:rFonts w:ascii="Frutiger LT Arabic 45 Light" w:hAnsi="Frutiger LT Arabic 45 Light" w:cs="Frutiger LT Arabic 45 Light"/>
                <w:noProof/>
                <w:webHidden/>
                <w:sz w:val="24"/>
                <w:szCs w:val="24"/>
                <w:rPrChange w:id="34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344" w:author="MMAhmed@bankAlbilad.com" w:date="2023-04-30T09:45:00Z">
                  <w:rPr>
                    <w:rStyle w:val="Hyperlink"/>
                    <w:noProof/>
                  </w:rPr>
                </w:rPrChange>
              </w:rPr>
              <w:fldChar w:fldCharType="end"/>
            </w:r>
          </w:ins>
        </w:p>
        <w:p w14:paraId="29AE1157" w14:textId="31E4F5AD" w:rsidR="005E117D" w:rsidRPr="005E117D" w:rsidRDefault="005E117D" w:rsidP="005E117D">
          <w:pPr>
            <w:pStyle w:val="TOC3"/>
            <w:tabs>
              <w:tab w:val="left" w:pos="3240"/>
              <w:tab w:val="right" w:leader="dot" w:pos="10457"/>
            </w:tabs>
            <w:rPr>
              <w:ins w:id="345" w:author="MMAhmed@bankAlbilad.com" w:date="2023-04-30T09:43:00Z"/>
              <w:rFonts w:ascii="Frutiger LT Arabic 45 Light" w:eastAsiaTheme="minorEastAsia" w:hAnsi="Frutiger LT Arabic 45 Light" w:cs="Frutiger LT Arabic 45 Light"/>
              <w:noProof/>
              <w:sz w:val="24"/>
              <w:szCs w:val="24"/>
              <w:rPrChange w:id="346" w:author="MMAhmed@bankAlbilad.com" w:date="2023-04-30T09:45:00Z">
                <w:rPr>
                  <w:ins w:id="347" w:author="MMAhmed@bankAlbilad.com" w:date="2023-04-30T09:43:00Z"/>
                  <w:rFonts w:asciiTheme="minorHAnsi" w:eastAsiaTheme="minorEastAsia" w:hAnsiTheme="minorHAnsi" w:cstheme="minorBidi"/>
                  <w:noProof/>
                  <w:sz w:val="22"/>
                  <w:szCs w:val="22"/>
                </w:rPr>
              </w:rPrChange>
            </w:rPr>
          </w:pPr>
          <w:ins w:id="348" w:author="MMAhmed@bankAlbilad.com" w:date="2023-04-30T09:43:00Z">
            <w:r w:rsidRPr="005E117D">
              <w:rPr>
                <w:rStyle w:val="Hyperlink"/>
                <w:rFonts w:ascii="Frutiger LT Arabic 45 Light" w:hAnsi="Frutiger LT Arabic 45 Light" w:cs="Frutiger LT Arabic 45 Light"/>
                <w:noProof/>
                <w:sz w:val="24"/>
                <w:szCs w:val="24"/>
                <w:rPrChange w:id="34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35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351" w:author="MMAhmed@bankAlbilad.com" w:date="2023-04-30T09:45:00Z">
                  <w:rPr>
                    <w:noProof/>
                  </w:rPr>
                </w:rPrChange>
              </w:rPr>
              <w:instrText>HYPERLINK \l "_Toc133740254"</w:instrText>
            </w:r>
            <w:r w:rsidRPr="005E117D">
              <w:rPr>
                <w:rStyle w:val="Hyperlink"/>
                <w:rFonts w:ascii="Frutiger LT Arabic 45 Light" w:hAnsi="Frutiger LT Arabic 45 Light" w:cs="Frutiger LT Arabic 45 Light"/>
                <w:noProof/>
                <w:sz w:val="24"/>
                <w:szCs w:val="24"/>
                <w:rPrChange w:id="35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353"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354" w:author="MMAhmed@bankAlbilad.com" w:date="2023-04-30T09:45:00Z">
                  <w:rPr>
                    <w:rStyle w:val="Hyperlink"/>
                    <w:rFonts w:ascii="Frutiger LT Arabic 45 Light" w:hAnsi="Frutiger LT Arabic 45 Light" w:cs="Frutiger LT Arabic 45 Light"/>
                    <w:i/>
                    <w:iCs/>
                    <w:noProof/>
                  </w:rPr>
                </w:rPrChange>
              </w:rPr>
              <w:t>1.</w:t>
            </w:r>
            <w:r w:rsidRPr="005E117D">
              <w:rPr>
                <w:rFonts w:ascii="Frutiger LT Arabic 45 Light" w:eastAsiaTheme="minorEastAsia" w:hAnsi="Frutiger LT Arabic 45 Light" w:cs="Frutiger LT Arabic 45 Light"/>
                <w:noProof/>
                <w:sz w:val="24"/>
                <w:szCs w:val="24"/>
                <w:rPrChange w:id="355" w:author="MMAhmed@bankAlbilad.com" w:date="2023-04-30T09:45:00Z">
                  <w:rPr>
                    <w:rFonts w:asciiTheme="minorHAnsi" w:eastAsiaTheme="minorEastAsia" w:hAnsiTheme="minorHAnsi" w:cstheme="minorBidi"/>
                    <w:noProof/>
                    <w:sz w:val="22"/>
                    <w:szCs w:val="22"/>
                  </w:rPr>
                </w:rPrChange>
              </w:rPr>
              <w:tab/>
            </w:r>
            <w:r w:rsidRPr="005E117D">
              <w:rPr>
                <w:rStyle w:val="Hyperlink"/>
                <w:rFonts w:ascii="Frutiger LT Arabic 45 Light" w:hAnsi="Frutiger LT Arabic 45 Light" w:cs="Frutiger LT Arabic 45 Light"/>
                <w:i/>
                <w:iCs/>
                <w:noProof/>
                <w:sz w:val="24"/>
                <w:szCs w:val="24"/>
                <w:rPrChange w:id="356" w:author="MMAhmed@bankAlbilad.com" w:date="2023-04-30T09:45:00Z">
                  <w:rPr>
                    <w:rStyle w:val="Hyperlink"/>
                    <w:rFonts w:ascii="Frutiger LT Arabic 45 Light" w:hAnsi="Frutiger LT Arabic 45 Light" w:cs="Frutiger LT Arabic 45 Light"/>
                    <w:i/>
                    <w:iCs/>
                    <w:noProof/>
                  </w:rPr>
                </w:rPrChange>
              </w:rPr>
              <w:t>… Flow</w:t>
            </w:r>
            <w:r w:rsidRPr="005E117D">
              <w:rPr>
                <w:rFonts w:ascii="Frutiger LT Arabic 45 Light" w:hAnsi="Frutiger LT Arabic 45 Light" w:cs="Frutiger LT Arabic 45 Light"/>
                <w:noProof/>
                <w:webHidden/>
                <w:sz w:val="24"/>
                <w:szCs w:val="24"/>
                <w:rPrChange w:id="35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35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359" w:author="MMAhmed@bankAlbilad.com" w:date="2023-04-30T09:45:00Z">
                  <w:rPr>
                    <w:noProof/>
                    <w:webHidden/>
                  </w:rPr>
                </w:rPrChange>
              </w:rPr>
              <w:instrText xml:space="preserve"> PAGEREF _Toc133740254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360" w:author="MMAhmed@bankAlbilad.com" w:date="2023-04-30T09:45:00Z">
                <w:rPr>
                  <w:noProof/>
                  <w:webHidden/>
                </w:rPr>
              </w:rPrChange>
            </w:rPr>
            <w:fldChar w:fldCharType="separate"/>
          </w:r>
          <w:ins w:id="361" w:author="Mohamed Amer" w:date="2024-07-28T17:10:00Z" w16du:dateUtc="2024-07-28T14:10:00Z">
            <w:r w:rsidR="003C1BA4">
              <w:rPr>
                <w:rFonts w:ascii="Frutiger LT Arabic 45 Light" w:hAnsi="Frutiger LT Arabic 45 Light" w:cs="Frutiger LT Arabic 45 Light"/>
                <w:noProof/>
                <w:webHidden/>
                <w:sz w:val="24"/>
                <w:szCs w:val="24"/>
              </w:rPr>
              <w:t>10</w:t>
            </w:r>
          </w:ins>
          <w:ins w:id="362" w:author="Islam Nady" w:date="2024-06-09T15:45:00Z">
            <w:del w:id="36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364" w:author="MMAhmed@bankAlbilad.com" w:date="2023-04-30T09:43:00Z">
            <w:del w:id="36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366" w:author="MMAhmed@bankAlbilad.com" w:date="2023-04-30T09:45:00Z">
                    <w:rPr>
                      <w:noProof/>
                      <w:webHidden/>
                    </w:rPr>
                  </w:rPrChange>
                </w:rPr>
                <w:delText>10</w:delText>
              </w:r>
            </w:del>
            <w:r w:rsidRPr="005E117D">
              <w:rPr>
                <w:rFonts w:ascii="Frutiger LT Arabic 45 Light" w:hAnsi="Frutiger LT Arabic 45 Light" w:cs="Frutiger LT Arabic 45 Light"/>
                <w:noProof/>
                <w:webHidden/>
                <w:sz w:val="24"/>
                <w:szCs w:val="24"/>
                <w:rPrChange w:id="36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368" w:author="MMAhmed@bankAlbilad.com" w:date="2023-04-30T09:45:00Z">
                  <w:rPr>
                    <w:rStyle w:val="Hyperlink"/>
                    <w:noProof/>
                  </w:rPr>
                </w:rPrChange>
              </w:rPr>
              <w:fldChar w:fldCharType="end"/>
            </w:r>
          </w:ins>
        </w:p>
        <w:p w14:paraId="15DC0BA7" w14:textId="13FF6DA7" w:rsidR="005E117D" w:rsidRPr="005E117D" w:rsidRDefault="005E117D" w:rsidP="005E117D">
          <w:pPr>
            <w:pStyle w:val="TOC1"/>
            <w:tabs>
              <w:tab w:val="right" w:leader="dot" w:pos="10457"/>
            </w:tabs>
            <w:rPr>
              <w:ins w:id="369" w:author="MMAhmed@bankAlbilad.com" w:date="2023-04-30T09:43:00Z"/>
              <w:rFonts w:ascii="Frutiger LT Arabic 45 Light" w:eastAsiaTheme="minorEastAsia" w:hAnsi="Frutiger LT Arabic 45 Light" w:cs="Frutiger LT Arabic 45 Light"/>
              <w:noProof/>
              <w:sz w:val="24"/>
              <w:szCs w:val="24"/>
              <w:rPrChange w:id="370" w:author="MMAhmed@bankAlbilad.com" w:date="2023-04-30T09:45:00Z">
                <w:rPr>
                  <w:ins w:id="371" w:author="MMAhmed@bankAlbilad.com" w:date="2023-04-30T09:43:00Z"/>
                  <w:rFonts w:asciiTheme="minorHAnsi" w:eastAsiaTheme="minorEastAsia" w:hAnsiTheme="minorHAnsi" w:cstheme="minorBidi"/>
                  <w:noProof/>
                </w:rPr>
              </w:rPrChange>
            </w:rPr>
          </w:pPr>
          <w:ins w:id="372" w:author="MMAhmed@bankAlbilad.com" w:date="2023-04-30T09:43:00Z">
            <w:r w:rsidRPr="005E117D">
              <w:rPr>
                <w:rStyle w:val="Hyperlink"/>
                <w:rFonts w:ascii="Frutiger LT Arabic 45 Light" w:hAnsi="Frutiger LT Arabic 45 Light" w:cs="Frutiger LT Arabic 45 Light"/>
                <w:noProof/>
                <w:sz w:val="24"/>
                <w:szCs w:val="24"/>
                <w:rPrChange w:id="37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37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375" w:author="MMAhmed@bankAlbilad.com" w:date="2023-04-30T09:45:00Z">
                  <w:rPr>
                    <w:noProof/>
                  </w:rPr>
                </w:rPrChange>
              </w:rPr>
              <w:instrText>HYPERLINK \l "_Toc133740255"</w:instrText>
            </w:r>
            <w:r w:rsidRPr="005E117D">
              <w:rPr>
                <w:rStyle w:val="Hyperlink"/>
                <w:rFonts w:ascii="Frutiger LT Arabic 45 Light" w:hAnsi="Frutiger LT Arabic 45 Light" w:cs="Frutiger LT Arabic 45 Light"/>
                <w:noProof/>
                <w:sz w:val="24"/>
                <w:szCs w:val="24"/>
                <w:rPrChange w:id="37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37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378" w:author="MMAhmed@bankAlbilad.com" w:date="2023-04-30T09:45:00Z">
                  <w:rPr>
                    <w:rStyle w:val="Hyperlink"/>
                    <w:rFonts w:ascii="Frutiger LT Arabic 45 Light" w:eastAsia="Calibri" w:hAnsi="Frutiger LT Arabic 45 Light" w:cs="Frutiger LT Arabic 45 Light"/>
                    <w:noProof/>
                  </w:rPr>
                </w:rPrChange>
              </w:rPr>
              <w:t>Infra-structure</w:t>
            </w:r>
            <w:r w:rsidRPr="005E117D">
              <w:rPr>
                <w:rStyle w:val="Hyperlink"/>
                <w:rFonts w:ascii="Frutiger LT Arabic 45 Light" w:hAnsi="Frutiger LT Arabic 45 Light" w:cs="Frutiger LT Arabic 45 Light"/>
                <w:noProof/>
                <w:sz w:val="24"/>
                <w:szCs w:val="24"/>
                <w:rPrChange w:id="379" w:author="MMAhmed@bankAlbilad.com" w:date="2023-04-30T09:45:00Z">
                  <w:rPr>
                    <w:rStyle w:val="Hyperlink"/>
                    <w:rFonts w:ascii="Frutiger LT Arabic 45 Light" w:hAnsi="Frutiger LT Arabic 45 Light" w:cs="Frutiger LT Arabic 45 Light"/>
                    <w:noProof/>
                  </w:rPr>
                </w:rPrChange>
              </w:rPr>
              <w:t xml:space="preserve"> </w:t>
            </w:r>
            <w:r w:rsidRPr="005E117D">
              <w:rPr>
                <w:rStyle w:val="Hyperlink"/>
                <w:rFonts w:ascii="Frutiger LT Arabic 45 Light" w:eastAsia="Calibri" w:hAnsi="Frutiger LT Arabic 45 Light" w:cs="Frutiger LT Arabic 45 Light"/>
                <w:noProof/>
                <w:sz w:val="24"/>
                <w:szCs w:val="24"/>
                <w:rPrChange w:id="380" w:author="MMAhmed@bankAlbilad.com" w:date="2023-04-30T09:45:00Z">
                  <w:rPr>
                    <w:rStyle w:val="Hyperlink"/>
                    <w:rFonts w:ascii="Frutiger LT Arabic 45 Light" w:eastAsia="Calibri" w:hAnsi="Frutiger LT Arabic 45 Light" w:cs="Frutiger LT Arabic 45 Light"/>
                    <w:noProof/>
                  </w:rPr>
                </w:rPrChange>
              </w:rPr>
              <w:t>Architecture</w:t>
            </w:r>
            <w:r w:rsidRPr="005E117D">
              <w:rPr>
                <w:rFonts w:ascii="Frutiger LT Arabic 45 Light" w:hAnsi="Frutiger LT Arabic 45 Light" w:cs="Frutiger LT Arabic 45 Light"/>
                <w:noProof/>
                <w:webHidden/>
                <w:sz w:val="24"/>
                <w:szCs w:val="24"/>
                <w:rPrChange w:id="38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38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383" w:author="MMAhmed@bankAlbilad.com" w:date="2023-04-30T09:45:00Z">
                  <w:rPr>
                    <w:noProof/>
                    <w:webHidden/>
                  </w:rPr>
                </w:rPrChange>
              </w:rPr>
              <w:instrText xml:space="preserve"> PAGEREF _Toc133740255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384" w:author="MMAhmed@bankAlbilad.com" w:date="2023-04-30T09:45:00Z">
                <w:rPr>
                  <w:noProof/>
                  <w:webHidden/>
                </w:rPr>
              </w:rPrChange>
            </w:rPr>
            <w:fldChar w:fldCharType="separate"/>
          </w:r>
          <w:ins w:id="385" w:author="Mohamed Amer" w:date="2024-07-28T17:10:00Z" w16du:dateUtc="2024-07-28T14:10:00Z">
            <w:r w:rsidR="003C1BA4">
              <w:rPr>
                <w:rFonts w:ascii="Frutiger LT Arabic 45 Light" w:hAnsi="Frutiger LT Arabic 45 Light" w:cs="Frutiger LT Arabic 45 Light"/>
                <w:noProof/>
                <w:webHidden/>
                <w:sz w:val="24"/>
                <w:szCs w:val="24"/>
              </w:rPr>
              <w:t>11</w:t>
            </w:r>
          </w:ins>
          <w:ins w:id="386" w:author="Islam Nady" w:date="2024-06-09T15:45:00Z">
            <w:del w:id="38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388" w:author="MMAhmed@bankAlbilad.com" w:date="2023-04-30T09:43:00Z">
            <w:del w:id="38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390" w:author="MMAhmed@bankAlbilad.com" w:date="2023-04-30T09:45:00Z">
                    <w:rPr>
                      <w:noProof/>
                      <w:webHidden/>
                    </w:rPr>
                  </w:rPrChange>
                </w:rPr>
                <w:delText>12</w:delText>
              </w:r>
            </w:del>
            <w:r w:rsidRPr="005E117D">
              <w:rPr>
                <w:rFonts w:ascii="Frutiger LT Arabic 45 Light" w:hAnsi="Frutiger LT Arabic 45 Light" w:cs="Frutiger LT Arabic 45 Light"/>
                <w:noProof/>
                <w:webHidden/>
                <w:sz w:val="24"/>
                <w:szCs w:val="24"/>
                <w:rPrChange w:id="39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392" w:author="MMAhmed@bankAlbilad.com" w:date="2023-04-30T09:45:00Z">
                  <w:rPr>
                    <w:rStyle w:val="Hyperlink"/>
                    <w:noProof/>
                  </w:rPr>
                </w:rPrChange>
              </w:rPr>
              <w:fldChar w:fldCharType="end"/>
            </w:r>
          </w:ins>
        </w:p>
        <w:p w14:paraId="35B7BF5D" w14:textId="6ADF5EDB" w:rsidR="005E117D" w:rsidRPr="005E117D" w:rsidRDefault="005E117D" w:rsidP="005E117D">
          <w:pPr>
            <w:pStyle w:val="TOC2"/>
            <w:tabs>
              <w:tab w:val="right" w:leader="dot" w:pos="10457"/>
            </w:tabs>
            <w:rPr>
              <w:ins w:id="393" w:author="MMAhmed@bankAlbilad.com" w:date="2023-04-30T09:43:00Z"/>
              <w:rFonts w:ascii="Frutiger LT Arabic 45 Light" w:eastAsiaTheme="minorEastAsia" w:hAnsi="Frutiger LT Arabic 45 Light" w:cs="Frutiger LT Arabic 45 Light"/>
              <w:noProof/>
              <w:sz w:val="24"/>
              <w:szCs w:val="24"/>
              <w:rPrChange w:id="394" w:author="MMAhmed@bankAlbilad.com" w:date="2023-04-30T09:45:00Z">
                <w:rPr>
                  <w:ins w:id="395" w:author="MMAhmed@bankAlbilad.com" w:date="2023-04-30T09:43:00Z"/>
                  <w:rFonts w:asciiTheme="minorHAnsi" w:eastAsiaTheme="minorEastAsia" w:hAnsiTheme="minorHAnsi" w:cstheme="minorBidi"/>
                  <w:noProof/>
                  <w:sz w:val="22"/>
                  <w:szCs w:val="22"/>
                </w:rPr>
              </w:rPrChange>
            </w:rPr>
          </w:pPr>
          <w:ins w:id="396" w:author="MMAhmed@bankAlbilad.com" w:date="2023-04-30T09:43:00Z">
            <w:r w:rsidRPr="005E117D">
              <w:rPr>
                <w:rStyle w:val="Hyperlink"/>
                <w:rFonts w:ascii="Frutiger LT Arabic 45 Light" w:hAnsi="Frutiger LT Arabic 45 Light" w:cs="Frutiger LT Arabic 45 Light"/>
                <w:noProof/>
                <w:sz w:val="24"/>
                <w:szCs w:val="24"/>
                <w:rPrChange w:id="39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39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399" w:author="MMAhmed@bankAlbilad.com" w:date="2023-04-30T09:45:00Z">
                  <w:rPr>
                    <w:noProof/>
                  </w:rPr>
                </w:rPrChange>
              </w:rPr>
              <w:instrText>HYPERLINK \l "_Toc133740256"</w:instrText>
            </w:r>
            <w:r w:rsidRPr="005E117D">
              <w:rPr>
                <w:rStyle w:val="Hyperlink"/>
                <w:rFonts w:ascii="Frutiger LT Arabic 45 Light" w:hAnsi="Frutiger LT Arabic 45 Light" w:cs="Frutiger LT Arabic 45 Light"/>
                <w:noProof/>
                <w:sz w:val="24"/>
                <w:szCs w:val="24"/>
                <w:rPrChange w:id="40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401"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402" w:author="MMAhmed@bankAlbilad.com" w:date="2023-04-30T09:45:00Z">
                  <w:rPr>
                    <w:rStyle w:val="Hyperlink"/>
                    <w:rFonts w:ascii="Frutiger LT Arabic 45 Light" w:eastAsia="Calibri" w:hAnsi="Frutiger LT Arabic 45 Light" w:cs="Frutiger LT Arabic 45 Light"/>
                    <w:i/>
                    <w:iCs/>
                    <w:noProof/>
                  </w:rPr>
                </w:rPrChange>
              </w:rPr>
              <w:t>System Production Architecture</w:t>
            </w:r>
            <w:r w:rsidRPr="005E117D">
              <w:rPr>
                <w:rFonts w:ascii="Frutiger LT Arabic 45 Light" w:hAnsi="Frutiger LT Arabic 45 Light" w:cs="Frutiger LT Arabic 45 Light"/>
                <w:noProof/>
                <w:webHidden/>
                <w:sz w:val="24"/>
                <w:szCs w:val="24"/>
                <w:rPrChange w:id="40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40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405" w:author="MMAhmed@bankAlbilad.com" w:date="2023-04-30T09:45:00Z">
                  <w:rPr>
                    <w:noProof/>
                    <w:webHidden/>
                  </w:rPr>
                </w:rPrChange>
              </w:rPr>
              <w:instrText xml:space="preserve"> PAGEREF _Toc133740256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406" w:author="MMAhmed@bankAlbilad.com" w:date="2023-04-30T09:45:00Z">
                <w:rPr>
                  <w:noProof/>
                  <w:webHidden/>
                </w:rPr>
              </w:rPrChange>
            </w:rPr>
            <w:fldChar w:fldCharType="separate"/>
          </w:r>
          <w:ins w:id="407" w:author="Mohamed Amer" w:date="2024-07-28T17:10:00Z" w16du:dateUtc="2024-07-28T14:10:00Z">
            <w:r w:rsidR="003C1BA4">
              <w:rPr>
                <w:rFonts w:ascii="Frutiger LT Arabic 45 Light" w:hAnsi="Frutiger LT Arabic 45 Light" w:cs="Frutiger LT Arabic 45 Light"/>
                <w:noProof/>
                <w:webHidden/>
                <w:sz w:val="24"/>
                <w:szCs w:val="24"/>
              </w:rPr>
              <w:t>11</w:t>
            </w:r>
          </w:ins>
          <w:ins w:id="408" w:author="Islam Nady" w:date="2024-06-09T15:45:00Z">
            <w:del w:id="40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410" w:author="MMAhmed@bankAlbilad.com" w:date="2023-04-30T09:43:00Z">
            <w:del w:id="41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412" w:author="MMAhmed@bankAlbilad.com" w:date="2023-04-30T09:45:00Z">
                    <w:rPr>
                      <w:noProof/>
                      <w:webHidden/>
                    </w:rPr>
                  </w:rPrChange>
                </w:rPr>
                <w:delText>12</w:delText>
              </w:r>
            </w:del>
            <w:r w:rsidRPr="005E117D">
              <w:rPr>
                <w:rFonts w:ascii="Frutiger LT Arabic 45 Light" w:hAnsi="Frutiger LT Arabic 45 Light" w:cs="Frutiger LT Arabic 45 Light"/>
                <w:noProof/>
                <w:webHidden/>
                <w:sz w:val="24"/>
                <w:szCs w:val="24"/>
                <w:rPrChange w:id="41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414" w:author="MMAhmed@bankAlbilad.com" w:date="2023-04-30T09:45:00Z">
                  <w:rPr>
                    <w:rStyle w:val="Hyperlink"/>
                    <w:noProof/>
                  </w:rPr>
                </w:rPrChange>
              </w:rPr>
              <w:fldChar w:fldCharType="end"/>
            </w:r>
          </w:ins>
        </w:p>
        <w:p w14:paraId="65352761" w14:textId="1B11936A" w:rsidR="005E117D" w:rsidRPr="005E117D" w:rsidRDefault="005E117D" w:rsidP="005E117D">
          <w:pPr>
            <w:pStyle w:val="TOC2"/>
            <w:tabs>
              <w:tab w:val="right" w:leader="dot" w:pos="10457"/>
            </w:tabs>
            <w:rPr>
              <w:ins w:id="415" w:author="MMAhmed@bankAlbilad.com" w:date="2023-04-30T09:43:00Z"/>
              <w:rFonts w:ascii="Frutiger LT Arabic 45 Light" w:eastAsiaTheme="minorEastAsia" w:hAnsi="Frutiger LT Arabic 45 Light" w:cs="Frutiger LT Arabic 45 Light"/>
              <w:noProof/>
              <w:sz w:val="24"/>
              <w:szCs w:val="24"/>
              <w:rPrChange w:id="416" w:author="MMAhmed@bankAlbilad.com" w:date="2023-04-30T09:45:00Z">
                <w:rPr>
                  <w:ins w:id="417" w:author="MMAhmed@bankAlbilad.com" w:date="2023-04-30T09:43:00Z"/>
                  <w:rFonts w:asciiTheme="minorHAnsi" w:eastAsiaTheme="minorEastAsia" w:hAnsiTheme="minorHAnsi" w:cstheme="minorBidi"/>
                  <w:noProof/>
                  <w:sz w:val="22"/>
                  <w:szCs w:val="22"/>
                </w:rPr>
              </w:rPrChange>
            </w:rPr>
          </w:pPr>
          <w:ins w:id="418" w:author="MMAhmed@bankAlbilad.com" w:date="2023-04-30T09:43:00Z">
            <w:r w:rsidRPr="005E117D">
              <w:rPr>
                <w:rStyle w:val="Hyperlink"/>
                <w:rFonts w:ascii="Frutiger LT Arabic 45 Light" w:hAnsi="Frutiger LT Arabic 45 Light" w:cs="Frutiger LT Arabic 45 Light"/>
                <w:noProof/>
                <w:sz w:val="24"/>
                <w:szCs w:val="24"/>
                <w:rPrChange w:id="41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42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421" w:author="MMAhmed@bankAlbilad.com" w:date="2023-04-30T09:45:00Z">
                  <w:rPr>
                    <w:noProof/>
                  </w:rPr>
                </w:rPrChange>
              </w:rPr>
              <w:instrText>HYPERLINK \l "_Toc133740257"</w:instrText>
            </w:r>
            <w:r w:rsidRPr="005E117D">
              <w:rPr>
                <w:rStyle w:val="Hyperlink"/>
                <w:rFonts w:ascii="Frutiger LT Arabic 45 Light" w:hAnsi="Frutiger LT Arabic 45 Light" w:cs="Frutiger LT Arabic 45 Light"/>
                <w:noProof/>
                <w:sz w:val="24"/>
                <w:szCs w:val="24"/>
                <w:rPrChange w:id="42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423"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424" w:author="MMAhmed@bankAlbilad.com" w:date="2023-04-30T09:45:00Z">
                  <w:rPr>
                    <w:rStyle w:val="Hyperlink"/>
                    <w:rFonts w:ascii="Frutiger LT Arabic 45 Light" w:eastAsia="Calibri" w:hAnsi="Frutiger LT Arabic 45 Light" w:cs="Frutiger LT Arabic 45 Light"/>
                    <w:i/>
                    <w:iCs/>
                    <w:noProof/>
                  </w:rPr>
                </w:rPrChange>
              </w:rPr>
              <w:t>System Disaster Recovery Architecture</w:t>
            </w:r>
            <w:r w:rsidRPr="005E117D">
              <w:rPr>
                <w:rFonts w:ascii="Frutiger LT Arabic 45 Light" w:hAnsi="Frutiger LT Arabic 45 Light" w:cs="Frutiger LT Arabic 45 Light"/>
                <w:noProof/>
                <w:webHidden/>
                <w:sz w:val="24"/>
                <w:szCs w:val="24"/>
                <w:rPrChange w:id="42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42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427" w:author="MMAhmed@bankAlbilad.com" w:date="2023-04-30T09:45:00Z">
                  <w:rPr>
                    <w:noProof/>
                    <w:webHidden/>
                  </w:rPr>
                </w:rPrChange>
              </w:rPr>
              <w:instrText xml:space="preserve"> PAGEREF _Toc133740257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428" w:author="MMAhmed@bankAlbilad.com" w:date="2023-04-30T09:45:00Z">
                <w:rPr>
                  <w:noProof/>
                  <w:webHidden/>
                </w:rPr>
              </w:rPrChange>
            </w:rPr>
            <w:fldChar w:fldCharType="separate"/>
          </w:r>
          <w:ins w:id="429" w:author="Mohamed Amer" w:date="2024-07-28T17:10:00Z" w16du:dateUtc="2024-07-28T14:10:00Z">
            <w:r w:rsidR="003C1BA4">
              <w:rPr>
                <w:rFonts w:ascii="Frutiger LT Arabic 45 Light" w:hAnsi="Frutiger LT Arabic 45 Light" w:cs="Frutiger LT Arabic 45 Light"/>
                <w:noProof/>
                <w:webHidden/>
                <w:sz w:val="24"/>
                <w:szCs w:val="24"/>
              </w:rPr>
              <w:t>12</w:t>
            </w:r>
          </w:ins>
          <w:ins w:id="430" w:author="Islam Nady" w:date="2024-06-09T15:45:00Z">
            <w:del w:id="43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432" w:author="MMAhmed@bankAlbilad.com" w:date="2023-04-30T09:43:00Z">
            <w:del w:id="43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434" w:author="MMAhmed@bankAlbilad.com" w:date="2023-04-30T09:45:00Z">
                    <w:rPr>
                      <w:noProof/>
                      <w:webHidden/>
                    </w:rPr>
                  </w:rPrChange>
                </w:rPr>
                <w:delText>12</w:delText>
              </w:r>
            </w:del>
            <w:r w:rsidRPr="005E117D">
              <w:rPr>
                <w:rFonts w:ascii="Frutiger LT Arabic 45 Light" w:hAnsi="Frutiger LT Arabic 45 Light" w:cs="Frutiger LT Arabic 45 Light"/>
                <w:noProof/>
                <w:webHidden/>
                <w:sz w:val="24"/>
                <w:szCs w:val="24"/>
                <w:rPrChange w:id="43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436" w:author="MMAhmed@bankAlbilad.com" w:date="2023-04-30T09:45:00Z">
                  <w:rPr>
                    <w:rStyle w:val="Hyperlink"/>
                    <w:noProof/>
                  </w:rPr>
                </w:rPrChange>
              </w:rPr>
              <w:fldChar w:fldCharType="end"/>
            </w:r>
          </w:ins>
        </w:p>
        <w:p w14:paraId="433490DA" w14:textId="2CC66B87" w:rsidR="005E117D" w:rsidRPr="005E117D" w:rsidRDefault="005E117D" w:rsidP="005E117D">
          <w:pPr>
            <w:pStyle w:val="TOC2"/>
            <w:tabs>
              <w:tab w:val="right" w:leader="dot" w:pos="10457"/>
            </w:tabs>
            <w:rPr>
              <w:ins w:id="437" w:author="MMAhmed@bankAlbilad.com" w:date="2023-04-30T09:43:00Z"/>
              <w:rFonts w:ascii="Frutiger LT Arabic 45 Light" w:eastAsiaTheme="minorEastAsia" w:hAnsi="Frutiger LT Arabic 45 Light" w:cs="Frutiger LT Arabic 45 Light"/>
              <w:noProof/>
              <w:sz w:val="24"/>
              <w:szCs w:val="24"/>
              <w:rPrChange w:id="438" w:author="MMAhmed@bankAlbilad.com" w:date="2023-04-30T09:45:00Z">
                <w:rPr>
                  <w:ins w:id="439" w:author="MMAhmed@bankAlbilad.com" w:date="2023-04-30T09:43:00Z"/>
                  <w:rFonts w:asciiTheme="minorHAnsi" w:eastAsiaTheme="minorEastAsia" w:hAnsiTheme="minorHAnsi" w:cstheme="minorBidi"/>
                  <w:noProof/>
                  <w:sz w:val="22"/>
                  <w:szCs w:val="22"/>
                </w:rPr>
              </w:rPrChange>
            </w:rPr>
          </w:pPr>
          <w:ins w:id="440" w:author="MMAhmed@bankAlbilad.com" w:date="2023-04-30T09:43:00Z">
            <w:r w:rsidRPr="005E117D">
              <w:rPr>
                <w:rStyle w:val="Hyperlink"/>
                <w:rFonts w:ascii="Frutiger LT Arabic 45 Light" w:hAnsi="Frutiger LT Arabic 45 Light" w:cs="Frutiger LT Arabic 45 Light"/>
                <w:noProof/>
                <w:sz w:val="24"/>
                <w:szCs w:val="24"/>
                <w:rPrChange w:id="44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44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443" w:author="MMAhmed@bankAlbilad.com" w:date="2023-04-30T09:45:00Z">
                  <w:rPr>
                    <w:noProof/>
                  </w:rPr>
                </w:rPrChange>
              </w:rPr>
              <w:instrText>HYPERLINK \l "_Toc133740258"</w:instrText>
            </w:r>
            <w:r w:rsidRPr="005E117D">
              <w:rPr>
                <w:rStyle w:val="Hyperlink"/>
                <w:rFonts w:ascii="Frutiger LT Arabic 45 Light" w:hAnsi="Frutiger LT Arabic 45 Light" w:cs="Frutiger LT Arabic 45 Light"/>
                <w:noProof/>
                <w:sz w:val="24"/>
                <w:szCs w:val="24"/>
                <w:rPrChange w:id="44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44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446" w:author="MMAhmed@bankAlbilad.com" w:date="2023-04-30T09:45:00Z">
                  <w:rPr>
                    <w:rStyle w:val="Hyperlink"/>
                    <w:rFonts w:ascii="Frutiger LT Arabic 45 Light" w:eastAsia="Calibri" w:hAnsi="Frutiger LT Arabic 45 Light" w:cs="Frutiger LT Arabic 45 Light"/>
                    <w:i/>
                    <w:iCs/>
                    <w:noProof/>
                  </w:rPr>
                </w:rPrChange>
              </w:rPr>
              <w:t>System UAT Architecture</w:t>
            </w:r>
            <w:r w:rsidRPr="005E117D">
              <w:rPr>
                <w:rFonts w:ascii="Frutiger LT Arabic 45 Light" w:hAnsi="Frutiger LT Arabic 45 Light" w:cs="Frutiger LT Arabic 45 Light"/>
                <w:noProof/>
                <w:webHidden/>
                <w:sz w:val="24"/>
                <w:szCs w:val="24"/>
                <w:rPrChange w:id="44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44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449" w:author="MMAhmed@bankAlbilad.com" w:date="2023-04-30T09:45:00Z">
                  <w:rPr>
                    <w:noProof/>
                    <w:webHidden/>
                  </w:rPr>
                </w:rPrChange>
              </w:rPr>
              <w:instrText xml:space="preserve"> PAGEREF _Toc133740258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450" w:author="MMAhmed@bankAlbilad.com" w:date="2023-04-30T09:45:00Z">
                <w:rPr>
                  <w:noProof/>
                  <w:webHidden/>
                </w:rPr>
              </w:rPrChange>
            </w:rPr>
            <w:fldChar w:fldCharType="separate"/>
          </w:r>
          <w:ins w:id="451" w:author="Mohamed Amer" w:date="2024-07-28T17:10:00Z" w16du:dateUtc="2024-07-28T14:10:00Z">
            <w:r w:rsidR="003C1BA4">
              <w:rPr>
                <w:rFonts w:ascii="Frutiger LT Arabic 45 Light" w:hAnsi="Frutiger LT Arabic 45 Light" w:cs="Frutiger LT Arabic 45 Light"/>
                <w:noProof/>
                <w:webHidden/>
                <w:sz w:val="24"/>
                <w:szCs w:val="24"/>
              </w:rPr>
              <w:t>13</w:t>
            </w:r>
          </w:ins>
          <w:ins w:id="452" w:author="Islam Nady" w:date="2024-06-09T15:45:00Z">
            <w:del w:id="45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454" w:author="MMAhmed@bankAlbilad.com" w:date="2023-04-30T09:43:00Z">
            <w:del w:id="45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456" w:author="MMAhmed@bankAlbilad.com" w:date="2023-04-30T09:45:00Z">
                    <w:rPr>
                      <w:noProof/>
                      <w:webHidden/>
                    </w:rPr>
                  </w:rPrChange>
                </w:rPr>
                <w:delText>13</w:delText>
              </w:r>
            </w:del>
            <w:r w:rsidRPr="005E117D">
              <w:rPr>
                <w:rFonts w:ascii="Frutiger LT Arabic 45 Light" w:hAnsi="Frutiger LT Arabic 45 Light" w:cs="Frutiger LT Arabic 45 Light"/>
                <w:noProof/>
                <w:webHidden/>
                <w:sz w:val="24"/>
                <w:szCs w:val="24"/>
                <w:rPrChange w:id="45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458" w:author="MMAhmed@bankAlbilad.com" w:date="2023-04-30T09:45:00Z">
                  <w:rPr>
                    <w:rStyle w:val="Hyperlink"/>
                    <w:noProof/>
                  </w:rPr>
                </w:rPrChange>
              </w:rPr>
              <w:fldChar w:fldCharType="end"/>
            </w:r>
          </w:ins>
        </w:p>
        <w:p w14:paraId="52A5C227" w14:textId="3E07622D" w:rsidR="005E117D" w:rsidRPr="005E117D" w:rsidRDefault="005E117D" w:rsidP="005E117D">
          <w:pPr>
            <w:pStyle w:val="TOC2"/>
            <w:tabs>
              <w:tab w:val="right" w:leader="dot" w:pos="10457"/>
            </w:tabs>
            <w:rPr>
              <w:ins w:id="459" w:author="MMAhmed@bankAlbilad.com" w:date="2023-04-30T09:43:00Z"/>
              <w:rFonts w:ascii="Frutiger LT Arabic 45 Light" w:eastAsiaTheme="minorEastAsia" w:hAnsi="Frutiger LT Arabic 45 Light" w:cs="Frutiger LT Arabic 45 Light"/>
              <w:noProof/>
              <w:sz w:val="24"/>
              <w:szCs w:val="24"/>
              <w:rPrChange w:id="460" w:author="MMAhmed@bankAlbilad.com" w:date="2023-04-30T09:45:00Z">
                <w:rPr>
                  <w:ins w:id="461" w:author="MMAhmed@bankAlbilad.com" w:date="2023-04-30T09:43:00Z"/>
                  <w:rFonts w:asciiTheme="minorHAnsi" w:eastAsiaTheme="minorEastAsia" w:hAnsiTheme="minorHAnsi" w:cstheme="minorBidi"/>
                  <w:noProof/>
                  <w:sz w:val="22"/>
                  <w:szCs w:val="22"/>
                </w:rPr>
              </w:rPrChange>
            </w:rPr>
          </w:pPr>
          <w:ins w:id="462" w:author="MMAhmed@bankAlbilad.com" w:date="2023-04-30T09:43:00Z">
            <w:r w:rsidRPr="005E117D">
              <w:rPr>
                <w:rStyle w:val="Hyperlink"/>
                <w:rFonts w:ascii="Frutiger LT Arabic 45 Light" w:hAnsi="Frutiger LT Arabic 45 Light" w:cs="Frutiger LT Arabic 45 Light"/>
                <w:noProof/>
                <w:sz w:val="24"/>
                <w:szCs w:val="24"/>
                <w:rPrChange w:id="46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46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465" w:author="MMAhmed@bankAlbilad.com" w:date="2023-04-30T09:45:00Z">
                  <w:rPr>
                    <w:noProof/>
                  </w:rPr>
                </w:rPrChange>
              </w:rPr>
              <w:instrText>HYPERLINK \l "_Toc133740259"</w:instrText>
            </w:r>
            <w:r w:rsidRPr="005E117D">
              <w:rPr>
                <w:rStyle w:val="Hyperlink"/>
                <w:rFonts w:ascii="Frutiger LT Arabic 45 Light" w:hAnsi="Frutiger LT Arabic 45 Light" w:cs="Frutiger LT Arabic 45 Light"/>
                <w:noProof/>
                <w:sz w:val="24"/>
                <w:szCs w:val="24"/>
                <w:rPrChange w:id="46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46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468" w:author="MMAhmed@bankAlbilad.com" w:date="2023-04-30T09:45:00Z">
                  <w:rPr>
                    <w:rStyle w:val="Hyperlink"/>
                    <w:rFonts w:ascii="Frutiger LT Arabic 45 Light" w:eastAsia="Calibri" w:hAnsi="Frutiger LT Arabic 45 Light" w:cs="Frutiger LT Arabic 45 Light"/>
                    <w:i/>
                    <w:iCs/>
                    <w:noProof/>
                  </w:rPr>
                </w:rPrChange>
              </w:rPr>
              <w:t>System SIT Architecture</w:t>
            </w:r>
            <w:r w:rsidRPr="005E117D">
              <w:rPr>
                <w:rFonts w:ascii="Frutiger LT Arabic 45 Light" w:hAnsi="Frutiger LT Arabic 45 Light" w:cs="Frutiger LT Arabic 45 Light"/>
                <w:noProof/>
                <w:webHidden/>
                <w:sz w:val="24"/>
                <w:szCs w:val="24"/>
                <w:rPrChange w:id="46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47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471" w:author="MMAhmed@bankAlbilad.com" w:date="2023-04-30T09:45:00Z">
                  <w:rPr>
                    <w:noProof/>
                    <w:webHidden/>
                  </w:rPr>
                </w:rPrChange>
              </w:rPr>
              <w:instrText xml:space="preserve"> PAGEREF _Toc133740259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472" w:author="MMAhmed@bankAlbilad.com" w:date="2023-04-30T09:45:00Z">
                <w:rPr>
                  <w:noProof/>
                  <w:webHidden/>
                </w:rPr>
              </w:rPrChange>
            </w:rPr>
            <w:fldChar w:fldCharType="separate"/>
          </w:r>
          <w:ins w:id="473" w:author="Mohamed Amer" w:date="2024-07-28T17:10:00Z" w16du:dateUtc="2024-07-28T14:10:00Z">
            <w:r w:rsidR="003C1BA4">
              <w:rPr>
                <w:rFonts w:ascii="Frutiger LT Arabic 45 Light" w:hAnsi="Frutiger LT Arabic 45 Light" w:cs="Frutiger LT Arabic 45 Light"/>
                <w:noProof/>
                <w:webHidden/>
                <w:sz w:val="24"/>
                <w:szCs w:val="24"/>
              </w:rPr>
              <w:t>13</w:t>
            </w:r>
          </w:ins>
          <w:ins w:id="474" w:author="Islam Nady" w:date="2024-06-09T15:45:00Z">
            <w:del w:id="47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476" w:author="MMAhmed@bankAlbilad.com" w:date="2023-04-30T09:43:00Z">
            <w:del w:id="47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478" w:author="MMAhmed@bankAlbilad.com" w:date="2023-04-30T09:45:00Z">
                    <w:rPr>
                      <w:noProof/>
                      <w:webHidden/>
                    </w:rPr>
                  </w:rPrChange>
                </w:rPr>
                <w:delText>13</w:delText>
              </w:r>
            </w:del>
            <w:r w:rsidRPr="005E117D">
              <w:rPr>
                <w:rFonts w:ascii="Frutiger LT Arabic 45 Light" w:hAnsi="Frutiger LT Arabic 45 Light" w:cs="Frutiger LT Arabic 45 Light"/>
                <w:noProof/>
                <w:webHidden/>
                <w:sz w:val="24"/>
                <w:szCs w:val="24"/>
                <w:rPrChange w:id="47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480" w:author="MMAhmed@bankAlbilad.com" w:date="2023-04-30T09:45:00Z">
                  <w:rPr>
                    <w:rStyle w:val="Hyperlink"/>
                    <w:noProof/>
                  </w:rPr>
                </w:rPrChange>
              </w:rPr>
              <w:fldChar w:fldCharType="end"/>
            </w:r>
          </w:ins>
        </w:p>
        <w:p w14:paraId="3C162C88" w14:textId="1EE389D0" w:rsidR="005E117D" w:rsidRPr="005E117D" w:rsidRDefault="005E117D" w:rsidP="005E117D">
          <w:pPr>
            <w:pStyle w:val="TOC2"/>
            <w:tabs>
              <w:tab w:val="right" w:leader="dot" w:pos="10457"/>
            </w:tabs>
            <w:rPr>
              <w:ins w:id="481" w:author="MMAhmed@bankAlbilad.com" w:date="2023-04-30T09:43:00Z"/>
              <w:rFonts w:ascii="Frutiger LT Arabic 45 Light" w:eastAsiaTheme="minorEastAsia" w:hAnsi="Frutiger LT Arabic 45 Light" w:cs="Frutiger LT Arabic 45 Light"/>
              <w:noProof/>
              <w:sz w:val="24"/>
              <w:szCs w:val="24"/>
              <w:rPrChange w:id="482" w:author="MMAhmed@bankAlbilad.com" w:date="2023-04-30T09:45:00Z">
                <w:rPr>
                  <w:ins w:id="483" w:author="MMAhmed@bankAlbilad.com" w:date="2023-04-30T09:43:00Z"/>
                  <w:rFonts w:asciiTheme="minorHAnsi" w:eastAsiaTheme="minorEastAsia" w:hAnsiTheme="minorHAnsi" w:cstheme="minorBidi"/>
                  <w:noProof/>
                  <w:sz w:val="22"/>
                  <w:szCs w:val="22"/>
                </w:rPr>
              </w:rPrChange>
            </w:rPr>
          </w:pPr>
          <w:ins w:id="484" w:author="MMAhmed@bankAlbilad.com" w:date="2023-04-30T09:43:00Z">
            <w:r w:rsidRPr="005E117D">
              <w:rPr>
                <w:rStyle w:val="Hyperlink"/>
                <w:rFonts w:ascii="Frutiger LT Arabic 45 Light" w:hAnsi="Frutiger LT Arabic 45 Light" w:cs="Frutiger LT Arabic 45 Light"/>
                <w:noProof/>
                <w:sz w:val="24"/>
                <w:szCs w:val="24"/>
                <w:rPrChange w:id="48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48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487" w:author="MMAhmed@bankAlbilad.com" w:date="2023-04-30T09:45:00Z">
                  <w:rPr>
                    <w:noProof/>
                  </w:rPr>
                </w:rPrChange>
              </w:rPr>
              <w:instrText>HYPERLINK \l "_Toc133740260"</w:instrText>
            </w:r>
            <w:r w:rsidRPr="005E117D">
              <w:rPr>
                <w:rStyle w:val="Hyperlink"/>
                <w:rFonts w:ascii="Frutiger LT Arabic 45 Light" w:hAnsi="Frutiger LT Arabic 45 Light" w:cs="Frutiger LT Arabic 45 Light"/>
                <w:noProof/>
                <w:sz w:val="24"/>
                <w:szCs w:val="24"/>
                <w:rPrChange w:id="48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489"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490" w:author="MMAhmed@bankAlbilad.com" w:date="2023-04-30T09:45:00Z">
                  <w:rPr>
                    <w:rStyle w:val="Hyperlink"/>
                    <w:rFonts w:ascii="Frutiger LT Arabic 45 Light" w:eastAsia="Calibri" w:hAnsi="Frutiger LT Arabic 45 Light" w:cs="Frutiger LT Arabic 45 Light"/>
                    <w:i/>
                    <w:iCs/>
                    <w:noProof/>
                  </w:rPr>
                </w:rPrChange>
              </w:rPr>
              <w:t>System Development Architecture</w:t>
            </w:r>
            <w:r w:rsidRPr="005E117D">
              <w:rPr>
                <w:rFonts w:ascii="Frutiger LT Arabic 45 Light" w:hAnsi="Frutiger LT Arabic 45 Light" w:cs="Frutiger LT Arabic 45 Light"/>
                <w:noProof/>
                <w:webHidden/>
                <w:sz w:val="24"/>
                <w:szCs w:val="24"/>
                <w:rPrChange w:id="49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49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493" w:author="MMAhmed@bankAlbilad.com" w:date="2023-04-30T09:45:00Z">
                  <w:rPr>
                    <w:noProof/>
                    <w:webHidden/>
                  </w:rPr>
                </w:rPrChange>
              </w:rPr>
              <w:instrText xml:space="preserve"> PAGEREF _Toc133740260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494" w:author="MMAhmed@bankAlbilad.com" w:date="2023-04-30T09:45:00Z">
                <w:rPr>
                  <w:noProof/>
                  <w:webHidden/>
                </w:rPr>
              </w:rPrChange>
            </w:rPr>
            <w:fldChar w:fldCharType="separate"/>
          </w:r>
          <w:ins w:id="495" w:author="Mohamed Amer" w:date="2024-07-28T17:10:00Z" w16du:dateUtc="2024-07-28T14:10:00Z">
            <w:r w:rsidR="003C1BA4">
              <w:rPr>
                <w:rFonts w:ascii="Frutiger LT Arabic 45 Light" w:hAnsi="Frutiger LT Arabic 45 Light" w:cs="Frutiger LT Arabic 45 Light"/>
                <w:noProof/>
                <w:webHidden/>
                <w:sz w:val="24"/>
                <w:szCs w:val="24"/>
              </w:rPr>
              <w:t>13</w:t>
            </w:r>
          </w:ins>
          <w:ins w:id="496" w:author="Islam Nady" w:date="2024-06-09T15:45:00Z">
            <w:del w:id="49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498" w:author="MMAhmed@bankAlbilad.com" w:date="2023-04-30T09:43:00Z">
            <w:del w:id="49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500" w:author="MMAhmed@bankAlbilad.com" w:date="2023-04-30T09:45:00Z">
                    <w:rPr>
                      <w:noProof/>
                      <w:webHidden/>
                    </w:rPr>
                  </w:rPrChange>
                </w:rPr>
                <w:delText>14</w:delText>
              </w:r>
            </w:del>
            <w:r w:rsidRPr="005E117D">
              <w:rPr>
                <w:rFonts w:ascii="Frutiger LT Arabic 45 Light" w:hAnsi="Frutiger LT Arabic 45 Light" w:cs="Frutiger LT Arabic 45 Light"/>
                <w:noProof/>
                <w:webHidden/>
                <w:sz w:val="24"/>
                <w:szCs w:val="24"/>
                <w:rPrChange w:id="50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502" w:author="MMAhmed@bankAlbilad.com" w:date="2023-04-30T09:45:00Z">
                  <w:rPr>
                    <w:rStyle w:val="Hyperlink"/>
                    <w:noProof/>
                  </w:rPr>
                </w:rPrChange>
              </w:rPr>
              <w:fldChar w:fldCharType="end"/>
            </w:r>
          </w:ins>
        </w:p>
        <w:p w14:paraId="39B7397E" w14:textId="580F1FEF" w:rsidR="005E117D" w:rsidRPr="005E117D" w:rsidRDefault="005E117D" w:rsidP="005E117D">
          <w:pPr>
            <w:pStyle w:val="TOC1"/>
            <w:tabs>
              <w:tab w:val="right" w:leader="dot" w:pos="10457"/>
            </w:tabs>
            <w:rPr>
              <w:ins w:id="503" w:author="MMAhmed@bankAlbilad.com" w:date="2023-04-30T09:43:00Z"/>
              <w:rFonts w:ascii="Frutiger LT Arabic 45 Light" w:eastAsiaTheme="minorEastAsia" w:hAnsi="Frutiger LT Arabic 45 Light" w:cs="Frutiger LT Arabic 45 Light"/>
              <w:noProof/>
              <w:sz w:val="24"/>
              <w:szCs w:val="24"/>
              <w:rPrChange w:id="504" w:author="MMAhmed@bankAlbilad.com" w:date="2023-04-30T09:45:00Z">
                <w:rPr>
                  <w:ins w:id="505" w:author="MMAhmed@bankAlbilad.com" w:date="2023-04-30T09:43:00Z"/>
                  <w:rFonts w:asciiTheme="minorHAnsi" w:eastAsiaTheme="minorEastAsia" w:hAnsiTheme="minorHAnsi" w:cstheme="minorBidi"/>
                  <w:noProof/>
                </w:rPr>
              </w:rPrChange>
            </w:rPr>
          </w:pPr>
          <w:ins w:id="506" w:author="MMAhmed@bankAlbilad.com" w:date="2023-04-30T09:43:00Z">
            <w:r w:rsidRPr="005E117D">
              <w:rPr>
                <w:rStyle w:val="Hyperlink"/>
                <w:rFonts w:ascii="Frutiger LT Arabic 45 Light" w:hAnsi="Frutiger LT Arabic 45 Light" w:cs="Frutiger LT Arabic 45 Light"/>
                <w:noProof/>
                <w:sz w:val="24"/>
                <w:szCs w:val="24"/>
                <w:rPrChange w:id="50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50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509" w:author="MMAhmed@bankAlbilad.com" w:date="2023-04-30T09:45:00Z">
                  <w:rPr>
                    <w:noProof/>
                  </w:rPr>
                </w:rPrChange>
              </w:rPr>
              <w:instrText>HYPERLINK \l "_Toc133740261"</w:instrText>
            </w:r>
            <w:r w:rsidRPr="005E117D">
              <w:rPr>
                <w:rStyle w:val="Hyperlink"/>
                <w:rFonts w:ascii="Frutiger LT Arabic 45 Light" w:hAnsi="Frutiger LT Arabic 45 Light" w:cs="Frutiger LT Arabic 45 Light"/>
                <w:noProof/>
                <w:sz w:val="24"/>
                <w:szCs w:val="24"/>
                <w:rPrChange w:id="51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511"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512" w:author="MMAhmed@bankAlbilad.com" w:date="2023-04-30T09:45:00Z">
                  <w:rPr>
                    <w:rStyle w:val="Hyperlink"/>
                    <w:rFonts w:ascii="Frutiger LT Arabic 45 Light" w:eastAsia="Calibri" w:hAnsi="Frutiger LT Arabic 45 Light" w:cs="Frutiger LT Arabic 45 Light"/>
                    <w:noProof/>
                  </w:rPr>
                </w:rPrChange>
              </w:rPr>
              <w:t>Capacity Considerations</w:t>
            </w:r>
            <w:r w:rsidRPr="005E117D">
              <w:rPr>
                <w:rFonts w:ascii="Frutiger LT Arabic 45 Light" w:hAnsi="Frutiger LT Arabic 45 Light" w:cs="Frutiger LT Arabic 45 Light"/>
                <w:noProof/>
                <w:webHidden/>
                <w:sz w:val="24"/>
                <w:szCs w:val="24"/>
                <w:rPrChange w:id="51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51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515" w:author="MMAhmed@bankAlbilad.com" w:date="2023-04-30T09:45:00Z">
                  <w:rPr>
                    <w:noProof/>
                    <w:webHidden/>
                  </w:rPr>
                </w:rPrChange>
              </w:rPr>
              <w:instrText xml:space="preserve"> PAGEREF _Toc133740261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516" w:author="MMAhmed@bankAlbilad.com" w:date="2023-04-30T09:45:00Z">
                <w:rPr>
                  <w:noProof/>
                  <w:webHidden/>
                </w:rPr>
              </w:rPrChange>
            </w:rPr>
            <w:fldChar w:fldCharType="separate"/>
          </w:r>
          <w:ins w:id="517" w:author="Mohamed Amer" w:date="2024-07-28T17:10:00Z" w16du:dateUtc="2024-07-28T14:10:00Z">
            <w:r w:rsidR="003C1BA4">
              <w:rPr>
                <w:rFonts w:ascii="Frutiger LT Arabic 45 Light" w:hAnsi="Frutiger LT Arabic 45 Light" w:cs="Frutiger LT Arabic 45 Light"/>
                <w:noProof/>
                <w:webHidden/>
                <w:sz w:val="24"/>
                <w:szCs w:val="24"/>
              </w:rPr>
              <w:t>14</w:t>
            </w:r>
          </w:ins>
          <w:ins w:id="518" w:author="Islam Nady" w:date="2024-06-09T15:45:00Z">
            <w:del w:id="51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520" w:author="MMAhmed@bankAlbilad.com" w:date="2023-04-30T09:43:00Z">
            <w:del w:id="52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522" w:author="MMAhmed@bankAlbilad.com" w:date="2023-04-30T09:45:00Z">
                    <w:rPr>
                      <w:noProof/>
                      <w:webHidden/>
                    </w:rPr>
                  </w:rPrChange>
                </w:rPr>
                <w:delText>15</w:delText>
              </w:r>
            </w:del>
            <w:r w:rsidRPr="005E117D">
              <w:rPr>
                <w:rFonts w:ascii="Frutiger LT Arabic 45 Light" w:hAnsi="Frutiger LT Arabic 45 Light" w:cs="Frutiger LT Arabic 45 Light"/>
                <w:noProof/>
                <w:webHidden/>
                <w:sz w:val="24"/>
                <w:szCs w:val="24"/>
                <w:rPrChange w:id="52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524" w:author="MMAhmed@bankAlbilad.com" w:date="2023-04-30T09:45:00Z">
                  <w:rPr>
                    <w:rStyle w:val="Hyperlink"/>
                    <w:noProof/>
                  </w:rPr>
                </w:rPrChange>
              </w:rPr>
              <w:fldChar w:fldCharType="end"/>
            </w:r>
          </w:ins>
        </w:p>
        <w:p w14:paraId="452579AE" w14:textId="63629218" w:rsidR="005E117D" w:rsidRPr="005E117D" w:rsidRDefault="005E117D" w:rsidP="005E117D">
          <w:pPr>
            <w:pStyle w:val="TOC2"/>
            <w:tabs>
              <w:tab w:val="right" w:leader="dot" w:pos="10457"/>
            </w:tabs>
            <w:rPr>
              <w:ins w:id="525" w:author="MMAhmed@bankAlbilad.com" w:date="2023-04-30T09:43:00Z"/>
              <w:rFonts w:ascii="Frutiger LT Arabic 45 Light" w:eastAsiaTheme="minorEastAsia" w:hAnsi="Frutiger LT Arabic 45 Light" w:cs="Frutiger LT Arabic 45 Light"/>
              <w:noProof/>
              <w:sz w:val="24"/>
              <w:szCs w:val="24"/>
              <w:rPrChange w:id="526" w:author="MMAhmed@bankAlbilad.com" w:date="2023-04-30T09:45:00Z">
                <w:rPr>
                  <w:ins w:id="527" w:author="MMAhmed@bankAlbilad.com" w:date="2023-04-30T09:43:00Z"/>
                  <w:rFonts w:asciiTheme="minorHAnsi" w:eastAsiaTheme="minorEastAsia" w:hAnsiTheme="minorHAnsi" w:cstheme="minorBidi"/>
                  <w:noProof/>
                  <w:sz w:val="22"/>
                  <w:szCs w:val="22"/>
                </w:rPr>
              </w:rPrChange>
            </w:rPr>
          </w:pPr>
          <w:ins w:id="528" w:author="MMAhmed@bankAlbilad.com" w:date="2023-04-30T09:43:00Z">
            <w:r w:rsidRPr="005E117D">
              <w:rPr>
                <w:rStyle w:val="Hyperlink"/>
                <w:rFonts w:ascii="Frutiger LT Arabic 45 Light" w:hAnsi="Frutiger LT Arabic 45 Light" w:cs="Frutiger LT Arabic 45 Light"/>
                <w:noProof/>
                <w:sz w:val="24"/>
                <w:szCs w:val="24"/>
                <w:rPrChange w:id="52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53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531" w:author="MMAhmed@bankAlbilad.com" w:date="2023-04-30T09:45:00Z">
                  <w:rPr>
                    <w:noProof/>
                  </w:rPr>
                </w:rPrChange>
              </w:rPr>
              <w:instrText>HYPERLINK \l "_Toc133740262"</w:instrText>
            </w:r>
            <w:r w:rsidRPr="005E117D">
              <w:rPr>
                <w:rStyle w:val="Hyperlink"/>
                <w:rFonts w:ascii="Frutiger LT Arabic 45 Light" w:hAnsi="Frutiger LT Arabic 45 Light" w:cs="Frutiger LT Arabic 45 Light"/>
                <w:noProof/>
                <w:sz w:val="24"/>
                <w:szCs w:val="24"/>
                <w:rPrChange w:id="53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533"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534" w:author="MMAhmed@bankAlbilad.com" w:date="2023-04-30T09:45:00Z">
                  <w:rPr>
                    <w:rStyle w:val="Hyperlink"/>
                    <w:rFonts w:ascii="Frutiger LT Arabic 45 Light" w:eastAsia="Calibri" w:hAnsi="Frutiger LT Arabic 45 Light" w:cs="Frutiger LT Arabic 45 Light"/>
                    <w:i/>
                    <w:iCs/>
                    <w:noProof/>
                  </w:rPr>
                </w:rPrChange>
              </w:rPr>
              <w:t>Disk Storage for X Environment</w:t>
            </w:r>
            <w:r w:rsidRPr="005E117D">
              <w:rPr>
                <w:rFonts w:ascii="Frutiger LT Arabic 45 Light" w:hAnsi="Frutiger LT Arabic 45 Light" w:cs="Frutiger LT Arabic 45 Light"/>
                <w:noProof/>
                <w:webHidden/>
                <w:sz w:val="24"/>
                <w:szCs w:val="24"/>
                <w:rPrChange w:id="53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53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537" w:author="MMAhmed@bankAlbilad.com" w:date="2023-04-30T09:45:00Z">
                  <w:rPr>
                    <w:noProof/>
                    <w:webHidden/>
                  </w:rPr>
                </w:rPrChange>
              </w:rPr>
              <w:instrText xml:space="preserve"> PAGEREF _Toc133740262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538" w:author="MMAhmed@bankAlbilad.com" w:date="2023-04-30T09:45:00Z">
                <w:rPr>
                  <w:noProof/>
                  <w:webHidden/>
                </w:rPr>
              </w:rPrChange>
            </w:rPr>
            <w:fldChar w:fldCharType="separate"/>
          </w:r>
          <w:ins w:id="539" w:author="Mohamed Amer" w:date="2024-07-28T17:10:00Z" w16du:dateUtc="2024-07-28T14:10:00Z">
            <w:r w:rsidR="003C1BA4">
              <w:rPr>
                <w:rFonts w:ascii="Frutiger LT Arabic 45 Light" w:hAnsi="Frutiger LT Arabic 45 Light" w:cs="Frutiger LT Arabic 45 Light"/>
                <w:noProof/>
                <w:webHidden/>
                <w:sz w:val="24"/>
                <w:szCs w:val="24"/>
              </w:rPr>
              <w:t>16</w:t>
            </w:r>
          </w:ins>
          <w:ins w:id="540" w:author="Islam Nady" w:date="2024-06-09T15:45:00Z">
            <w:del w:id="54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542" w:author="MMAhmed@bankAlbilad.com" w:date="2023-04-30T09:43:00Z">
            <w:del w:id="54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544" w:author="MMAhmed@bankAlbilad.com" w:date="2023-04-30T09:45:00Z">
                    <w:rPr>
                      <w:noProof/>
                      <w:webHidden/>
                    </w:rPr>
                  </w:rPrChange>
                </w:rPr>
                <w:delText>15</w:delText>
              </w:r>
            </w:del>
            <w:r w:rsidRPr="005E117D">
              <w:rPr>
                <w:rFonts w:ascii="Frutiger LT Arabic 45 Light" w:hAnsi="Frutiger LT Arabic 45 Light" w:cs="Frutiger LT Arabic 45 Light"/>
                <w:noProof/>
                <w:webHidden/>
                <w:sz w:val="24"/>
                <w:szCs w:val="24"/>
                <w:rPrChange w:id="54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546" w:author="MMAhmed@bankAlbilad.com" w:date="2023-04-30T09:45:00Z">
                  <w:rPr>
                    <w:rStyle w:val="Hyperlink"/>
                    <w:noProof/>
                  </w:rPr>
                </w:rPrChange>
              </w:rPr>
              <w:fldChar w:fldCharType="end"/>
            </w:r>
          </w:ins>
        </w:p>
        <w:p w14:paraId="49B9D90F" w14:textId="4DFFEADF" w:rsidR="005E117D" w:rsidRPr="005E117D" w:rsidRDefault="005E117D" w:rsidP="005E117D">
          <w:pPr>
            <w:pStyle w:val="TOC2"/>
            <w:tabs>
              <w:tab w:val="right" w:leader="dot" w:pos="10457"/>
            </w:tabs>
            <w:rPr>
              <w:ins w:id="547" w:author="MMAhmed@bankAlbilad.com" w:date="2023-04-30T09:43:00Z"/>
              <w:rFonts w:ascii="Frutiger LT Arabic 45 Light" w:eastAsiaTheme="minorEastAsia" w:hAnsi="Frutiger LT Arabic 45 Light" w:cs="Frutiger LT Arabic 45 Light"/>
              <w:noProof/>
              <w:sz w:val="24"/>
              <w:szCs w:val="24"/>
              <w:rPrChange w:id="548" w:author="MMAhmed@bankAlbilad.com" w:date="2023-04-30T09:45:00Z">
                <w:rPr>
                  <w:ins w:id="549" w:author="MMAhmed@bankAlbilad.com" w:date="2023-04-30T09:43:00Z"/>
                  <w:rFonts w:asciiTheme="minorHAnsi" w:eastAsiaTheme="minorEastAsia" w:hAnsiTheme="minorHAnsi" w:cstheme="minorBidi"/>
                  <w:noProof/>
                  <w:sz w:val="22"/>
                  <w:szCs w:val="22"/>
                </w:rPr>
              </w:rPrChange>
            </w:rPr>
          </w:pPr>
          <w:ins w:id="550" w:author="MMAhmed@bankAlbilad.com" w:date="2023-04-30T09:43:00Z">
            <w:r w:rsidRPr="005E117D">
              <w:rPr>
                <w:rStyle w:val="Hyperlink"/>
                <w:rFonts w:ascii="Frutiger LT Arabic 45 Light" w:hAnsi="Frutiger LT Arabic 45 Light" w:cs="Frutiger LT Arabic 45 Light"/>
                <w:noProof/>
                <w:sz w:val="24"/>
                <w:szCs w:val="24"/>
                <w:rPrChange w:id="55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55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553" w:author="MMAhmed@bankAlbilad.com" w:date="2023-04-30T09:45:00Z">
                  <w:rPr>
                    <w:noProof/>
                  </w:rPr>
                </w:rPrChange>
              </w:rPr>
              <w:instrText>HYPERLINK \l "_Toc133740263"</w:instrText>
            </w:r>
            <w:r w:rsidRPr="005E117D">
              <w:rPr>
                <w:rStyle w:val="Hyperlink"/>
                <w:rFonts w:ascii="Frutiger LT Arabic 45 Light" w:hAnsi="Frutiger LT Arabic 45 Light" w:cs="Frutiger LT Arabic 45 Light"/>
                <w:noProof/>
                <w:sz w:val="24"/>
                <w:szCs w:val="24"/>
                <w:rPrChange w:id="55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55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556" w:author="MMAhmed@bankAlbilad.com" w:date="2023-04-30T09:45:00Z">
                  <w:rPr>
                    <w:rStyle w:val="Hyperlink"/>
                    <w:rFonts w:ascii="Frutiger LT Arabic 45 Light" w:eastAsia="Calibri" w:hAnsi="Frutiger LT Arabic 45 Light" w:cs="Frutiger LT Arabic 45 Light"/>
                    <w:i/>
                    <w:iCs/>
                    <w:noProof/>
                  </w:rPr>
                </w:rPrChange>
              </w:rPr>
              <w:t>Interfaces</w:t>
            </w:r>
            <w:r w:rsidRPr="005E117D">
              <w:rPr>
                <w:rFonts w:ascii="Frutiger LT Arabic 45 Light" w:hAnsi="Frutiger LT Arabic 45 Light" w:cs="Frutiger LT Arabic 45 Light"/>
                <w:noProof/>
                <w:webHidden/>
                <w:sz w:val="24"/>
                <w:szCs w:val="24"/>
                <w:rPrChange w:id="55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55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559" w:author="MMAhmed@bankAlbilad.com" w:date="2023-04-30T09:45:00Z">
                  <w:rPr>
                    <w:noProof/>
                    <w:webHidden/>
                  </w:rPr>
                </w:rPrChange>
              </w:rPr>
              <w:instrText xml:space="preserve"> PAGEREF _Toc133740263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560" w:author="MMAhmed@bankAlbilad.com" w:date="2023-04-30T09:45:00Z">
                <w:rPr>
                  <w:noProof/>
                  <w:webHidden/>
                </w:rPr>
              </w:rPrChange>
            </w:rPr>
            <w:fldChar w:fldCharType="separate"/>
          </w:r>
          <w:ins w:id="561" w:author="Mohamed Amer" w:date="2024-07-28T17:10:00Z" w16du:dateUtc="2024-07-28T14:10:00Z">
            <w:r w:rsidR="003C1BA4">
              <w:rPr>
                <w:rFonts w:ascii="Frutiger LT Arabic 45 Light" w:hAnsi="Frutiger LT Arabic 45 Light" w:cs="Frutiger LT Arabic 45 Light"/>
                <w:noProof/>
                <w:webHidden/>
                <w:sz w:val="24"/>
                <w:szCs w:val="24"/>
              </w:rPr>
              <w:t>16</w:t>
            </w:r>
          </w:ins>
          <w:ins w:id="562" w:author="Islam Nady" w:date="2024-06-09T15:45:00Z">
            <w:del w:id="56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564" w:author="MMAhmed@bankAlbilad.com" w:date="2023-04-30T09:43:00Z">
            <w:del w:id="56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566" w:author="MMAhmed@bankAlbilad.com" w:date="2023-04-30T09:45:00Z">
                    <w:rPr>
                      <w:noProof/>
                      <w:webHidden/>
                    </w:rPr>
                  </w:rPrChange>
                </w:rPr>
                <w:delText>15</w:delText>
              </w:r>
            </w:del>
            <w:r w:rsidRPr="005E117D">
              <w:rPr>
                <w:rFonts w:ascii="Frutiger LT Arabic 45 Light" w:hAnsi="Frutiger LT Arabic 45 Light" w:cs="Frutiger LT Arabic 45 Light"/>
                <w:noProof/>
                <w:webHidden/>
                <w:sz w:val="24"/>
                <w:szCs w:val="24"/>
                <w:rPrChange w:id="56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568" w:author="MMAhmed@bankAlbilad.com" w:date="2023-04-30T09:45:00Z">
                  <w:rPr>
                    <w:rStyle w:val="Hyperlink"/>
                    <w:noProof/>
                  </w:rPr>
                </w:rPrChange>
              </w:rPr>
              <w:fldChar w:fldCharType="end"/>
            </w:r>
          </w:ins>
        </w:p>
        <w:p w14:paraId="79C8EDE9" w14:textId="7481DC82" w:rsidR="005E117D" w:rsidRPr="005E117D" w:rsidRDefault="005E117D" w:rsidP="005E117D">
          <w:pPr>
            <w:pStyle w:val="TOC2"/>
            <w:tabs>
              <w:tab w:val="right" w:leader="dot" w:pos="10457"/>
            </w:tabs>
            <w:rPr>
              <w:ins w:id="569" w:author="MMAhmed@bankAlbilad.com" w:date="2023-04-30T09:43:00Z"/>
              <w:rFonts w:ascii="Frutiger LT Arabic 45 Light" w:eastAsiaTheme="minorEastAsia" w:hAnsi="Frutiger LT Arabic 45 Light" w:cs="Frutiger LT Arabic 45 Light"/>
              <w:noProof/>
              <w:sz w:val="24"/>
              <w:szCs w:val="24"/>
              <w:rPrChange w:id="570" w:author="MMAhmed@bankAlbilad.com" w:date="2023-04-30T09:45:00Z">
                <w:rPr>
                  <w:ins w:id="571" w:author="MMAhmed@bankAlbilad.com" w:date="2023-04-30T09:43:00Z"/>
                  <w:rFonts w:asciiTheme="minorHAnsi" w:eastAsiaTheme="minorEastAsia" w:hAnsiTheme="minorHAnsi" w:cstheme="minorBidi"/>
                  <w:noProof/>
                  <w:sz w:val="22"/>
                  <w:szCs w:val="22"/>
                </w:rPr>
              </w:rPrChange>
            </w:rPr>
          </w:pPr>
          <w:ins w:id="572" w:author="MMAhmed@bankAlbilad.com" w:date="2023-04-30T09:43:00Z">
            <w:r w:rsidRPr="005E117D">
              <w:rPr>
                <w:rStyle w:val="Hyperlink"/>
                <w:rFonts w:ascii="Frutiger LT Arabic 45 Light" w:hAnsi="Frutiger LT Arabic 45 Light" w:cs="Frutiger LT Arabic 45 Light"/>
                <w:noProof/>
                <w:sz w:val="24"/>
                <w:szCs w:val="24"/>
                <w:rPrChange w:id="57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57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575" w:author="MMAhmed@bankAlbilad.com" w:date="2023-04-30T09:45:00Z">
                  <w:rPr>
                    <w:noProof/>
                  </w:rPr>
                </w:rPrChange>
              </w:rPr>
              <w:instrText>HYPERLINK \l "_Toc133740264"</w:instrText>
            </w:r>
            <w:r w:rsidRPr="005E117D">
              <w:rPr>
                <w:rStyle w:val="Hyperlink"/>
                <w:rFonts w:ascii="Frutiger LT Arabic 45 Light" w:hAnsi="Frutiger LT Arabic 45 Light" w:cs="Frutiger LT Arabic 45 Light"/>
                <w:noProof/>
                <w:sz w:val="24"/>
                <w:szCs w:val="24"/>
                <w:rPrChange w:id="57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57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578" w:author="MMAhmed@bankAlbilad.com" w:date="2023-04-30T09:45:00Z">
                  <w:rPr>
                    <w:rStyle w:val="Hyperlink"/>
                    <w:rFonts w:ascii="Frutiger LT Arabic 45 Light" w:eastAsia="Calibri" w:hAnsi="Frutiger LT Arabic 45 Light" w:cs="Frutiger LT Arabic 45 Light"/>
                    <w:i/>
                    <w:iCs/>
                    <w:noProof/>
                  </w:rPr>
                </w:rPrChange>
              </w:rPr>
              <w:t>Network Traffic Flow</w:t>
            </w:r>
            <w:r w:rsidRPr="005E117D">
              <w:rPr>
                <w:rFonts w:ascii="Frutiger LT Arabic 45 Light" w:hAnsi="Frutiger LT Arabic 45 Light" w:cs="Frutiger LT Arabic 45 Light"/>
                <w:noProof/>
                <w:webHidden/>
                <w:sz w:val="24"/>
                <w:szCs w:val="24"/>
                <w:rPrChange w:id="57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58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581" w:author="MMAhmed@bankAlbilad.com" w:date="2023-04-30T09:45:00Z">
                  <w:rPr>
                    <w:noProof/>
                    <w:webHidden/>
                  </w:rPr>
                </w:rPrChange>
              </w:rPr>
              <w:instrText xml:space="preserve"> PAGEREF _Toc133740264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582" w:author="MMAhmed@bankAlbilad.com" w:date="2023-04-30T09:45:00Z">
                <w:rPr>
                  <w:noProof/>
                  <w:webHidden/>
                </w:rPr>
              </w:rPrChange>
            </w:rPr>
            <w:fldChar w:fldCharType="separate"/>
          </w:r>
          <w:ins w:id="583" w:author="Mohamed Amer" w:date="2024-07-28T17:10:00Z" w16du:dateUtc="2024-07-28T14:10:00Z">
            <w:r w:rsidR="003C1BA4">
              <w:rPr>
                <w:rFonts w:ascii="Frutiger LT Arabic 45 Light" w:hAnsi="Frutiger LT Arabic 45 Light" w:cs="Frutiger LT Arabic 45 Light"/>
                <w:noProof/>
                <w:webHidden/>
                <w:sz w:val="24"/>
                <w:szCs w:val="24"/>
              </w:rPr>
              <w:t>16</w:t>
            </w:r>
          </w:ins>
          <w:ins w:id="584" w:author="Islam Nady" w:date="2024-06-09T15:45:00Z">
            <w:del w:id="58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586" w:author="MMAhmed@bankAlbilad.com" w:date="2023-04-30T09:43:00Z">
            <w:del w:id="58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588" w:author="MMAhmed@bankAlbilad.com" w:date="2023-04-30T09:45:00Z">
                    <w:rPr>
                      <w:noProof/>
                      <w:webHidden/>
                    </w:rPr>
                  </w:rPrChange>
                </w:rPr>
                <w:delText>16</w:delText>
              </w:r>
            </w:del>
            <w:r w:rsidRPr="005E117D">
              <w:rPr>
                <w:rFonts w:ascii="Frutiger LT Arabic 45 Light" w:hAnsi="Frutiger LT Arabic 45 Light" w:cs="Frutiger LT Arabic 45 Light"/>
                <w:noProof/>
                <w:webHidden/>
                <w:sz w:val="24"/>
                <w:szCs w:val="24"/>
                <w:rPrChange w:id="58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590" w:author="MMAhmed@bankAlbilad.com" w:date="2023-04-30T09:45:00Z">
                  <w:rPr>
                    <w:rStyle w:val="Hyperlink"/>
                    <w:noProof/>
                  </w:rPr>
                </w:rPrChange>
              </w:rPr>
              <w:fldChar w:fldCharType="end"/>
            </w:r>
          </w:ins>
        </w:p>
        <w:p w14:paraId="2C5BFF34" w14:textId="6ECA8147" w:rsidR="005E117D" w:rsidRPr="005E117D" w:rsidRDefault="005E117D" w:rsidP="005E117D">
          <w:pPr>
            <w:pStyle w:val="TOC2"/>
            <w:tabs>
              <w:tab w:val="right" w:leader="dot" w:pos="10457"/>
            </w:tabs>
            <w:rPr>
              <w:ins w:id="591" w:author="MMAhmed@bankAlbilad.com" w:date="2023-04-30T09:43:00Z"/>
              <w:rFonts w:ascii="Frutiger LT Arabic 45 Light" w:eastAsiaTheme="minorEastAsia" w:hAnsi="Frutiger LT Arabic 45 Light" w:cs="Frutiger LT Arabic 45 Light"/>
              <w:noProof/>
              <w:sz w:val="24"/>
              <w:szCs w:val="24"/>
              <w:rPrChange w:id="592" w:author="MMAhmed@bankAlbilad.com" w:date="2023-04-30T09:45:00Z">
                <w:rPr>
                  <w:ins w:id="593" w:author="MMAhmed@bankAlbilad.com" w:date="2023-04-30T09:43:00Z"/>
                  <w:rFonts w:asciiTheme="minorHAnsi" w:eastAsiaTheme="minorEastAsia" w:hAnsiTheme="minorHAnsi" w:cstheme="minorBidi"/>
                  <w:noProof/>
                  <w:sz w:val="22"/>
                  <w:szCs w:val="22"/>
                </w:rPr>
              </w:rPrChange>
            </w:rPr>
          </w:pPr>
          <w:ins w:id="594" w:author="MMAhmed@bankAlbilad.com" w:date="2023-04-30T09:43:00Z">
            <w:r w:rsidRPr="005E117D">
              <w:rPr>
                <w:rStyle w:val="Hyperlink"/>
                <w:rFonts w:ascii="Frutiger LT Arabic 45 Light" w:hAnsi="Frutiger LT Arabic 45 Light" w:cs="Frutiger LT Arabic 45 Light"/>
                <w:noProof/>
                <w:sz w:val="24"/>
                <w:szCs w:val="24"/>
                <w:rPrChange w:id="59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59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597" w:author="MMAhmed@bankAlbilad.com" w:date="2023-04-30T09:45:00Z">
                  <w:rPr>
                    <w:noProof/>
                  </w:rPr>
                </w:rPrChange>
              </w:rPr>
              <w:instrText>HYPERLINK \l "_Toc133740265"</w:instrText>
            </w:r>
            <w:r w:rsidRPr="005E117D">
              <w:rPr>
                <w:rStyle w:val="Hyperlink"/>
                <w:rFonts w:ascii="Frutiger LT Arabic 45 Light" w:hAnsi="Frutiger LT Arabic 45 Light" w:cs="Frutiger LT Arabic 45 Light"/>
                <w:noProof/>
                <w:sz w:val="24"/>
                <w:szCs w:val="24"/>
                <w:rPrChange w:id="59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599"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600" w:author="MMAhmed@bankAlbilad.com" w:date="2023-04-30T09:45:00Z">
                  <w:rPr>
                    <w:rStyle w:val="Hyperlink"/>
                    <w:rFonts w:ascii="Frutiger LT Arabic 45 Light" w:eastAsia="Calibri" w:hAnsi="Frutiger LT Arabic 45 Light" w:cs="Frutiger LT Arabic 45 Light"/>
                    <w:i/>
                    <w:iCs/>
                    <w:noProof/>
                  </w:rPr>
                </w:rPrChange>
              </w:rPr>
              <w:t>DNS Entry</w:t>
            </w:r>
            <w:r w:rsidRPr="005E117D">
              <w:rPr>
                <w:rFonts w:ascii="Frutiger LT Arabic 45 Light" w:hAnsi="Frutiger LT Arabic 45 Light" w:cs="Frutiger LT Arabic 45 Light"/>
                <w:noProof/>
                <w:webHidden/>
                <w:sz w:val="24"/>
                <w:szCs w:val="24"/>
                <w:rPrChange w:id="60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60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603" w:author="MMAhmed@bankAlbilad.com" w:date="2023-04-30T09:45:00Z">
                  <w:rPr>
                    <w:noProof/>
                    <w:webHidden/>
                  </w:rPr>
                </w:rPrChange>
              </w:rPr>
              <w:instrText xml:space="preserve"> PAGEREF _Toc133740265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604" w:author="MMAhmed@bankAlbilad.com" w:date="2023-04-30T09:45:00Z">
                <w:rPr>
                  <w:noProof/>
                  <w:webHidden/>
                </w:rPr>
              </w:rPrChange>
            </w:rPr>
            <w:fldChar w:fldCharType="separate"/>
          </w:r>
          <w:ins w:id="605" w:author="Mohamed Amer" w:date="2024-07-28T17:10:00Z" w16du:dateUtc="2024-07-28T14:10:00Z">
            <w:r w:rsidR="003C1BA4">
              <w:rPr>
                <w:rFonts w:ascii="Frutiger LT Arabic 45 Light" w:hAnsi="Frutiger LT Arabic 45 Light" w:cs="Frutiger LT Arabic 45 Light"/>
                <w:noProof/>
                <w:webHidden/>
                <w:sz w:val="24"/>
                <w:szCs w:val="24"/>
              </w:rPr>
              <w:t>16</w:t>
            </w:r>
          </w:ins>
          <w:ins w:id="606" w:author="Islam Nady" w:date="2024-06-09T15:45:00Z">
            <w:del w:id="60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608" w:author="MMAhmed@bankAlbilad.com" w:date="2023-04-30T09:43:00Z">
            <w:del w:id="60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610" w:author="MMAhmed@bankAlbilad.com" w:date="2023-04-30T09:45:00Z">
                    <w:rPr>
                      <w:noProof/>
                      <w:webHidden/>
                    </w:rPr>
                  </w:rPrChange>
                </w:rPr>
                <w:delText>16</w:delText>
              </w:r>
            </w:del>
            <w:r w:rsidRPr="005E117D">
              <w:rPr>
                <w:rFonts w:ascii="Frutiger LT Arabic 45 Light" w:hAnsi="Frutiger LT Arabic 45 Light" w:cs="Frutiger LT Arabic 45 Light"/>
                <w:noProof/>
                <w:webHidden/>
                <w:sz w:val="24"/>
                <w:szCs w:val="24"/>
                <w:rPrChange w:id="61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612" w:author="MMAhmed@bankAlbilad.com" w:date="2023-04-30T09:45:00Z">
                  <w:rPr>
                    <w:rStyle w:val="Hyperlink"/>
                    <w:noProof/>
                  </w:rPr>
                </w:rPrChange>
              </w:rPr>
              <w:fldChar w:fldCharType="end"/>
            </w:r>
          </w:ins>
        </w:p>
        <w:p w14:paraId="605A3598" w14:textId="0DB7496E" w:rsidR="005E117D" w:rsidRPr="005E117D" w:rsidRDefault="005E117D" w:rsidP="005E117D">
          <w:pPr>
            <w:pStyle w:val="TOC2"/>
            <w:tabs>
              <w:tab w:val="right" w:leader="dot" w:pos="10457"/>
            </w:tabs>
            <w:rPr>
              <w:ins w:id="613" w:author="MMAhmed@bankAlbilad.com" w:date="2023-04-30T09:43:00Z"/>
              <w:rFonts w:ascii="Frutiger LT Arabic 45 Light" w:eastAsiaTheme="minorEastAsia" w:hAnsi="Frutiger LT Arabic 45 Light" w:cs="Frutiger LT Arabic 45 Light"/>
              <w:noProof/>
              <w:sz w:val="24"/>
              <w:szCs w:val="24"/>
              <w:rPrChange w:id="614" w:author="MMAhmed@bankAlbilad.com" w:date="2023-04-30T09:45:00Z">
                <w:rPr>
                  <w:ins w:id="615" w:author="MMAhmed@bankAlbilad.com" w:date="2023-04-30T09:43:00Z"/>
                  <w:rFonts w:asciiTheme="minorHAnsi" w:eastAsiaTheme="minorEastAsia" w:hAnsiTheme="minorHAnsi" w:cstheme="minorBidi"/>
                  <w:noProof/>
                  <w:sz w:val="22"/>
                  <w:szCs w:val="22"/>
                </w:rPr>
              </w:rPrChange>
            </w:rPr>
          </w:pPr>
          <w:ins w:id="616" w:author="MMAhmed@bankAlbilad.com" w:date="2023-04-30T09:43:00Z">
            <w:r w:rsidRPr="005E117D">
              <w:rPr>
                <w:rStyle w:val="Hyperlink"/>
                <w:rFonts w:ascii="Frutiger LT Arabic 45 Light" w:hAnsi="Frutiger LT Arabic 45 Light" w:cs="Frutiger LT Arabic 45 Light"/>
                <w:noProof/>
                <w:sz w:val="24"/>
                <w:szCs w:val="24"/>
                <w:rPrChange w:id="61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61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619" w:author="MMAhmed@bankAlbilad.com" w:date="2023-04-30T09:45:00Z">
                  <w:rPr>
                    <w:noProof/>
                  </w:rPr>
                </w:rPrChange>
              </w:rPr>
              <w:instrText>HYPERLINK \l "_Toc133740266"</w:instrText>
            </w:r>
            <w:r w:rsidRPr="005E117D">
              <w:rPr>
                <w:rStyle w:val="Hyperlink"/>
                <w:rFonts w:ascii="Frutiger LT Arabic 45 Light" w:hAnsi="Frutiger LT Arabic 45 Light" w:cs="Frutiger LT Arabic 45 Light"/>
                <w:noProof/>
                <w:sz w:val="24"/>
                <w:szCs w:val="24"/>
                <w:rPrChange w:id="62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621"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622" w:author="MMAhmed@bankAlbilad.com" w:date="2023-04-30T09:45:00Z">
                  <w:rPr>
                    <w:rStyle w:val="Hyperlink"/>
                    <w:rFonts w:ascii="Frutiger LT Arabic 45 Light" w:eastAsia="Calibri" w:hAnsi="Frutiger LT Arabic 45 Light" w:cs="Frutiger LT Arabic 45 Light"/>
                    <w:i/>
                    <w:iCs/>
                    <w:noProof/>
                  </w:rPr>
                </w:rPrChange>
              </w:rPr>
              <w:t>Network Production Design Diagram</w:t>
            </w:r>
            <w:r w:rsidRPr="005E117D">
              <w:rPr>
                <w:rFonts w:ascii="Frutiger LT Arabic 45 Light" w:hAnsi="Frutiger LT Arabic 45 Light" w:cs="Frutiger LT Arabic 45 Light"/>
                <w:noProof/>
                <w:webHidden/>
                <w:sz w:val="24"/>
                <w:szCs w:val="24"/>
                <w:rPrChange w:id="62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62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625" w:author="MMAhmed@bankAlbilad.com" w:date="2023-04-30T09:45:00Z">
                  <w:rPr>
                    <w:noProof/>
                    <w:webHidden/>
                  </w:rPr>
                </w:rPrChange>
              </w:rPr>
              <w:instrText xml:space="preserve"> PAGEREF _Toc133740266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626" w:author="MMAhmed@bankAlbilad.com" w:date="2023-04-30T09:45:00Z">
                <w:rPr>
                  <w:noProof/>
                  <w:webHidden/>
                </w:rPr>
              </w:rPrChange>
            </w:rPr>
            <w:fldChar w:fldCharType="separate"/>
          </w:r>
          <w:ins w:id="627" w:author="Mohamed Amer" w:date="2024-07-28T17:10:00Z" w16du:dateUtc="2024-07-28T14:10:00Z">
            <w:r w:rsidR="003C1BA4">
              <w:rPr>
                <w:rFonts w:ascii="Frutiger LT Arabic 45 Light" w:hAnsi="Frutiger LT Arabic 45 Light" w:cs="Frutiger LT Arabic 45 Light"/>
                <w:noProof/>
                <w:webHidden/>
                <w:sz w:val="24"/>
                <w:szCs w:val="24"/>
              </w:rPr>
              <w:t>16</w:t>
            </w:r>
          </w:ins>
          <w:ins w:id="628" w:author="Islam Nady" w:date="2024-06-09T15:45:00Z">
            <w:del w:id="62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630" w:author="MMAhmed@bankAlbilad.com" w:date="2023-04-30T09:43:00Z">
            <w:del w:id="63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632" w:author="MMAhmed@bankAlbilad.com" w:date="2023-04-30T09:45:00Z">
                    <w:rPr>
                      <w:noProof/>
                      <w:webHidden/>
                    </w:rPr>
                  </w:rPrChange>
                </w:rPr>
                <w:delText>16</w:delText>
              </w:r>
            </w:del>
            <w:r w:rsidRPr="005E117D">
              <w:rPr>
                <w:rFonts w:ascii="Frutiger LT Arabic 45 Light" w:hAnsi="Frutiger LT Arabic 45 Light" w:cs="Frutiger LT Arabic 45 Light"/>
                <w:noProof/>
                <w:webHidden/>
                <w:sz w:val="24"/>
                <w:szCs w:val="24"/>
                <w:rPrChange w:id="63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634" w:author="MMAhmed@bankAlbilad.com" w:date="2023-04-30T09:45:00Z">
                  <w:rPr>
                    <w:rStyle w:val="Hyperlink"/>
                    <w:noProof/>
                  </w:rPr>
                </w:rPrChange>
              </w:rPr>
              <w:fldChar w:fldCharType="end"/>
            </w:r>
          </w:ins>
        </w:p>
        <w:p w14:paraId="7FC701E6" w14:textId="473E6B20" w:rsidR="005E117D" w:rsidRPr="005E117D" w:rsidRDefault="005E117D" w:rsidP="005E117D">
          <w:pPr>
            <w:pStyle w:val="TOC2"/>
            <w:tabs>
              <w:tab w:val="right" w:leader="dot" w:pos="10457"/>
            </w:tabs>
            <w:rPr>
              <w:ins w:id="635" w:author="MMAhmed@bankAlbilad.com" w:date="2023-04-30T09:43:00Z"/>
              <w:rFonts w:ascii="Frutiger LT Arabic 45 Light" w:eastAsiaTheme="minorEastAsia" w:hAnsi="Frutiger LT Arabic 45 Light" w:cs="Frutiger LT Arabic 45 Light"/>
              <w:noProof/>
              <w:sz w:val="24"/>
              <w:szCs w:val="24"/>
              <w:rPrChange w:id="636" w:author="MMAhmed@bankAlbilad.com" w:date="2023-04-30T09:45:00Z">
                <w:rPr>
                  <w:ins w:id="637" w:author="MMAhmed@bankAlbilad.com" w:date="2023-04-30T09:43:00Z"/>
                  <w:rFonts w:asciiTheme="minorHAnsi" w:eastAsiaTheme="minorEastAsia" w:hAnsiTheme="minorHAnsi" w:cstheme="minorBidi"/>
                  <w:noProof/>
                  <w:sz w:val="22"/>
                  <w:szCs w:val="22"/>
                </w:rPr>
              </w:rPrChange>
            </w:rPr>
          </w:pPr>
          <w:ins w:id="638" w:author="MMAhmed@bankAlbilad.com" w:date="2023-04-30T09:43:00Z">
            <w:r w:rsidRPr="005E117D">
              <w:rPr>
                <w:rStyle w:val="Hyperlink"/>
                <w:rFonts w:ascii="Frutiger LT Arabic 45 Light" w:hAnsi="Frutiger LT Arabic 45 Light" w:cs="Frutiger LT Arabic 45 Light"/>
                <w:noProof/>
                <w:sz w:val="24"/>
                <w:szCs w:val="24"/>
                <w:rPrChange w:id="63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64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641" w:author="MMAhmed@bankAlbilad.com" w:date="2023-04-30T09:45:00Z">
                  <w:rPr>
                    <w:noProof/>
                  </w:rPr>
                </w:rPrChange>
              </w:rPr>
              <w:instrText>HYPERLINK \l "_Toc133740267"</w:instrText>
            </w:r>
            <w:r w:rsidRPr="005E117D">
              <w:rPr>
                <w:rStyle w:val="Hyperlink"/>
                <w:rFonts w:ascii="Frutiger LT Arabic 45 Light" w:hAnsi="Frutiger LT Arabic 45 Light" w:cs="Frutiger LT Arabic 45 Light"/>
                <w:noProof/>
                <w:sz w:val="24"/>
                <w:szCs w:val="24"/>
                <w:rPrChange w:id="64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643"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644" w:author="MMAhmed@bankAlbilad.com" w:date="2023-04-30T09:45:00Z">
                  <w:rPr>
                    <w:rStyle w:val="Hyperlink"/>
                    <w:rFonts w:ascii="Frutiger LT Arabic 45 Light" w:eastAsia="Calibri" w:hAnsi="Frutiger LT Arabic 45 Light" w:cs="Frutiger LT Arabic 45 Light"/>
                    <w:i/>
                    <w:iCs/>
                    <w:noProof/>
                  </w:rPr>
                </w:rPrChange>
              </w:rPr>
              <w:t>Network UAT Design Diagram</w:t>
            </w:r>
            <w:r w:rsidRPr="005E117D">
              <w:rPr>
                <w:rFonts w:ascii="Frutiger LT Arabic 45 Light" w:hAnsi="Frutiger LT Arabic 45 Light" w:cs="Frutiger LT Arabic 45 Light"/>
                <w:noProof/>
                <w:webHidden/>
                <w:sz w:val="24"/>
                <w:szCs w:val="24"/>
                <w:rPrChange w:id="64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64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647" w:author="MMAhmed@bankAlbilad.com" w:date="2023-04-30T09:45:00Z">
                  <w:rPr>
                    <w:noProof/>
                    <w:webHidden/>
                  </w:rPr>
                </w:rPrChange>
              </w:rPr>
              <w:instrText xml:space="preserve"> PAGEREF _Toc133740267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648" w:author="MMAhmed@bankAlbilad.com" w:date="2023-04-30T09:45:00Z">
                <w:rPr>
                  <w:noProof/>
                  <w:webHidden/>
                </w:rPr>
              </w:rPrChange>
            </w:rPr>
            <w:fldChar w:fldCharType="separate"/>
          </w:r>
          <w:ins w:id="649" w:author="Mohamed Amer" w:date="2024-07-28T17:10:00Z" w16du:dateUtc="2024-07-28T14:10:00Z">
            <w:r w:rsidR="003C1BA4">
              <w:rPr>
                <w:rFonts w:ascii="Frutiger LT Arabic 45 Light" w:hAnsi="Frutiger LT Arabic 45 Light" w:cs="Frutiger LT Arabic 45 Light"/>
                <w:noProof/>
                <w:webHidden/>
                <w:sz w:val="24"/>
                <w:szCs w:val="24"/>
              </w:rPr>
              <w:t>16</w:t>
            </w:r>
          </w:ins>
          <w:ins w:id="650" w:author="Islam Nady" w:date="2024-06-09T15:45:00Z">
            <w:del w:id="65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652" w:author="MMAhmed@bankAlbilad.com" w:date="2023-04-30T09:43:00Z">
            <w:del w:id="65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654" w:author="MMAhmed@bankAlbilad.com" w:date="2023-04-30T09:45:00Z">
                    <w:rPr>
                      <w:noProof/>
                      <w:webHidden/>
                    </w:rPr>
                  </w:rPrChange>
                </w:rPr>
                <w:delText>16</w:delText>
              </w:r>
            </w:del>
            <w:r w:rsidRPr="005E117D">
              <w:rPr>
                <w:rFonts w:ascii="Frutiger LT Arabic 45 Light" w:hAnsi="Frutiger LT Arabic 45 Light" w:cs="Frutiger LT Arabic 45 Light"/>
                <w:noProof/>
                <w:webHidden/>
                <w:sz w:val="24"/>
                <w:szCs w:val="24"/>
                <w:rPrChange w:id="65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656" w:author="MMAhmed@bankAlbilad.com" w:date="2023-04-30T09:45:00Z">
                  <w:rPr>
                    <w:rStyle w:val="Hyperlink"/>
                    <w:noProof/>
                  </w:rPr>
                </w:rPrChange>
              </w:rPr>
              <w:fldChar w:fldCharType="end"/>
            </w:r>
          </w:ins>
        </w:p>
        <w:p w14:paraId="10A0D429" w14:textId="7852D7D3" w:rsidR="005E117D" w:rsidRPr="005E117D" w:rsidRDefault="005E117D" w:rsidP="005E117D">
          <w:pPr>
            <w:pStyle w:val="TOC2"/>
            <w:tabs>
              <w:tab w:val="right" w:leader="dot" w:pos="10457"/>
            </w:tabs>
            <w:rPr>
              <w:ins w:id="657" w:author="MMAhmed@bankAlbilad.com" w:date="2023-04-30T09:43:00Z"/>
              <w:rFonts w:ascii="Frutiger LT Arabic 45 Light" w:eastAsiaTheme="minorEastAsia" w:hAnsi="Frutiger LT Arabic 45 Light" w:cs="Frutiger LT Arabic 45 Light"/>
              <w:noProof/>
              <w:sz w:val="24"/>
              <w:szCs w:val="24"/>
              <w:rPrChange w:id="658" w:author="MMAhmed@bankAlbilad.com" w:date="2023-04-30T09:45:00Z">
                <w:rPr>
                  <w:ins w:id="659" w:author="MMAhmed@bankAlbilad.com" w:date="2023-04-30T09:43:00Z"/>
                  <w:rFonts w:asciiTheme="minorHAnsi" w:eastAsiaTheme="minorEastAsia" w:hAnsiTheme="minorHAnsi" w:cstheme="minorBidi"/>
                  <w:noProof/>
                  <w:sz w:val="22"/>
                  <w:szCs w:val="22"/>
                </w:rPr>
              </w:rPrChange>
            </w:rPr>
          </w:pPr>
          <w:ins w:id="660" w:author="MMAhmed@bankAlbilad.com" w:date="2023-04-30T09:43:00Z">
            <w:r w:rsidRPr="005E117D">
              <w:rPr>
                <w:rStyle w:val="Hyperlink"/>
                <w:rFonts w:ascii="Frutiger LT Arabic 45 Light" w:hAnsi="Frutiger LT Arabic 45 Light" w:cs="Frutiger LT Arabic 45 Light"/>
                <w:noProof/>
                <w:sz w:val="24"/>
                <w:szCs w:val="24"/>
                <w:rPrChange w:id="66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66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663" w:author="MMAhmed@bankAlbilad.com" w:date="2023-04-30T09:45:00Z">
                  <w:rPr>
                    <w:noProof/>
                  </w:rPr>
                </w:rPrChange>
              </w:rPr>
              <w:instrText>HYPERLINK \l "_Toc133740268"</w:instrText>
            </w:r>
            <w:r w:rsidRPr="005E117D">
              <w:rPr>
                <w:rStyle w:val="Hyperlink"/>
                <w:rFonts w:ascii="Frutiger LT Arabic 45 Light" w:hAnsi="Frutiger LT Arabic 45 Light" w:cs="Frutiger LT Arabic 45 Light"/>
                <w:noProof/>
                <w:sz w:val="24"/>
                <w:szCs w:val="24"/>
                <w:rPrChange w:id="66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66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666" w:author="MMAhmed@bankAlbilad.com" w:date="2023-04-30T09:45:00Z">
                  <w:rPr>
                    <w:rStyle w:val="Hyperlink"/>
                    <w:rFonts w:ascii="Frutiger LT Arabic 45 Light" w:eastAsia="Calibri" w:hAnsi="Frutiger LT Arabic 45 Light" w:cs="Frutiger LT Arabic 45 Light"/>
                    <w:i/>
                    <w:iCs/>
                    <w:noProof/>
                  </w:rPr>
                </w:rPrChange>
              </w:rPr>
              <w:t>Network SIT Design Diagram</w:t>
            </w:r>
            <w:r w:rsidRPr="005E117D">
              <w:rPr>
                <w:rFonts w:ascii="Frutiger LT Arabic 45 Light" w:hAnsi="Frutiger LT Arabic 45 Light" w:cs="Frutiger LT Arabic 45 Light"/>
                <w:noProof/>
                <w:webHidden/>
                <w:sz w:val="24"/>
                <w:szCs w:val="24"/>
                <w:rPrChange w:id="66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66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669" w:author="MMAhmed@bankAlbilad.com" w:date="2023-04-30T09:45:00Z">
                  <w:rPr>
                    <w:noProof/>
                    <w:webHidden/>
                  </w:rPr>
                </w:rPrChange>
              </w:rPr>
              <w:instrText xml:space="preserve"> PAGEREF _Toc133740268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670" w:author="MMAhmed@bankAlbilad.com" w:date="2023-04-30T09:45:00Z">
                <w:rPr>
                  <w:noProof/>
                  <w:webHidden/>
                </w:rPr>
              </w:rPrChange>
            </w:rPr>
            <w:fldChar w:fldCharType="separate"/>
          </w:r>
          <w:ins w:id="671" w:author="Mohamed Amer" w:date="2024-07-28T17:10:00Z" w16du:dateUtc="2024-07-28T14:10:00Z">
            <w:r w:rsidR="003C1BA4">
              <w:rPr>
                <w:rFonts w:ascii="Frutiger LT Arabic 45 Light" w:hAnsi="Frutiger LT Arabic 45 Light" w:cs="Frutiger LT Arabic 45 Light"/>
                <w:noProof/>
                <w:webHidden/>
                <w:sz w:val="24"/>
                <w:szCs w:val="24"/>
              </w:rPr>
              <w:t>16</w:t>
            </w:r>
          </w:ins>
          <w:ins w:id="672" w:author="Islam Nady" w:date="2024-06-09T15:45:00Z">
            <w:del w:id="67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674" w:author="MMAhmed@bankAlbilad.com" w:date="2023-04-30T09:43:00Z">
            <w:del w:id="67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676" w:author="MMAhmed@bankAlbilad.com" w:date="2023-04-30T09:45:00Z">
                    <w:rPr>
                      <w:noProof/>
                      <w:webHidden/>
                    </w:rPr>
                  </w:rPrChange>
                </w:rPr>
                <w:delText>16</w:delText>
              </w:r>
            </w:del>
            <w:r w:rsidRPr="005E117D">
              <w:rPr>
                <w:rFonts w:ascii="Frutiger LT Arabic 45 Light" w:hAnsi="Frutiger LT Arabic 45 Light" w:cs="Frutiger LT Arabic 45 Light"/>
                <w:noProof/>
                <w:webHidden/>
                <w:sz w:val="24"/>
                <w:szCs w:val="24"/>
                <w:rPrChange w:id="67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678" w:author="MMAhmed@bankAlbilad.com" w:date="2023-04-30T09:45:00Z">
                  <w:rPr>
                    <w:rStyle w:val="Hyperlink"/>
                    <w:noProof/>
                  </w:rPr>
                </w:rPrChange>
              </w:rPr>
              <w:fldChar w:fldCharType="end"/>
            </w:r>
          </w:ins>
        </w:p>
        <w:p w14:paraId="04F7E943" w14:textId="05144C39" w:rsidR="005E117D" w:rsidRPr="005E117D" w:rsidRDefault="005E117D" w:rsidP="005E117D">
          <w:pPr>
            <w:pStyle w:val="TOC2"/>
            <w:tabs>
              <w:tab w:val="right" w:leader="dot" w:pos="10457"/>
            </w:tabs>
            <w:rPr>
              <w:ins w:id="679" w:author="MMAhmed@bankAlbilad.com" w:date="2023-04-30T09:43:00Z"/>
              <w:rFonts w:ascii="Frutiger LT Arabic 45 Light" w:eastAsiaTheme="minorEastAsia" w:hAnsi="Frutiger LT Arabic 45 Light" w:cs="Frutiger LT Arabic 45 Light"/>
              <w:noProof/>
              <w:sz w:val="24"/>
              <w:szCs w:val="24"/>
              <w:rPrChange w:id="680" w:author="MMAhmed@bankAlbilad.com" w:date="2023-04-30T09:45:00Z">
                <w:rPr>
                  <w:ins w:id="681" w:author="MMAhmed@bankAlbilad.com" w:date="2023-04-30T09:43:00Z"/>
                  <w:rFonts w:asciiTheme="minorHAnsi" w:eastAsiaTheme="minorEastAsia" w:hAnsiTheme="minorHAnsi" w:cstheme="minorBidi"/>
                  <w:noProof/>
                  <w:sz w:val="22"/>
                  <w:szCs w:val="22"/>
                </w:rPr>
              </w:rPrChange>
            </w:rPr>
          </w:pPr>
          <w:ins w:id="682" w:author="MMAhmed@bankAlbilad.com" w:date="2023-04-30T09:43:00Z">
            <w:r w:rsidRPr="005E117D">
              <w:rPr>
                <w:rStyle w:val="Hyperlink"/>
                <w:rFonts w:ascii="Frutiger LT Arabic 45 Light" w:hAnsi="Frutiger LT Arabic 45 Light" w:cs="Frutiger LT Arabic 45 Light"/>
                <w:noProof/>
                <w:sz w:val="24"/>
                <w:szCs w:val="24"/>
                <w:rPrChange w:id="68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68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685" w:author="MMAhmed@bankAlbilad.com" w:date="2023-04-30T09:45:00Z">
                  <w:rPr>
                    <w:noProof/>
                  </w:rPr>
                </w:rPrChange>
              </w:rPr>
              <w:instrText>HYPERLINK \l "_Toc133740269"</w:instrText>
            </w:r>
            <w:r w:rsidRPr="005E117D">
              <w:rPr>
                <w:rStyle w:val="Hyperlink"/>
                <w:rFonts w:ascii="Frutiger LT Arabic 45 Light" w:hAnsi="Frutiger LT Arabic 45 Light" w:cs="Frutiger LT Arabic 45 Light"/>
                <w:noProof/>
                <w:sz w:val="24"/>
                <w:szCs w:val="24"/>
                <w:rPrChange w:id="68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68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688" w:author="MMAhmed@bankAlbilad.com" w:date="2023-04-30T09:45:00Z">
                  <w:rPr>
                    <w:rStyle w:val="Hyperlink"/>
                    <w:rFonts w:ascii="Frutiger LT Arabic 45 Light" w:eastAsia="Calibri" w:hAnsi="Frutiger LT Arabic 45 Light" w:cs="Frutiger LT Arabic 45 Light"/>
                    <w:i/>
                    <w:iCs/>
                    <w:noProof/>
                  </w:rPr>
                </w:rPrChange>
              </w:rPr>
              <w:t>Network Development Design Diagram</w:t>
            </w:r>
            <w:r w:rsidRPr="005E117D">
              <w:rPr>
                <w:rFonts w:ascii="Frutiger LT Arabic 45 Light" w:hAnsi="Frutiger LT Arabic 45 Light" w:cs="Frutiger LT Arabic 45 Light"/>
                <w:noProof/>
                <w:webHidden/>
                <w:sz w:val="24"/>
                <w:szCs w:val="24"/>
                <w:rPrChange w:id="68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69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691" w:author="MMAhmed@bankAlbilad.com" w:date="2023-04-30T09:45:00Z">
                  <w:rPr>
                    <w:noProof/>
                    <w:webHidden/>
                  </w:rPr>
                </w:rPrChange>
              </w:rPr>
              <w:instrText xml:space="preserve"> PAGEREF _Toc133740269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692" w:author="MMAhmed@bankAlbilad.com" w:date="2023-04-30T09:45:00Z">
                <w:rPr>
                  <w:noProof/>
                  <w:webHidden/>
                </w:rPr>
              </w:rPrChange>
            </w:rPr>
            <w:fldChar w:fldCharType="separate"/>
          </w:r>
          <w:ins w:id="693" w:author="Mohamed Amer" w:date="2024-07-28T17:10:00Z" w16du:dateUtc="2024-07-28T14:10:00Z">
            <w:r w:rsidR="003C1BA4">
              <w:rPr>
                <w:rFonts w:ascii="Frutiger LT Arabic 45 Light" w:hAnsi="Frutiger LT Arabic 45 Light" w:cs="Frutiger LT Arabic 45 Light"/>
                <w:noProof/>
                <w:webHidden/>
                <w:sz w:val="24"/>
                <w:szCs w:val="24"/>
              </w:rPr>
              <w:t>16</w:t>
            </w:r>
          </w:ins>
          <w:ins w:id="694" w:author="Islam Nady" w:date="2024-06-09T15:45:00Z">
            <w:del w:id="69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696" w:author="MMAhmed@bankAlbilad.com" w:date="2023-04-30T09:43:00Z">
            <w:del w:id="69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698" w:author="MMAhmed@bankAlbilad.com" w:date="2023-04-30T09:45:00Z">
                    <w:rPr>
                      <w:noProof/>
                      <w:webHidden/>
                    </w:rPr>
                  </w:rPrChange>
                </w:rPr>
                <w:delText>16</w:delText>
              </w:r>
            </w:del>
            <w:r w:rsidRPr="005E117D">
              <w:rPr>
                <w:rFonts w:ascii="Frutiger LT Arabic 45 Light" w:hAnsi="Frutiger LT Arabic 45 Light" w:cs="Frutiger LT Arabic 45 Light"/>
                <w:noProof/>
                <w:webHidden/>
                <w:sz w:val="24"/>
                <w:szCs w:val="24"/>
                <w:rPrChange w:id="69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700" w:author="MMAhmed@bankAlbilad.com" w:date="2023-04-30T09:45:00Z">
                  <w:rPr>
                    <w:rStyle w:val="Hyperlink"/>
                    <w:noProof/>
                  </w:rPr>
                </w:rPrChange>
              </w:rPr>
              <w:fldChar w:fldCharType="end"/>
            </w:r>
          </w:ins>
        </w:p>
        <w:p w14:paraId="35BC63F1" w14:textId="7DDC938D" w:rsidR="005E117D" w:rsidRPr="005E117D" w:rsidRDefault="005E117D" w:rsidP="005E117D">
          <w:pPr>
            <w:pStyle w:val="TOC2"/>
            <w:tabs>
              <w:tab w:val="right" w:leader="dot" w:pos="10457"/>
            </w:tabs>
            <w:rPr>
              <w:ins w:id="701" w:author="MMAhmed@bankAlbilad.com" w:date="2023-04-30T09:43:00Z"/>
              <w:rFonts w:ascii="Frutiger LT Arabic 45 Light" w:eastAsiaTheme="minorEastAsia" w:hAnsi="Frutiger LT Arabic 45 Light" w:cs="Frutiger LT Arabic 45 Light"/>
              <w:noProof/>
              <w:sz w:val="24"/>
              <w:szCs w:val="24"/>
              <w:rPrChange w:id="702" w:author="MMAhmed@bankAlbilad.com" w:date="2023-04-30T09:45:00Z">
                <w:rPr>
                  <w:ins w:id="703" w:author="MMAhmed@bankAlbilad.com" w:date="2023-04-30T09:43:00Z"/>
                  <w:rFonts w:asciiTheme="minorHAnsi" w:eastAsiaTheme="minorEastAsia" w:hAnsiTheme="minorHAnsi" w:cstheme="minorBidi"/>
                  <w:noProof/>
                  <w:sz w:val="22"/>
                  <w:szCs w:val="22"/>
                </w:rPr>
              </w:rPrChange>
            </w:rPr>
          </w:pPr>
          <w:ins w:id="704" w:author="MMAhmed@bankAlbilad.com" w:date="2023-04-30T09:43:00Z">
            <w:r w:rsidRPr="005E117D">
              <w:rPr>
                <w:rStyle w:val="Hyperlink"/>
                <w:rFonts w:ascii="Frutiger LT Arabic 45 Light" w:hAnsi="Frutiger LT Arabic 45 Light" w:cs="Frutiger LT Arabic 45 Light"/>
                <w:noProof/>
                <w:sz w:val="24"/>
                <w:szCs w:val="24"/>
                <w:rPrChange w:id="70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70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707" w:author="MMAhmed@bankAlbilad.com" w:date="2023-04-30T09:45:00Z">
                  <w:rPr>
                    <w:noProof/>
                  </w:rPr>
                </w:rPrChange>
              </w:rPr>
              <w:instrText>HYPERLINK \l "_Toc133740270"</w:instrText>
            </w:r>
            <w:r w:rsidRPr="005E117D">
              <w:rPr>
                <w:rStyle w:val="Hyperlink"/>
                <w:rFonts w:ascii="Frutiger LT Arabic 45 Light" w:hAnsi="Frutiger LT Arabic 45 Light" w:cs="Frutiger LT Arabic 45 Light"/>
                <w:noProof/>
                <w:sz w:val="24"/>
                <w:szCs w:val="24"/>
                <w:rPrChange w:id="70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709"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710" w:author="MMAhmed@bankAlbilad.com" w:date="2023-04-30T09:45:00Z">
                  <w:rPr>
                    <w:rStyle w:val="Hyperlink"/>
                    <w:rFonts w:ascii="Frutiger LT Arabic 45 Light" w:eastAsia="Calibri" w:hAnsi="Frutiger LT Arabic 45 Light" w:cs="Frutiger LT Arabic 45 Light"/>
                    <w:i/>
                    <w:iCs/>
                    <w:noProof/>
                  </w:rPr>
                </w:rPrChange>
              </w:rPr>
              <w:t>Network Disaster Recovery Design Diagram</w:t>
            </w:r>
            <w:r w:rsidRPr="005E117D">
              <w:rPr>
                <w:rFonts w:ascii="Frutiger LT Arabic 45 Light" w:hAnsi="Frutiger LT Arabic 45 Light" w:cs="Frutiger LT Arabic 45 Light"/>
                <w:noProof/>
                <w:webHidden/>
                <w:sz w:val="24"/>
                <w:szCs w:val="24"/>
                <w:rPrChange w:id="71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71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713" w:author="MMAhmed@bankAlbilad.com" w:date="2023-04-30T09:45:00Z">
                  <w:rPr>
                    <w:noProof/>
                    <w:webHidden/>
                  </w:rPr>
                </w:rPrChange>
              </w:rPr>
              <w:instrText xml:space="preserve"> PAGEREF _Toc133740270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714" w:author="MMAhmed@bankAlbilad.com" w:date="2023-04-30T09:45:00Z">
                <w:rPr>
                  <w:noProof/>
                  <w:webHidden/>
                </w:rPr>
              </w:rPrChange>
            </w:rPr>
            <w:fldChar w:fldCharType="separate"/>
          </w:r>
          <w:ins w:id="715" w:author="Mohamed Amer" w:date="2024-07-28T17:10:00Z" w16du:dateUtc="2024-07-28T14:10:00Z">
            <w:r w:rsidR="003C1BA4">
              <w:rPr>
                <w:rFonts w:ascii="Frutiger LT Arabic 45 Light" w:hAnsi="Frutiger LT Arabic 45 Light" w:cs="Frutiger LT Arabic 45 Light"/>
                <w:noProof/>
                <w:webHidden/>
                <w:sz w:val="24"/>
                <w:szCs w:val="24"/>
              </w:rPr>
              <w:t>16</w:t>
            </w:r>
          </w:ins>
          <w:ins w:id="716" w:author="Islam Nady" w:date="2024-06-09T15:45:00Z">
            <w:del w:id="71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718" w:author="MMAhmed@bankAlbilad.com" w:date="2023-04-30T09:43:00Z">
            <w:del w:id="71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720" w:author="MMAhmed@bankAlbilad.com" w:date="2023-04-30T09:45:00Z">
                    <w:rPr>
                      <w:noProof/>
                      <w:webHidden/>
                    </w:rPr>
                  </w:rPrChange>
                </w:rPr>
                <w:delText>17</w:delText>
              </w:r>
            </w:del>
            <w:r w:rsidRPr="005E117D">
              <w:rPr>
                <w:rFonts w:ascii="Frutiger LT Arabic 45 Light" w:hAnsi="Frutiger LT Arabic 45 Light" w:cs="Frutiger LT Arabic 45 Light"/>
                <w:noProof/>
                <w:webHidden/>
                <w:sz w:val="24"/>
                <w:szCs w:val="24"/>
                <w:rPrChange w:id="72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722" w:author="MMAhmed@bankAlbilad.com" w:date="2023-04-30T09:45:00Z">
                  <w:rPr>
                    <w:rStyle w:val="Hyperlink"/>
                    <w:noProof/>
                  </w:rPr>
                </w:rPrChange>
              </w:rPr>
              <w:fldChar w:fldCharType="end"/>
            </w:r>
          </w:ins>
        </w:p>
        <w:p w14:paraId="1752DBA9" w14:textId="258804EF" w:rsidR="005E117D" w:rsidRPr="005E117D" w:rsidRDefault="005E117D" w:rsidP="005E117D">
          <w:pPr>
            <w:pStyle w:val="TOC1"/>
            <w:tabs>
              <w:tab w:val="right" w:leader="dot" w:pos="10457"/>
            </w:tabs>
            <w:rPr>
              <w:ins w:id="723" w:author="MMAhmed@bankAlbilad.com" w:date="2023-04-30T09:43:00Z"/>
              <w:rFonts w:ascii="Frutiger LT Arabic 45 Light" w:eastAsiaTheme="minorEastAsia" w:hAnsi="Frutiger LT Arabic 45 Light" w:cs="Frutiger LT Arabic 45 Light"/>
              <w:noProof/>
              <w:sz w:val="24"/>
              <w:szCs w:val="24"/>
              <w:rPrChange w:id="724" w:author="MMAhmed@bankAlbilad.com" w:date="2023-04-30T09:45:00Z">
                <w:rPr>
                  <w:ins w:id="725" w:author="MMAhmed@bankAlbilad.com" w:date="2023-04-30T09:43:00Z"/>
                  <w:rFonts w:asciiTheme="minorHAnsi" w:eastAsiaTheme="minorEastAsia" w:hAnsiTheme="minorHAnsi" w:cstheme="minorBidi"/>
                  <w:noProof/>
                </w:rPr>
              </w:rPrChange>
            </w:rPr>
          </w:pPr>
          <w:ins w:id="726" w:author="MMAhmed@bankAlbilad.com" w:date="2023-04-30T09:43:00Z">
            <w:r w:rsidRPr="005E117D">
              <w:rPr>
                <w:rStyle w:val="Hyperlink"/>
                <w:rFonts w:ascii="Frutiger LT Arabic 45 Light" w:hAnsi="Frutiger LT Arabic 45 Light" w:cs="Frutiger LT Arabic 45 Light"/>
                <w:noProof/>
                <w:sz w:val="24"/>
                <w:szCs w:val="24"/>
                <w:rPrChange w:id="72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72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729" w:author="MMAhmed@bankAlbilad.com" w:date="2023-04-30T09:45:00Z">
                  <w:rPr>
                    <w:noProof/>
                  </w:rPr>
                </w:rPrChange>
              </w:rPr>
              <w:instrText>HYPERLINK \l "_Toc133740271"</w:instrText>
            </w:r>
            <w:r w:rsidRPr="005E117D">
              <w:rPr>
                <w:rStyle w:val="Hyperlink"/>
                <w:rFonts w:ascii="Frutiger LT Arabic 45 Light" w:hAnsi="Frutiger LT Arabic 45 Light" w:cs="Frutiger LT Arabic 45 Light"/>
                <w:noProof/>
                <w:sz w:val="24"/>
                <w:szCs w:val="24"/>
                <w:rPrChange w:id="73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731"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732" w:author="MMAhmed@bankAlbilad.com" w:date="2023-04-30T09:45:00Z">
                  <w:rPr>
                    <w:rStyle w:val="Hyperlink"/>
                    <w:rFonts w:ascii="Frutiger LT Arabic 45 Light" w:eastAsia="Calibri" w:hAnsi="Frutiger LT Arabic 45 Light" w:cs="Frutiger LT Arabic 45 Light"/>
                    <w:noProof/>
                  </w:rPr>
                </w:rPrChange>
              </w:rPr>
              <w:t>System Inventory</w:t>
            </w:r>
            <w:r w:rsidRPr="005E117D">
              <w:rPr>
                <w:rFonts w:ascii="Frutiger LT Arabic 45 Light" w:hAnsi="Frutiger LT Arabic 45 Light" w:cs="Frutiger LT Arabic 45 Light"/>
                <w:noProof/>
                <w:webHidden/>
                <w:sz w:val="24"/>
                <w:szCs w:val="24"/>
                <w:rPrChange w:id="73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73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735" w:author="MMAhmed@bankAlbilad.com" w:date="2023-04-30T09:45:00Z">
                  <w:rPr>
                    <w:noProof/>
                    <w:webHidden/>
                  </w:rPr>
                </w:rPrChange>
              </w:rPr>
              <w:instrText xml:space="preserve"> PAGEREF _Toc133740271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736" w:author="MMAhmed@bankAlbilad.com" w:date="2023-04-30T09:45:00Z">
                <w:rPr>
                  <w:noProof/>
                  <w:webHidden/>
                </w:rPr>
              </w:rPrChange>
            </w:rPr>
            <w:fldChar w:fldCharType="separate"/>
          </w:r>
          <w:ins w:id="737" w:author="Mohamed Amer" w:date="2024-07-28T17:10:00Z" w16du:dateUtc="2024-07-28T14:10:00Z">
            <w:r w:rsidR="003C1BA4">
              <w:rPr>
                <w:rFonts w:ascii="Frutiger LT Arabic 45 Light" w:hAnsi="Frutiger LT Arabic 45 Light" w:cs="Frutiger LT Arabic 45 Light"/>
                <w:noProof/>
                <w:webHidden/>
                <w:sz w:val="24"/>
                <w:szCs w:val="24"/>
              </w:rPr>
              <w:t>17</w:t>
            </w:r>
          </w:ins>
          <w:ins w:id="738" w:author="Islam Nady" w:date="2024-06-09T15:45:00Z">
            <w:del w:id="73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740" w:author="MMAhmed@bankAlbilad.com" w:date="2023-04-30T09:43:00Z">
            <w:del w:id="74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742"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74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744" w:author="MMAhmed@bankAlbilad.com" w:date="2023-04-30T09:45:00Z">
                  <w:rPr>
                    <w:rStyle w:val="Hyperlink"/>
                    <w:noProof/>
                  </w:rPr>
                </w:rPrChange>
              </w:rPr>
              <w:fldChar w:fldCharType="end"/>
            </w:r>
          </w:ins>
        </w:p>
        <w:p w14:paraId="60C1A454" w14:textId="67672E00" w:rsidR="005E117D" w:rsidRPr="005E117D" w:rsidRDefault="005E117D" w:rsidP="005E117D">
          <w:pPr>
            <w:pStyle w:val="TOC2"/>
            <w:tabs>
              <w:tab w:val="right" w:leader="dot" w:pos="10457"/>
            </w:tabs>
            <w:rPr>
              <w:ins w:id="745" w:author="MMAhmed@bankAlbilad.com" w:date="2023-04-30T09:43:00Z"/>
              <w:rFonts w:ascii="Frutiger LT Arabic 45 Light" w:eastAsiaTheme="minorEastAsia" w:hAnsi="Frutiger LT Arabic 45 Light" w:cs="Frutiger LT Arabic 45 Light"/>
              <w:noProof/>
              <w:sz w:val="24"/>
              <w:szCs w:val="24"/>
              <w:rPrChange w:id="746" w:author="MMAhmed@bankAlbilad.com" w:date="2023-04-30T09:45:00Z">
                <w:rPr>
                  <w:ins w:id="747" w:author="MMAhmed@bankAlbilad.com" w:date="2023-04-30T09:43:00Z"/>
                  <w:rFonts w:asciiTheme="minorHAnsi" w:eastAsiaTheme="minorEastAsia" w:hAnsiTheme="minorHAnsi" w:cstheme="minorBidi"/>
                  <w:noProof/>
                  <w:sz w:val="22"/>
                  <w:szCs w:val="22"/>
                </w:rPr>
              </w:rPrChange>
            </w:rPr>
          </w:pPr>
          <w:ins w:id="748" w:author="MMAhmed@bankAlbilad.com" w:date="2023-04-30T09:43:00Z">
            <w:r w:rsidRPr="005E117D">
              <w:rPr>
                <w:rStyle w:val="Hyperlink"/>
                <w:rFonts w:ascii="Frutiger LT Arabic 45 Light" w:hAnsi="Frutiger LT Arabic 45 Light" w:cs="Frutiger LT Arabic 45 Light"/>
                <w:noProof/>
                <w:sz w:val="24"/>
                <w:szCs w:val="24"/>
                <w:rPrChange w:id="74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75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751" w:author="MMAhmed@bankAlbilad.com" w:date="2023-04-30T09:45:00Z">
                  <w:rPr>
                    <w:noProof/>
                  </w:rPr>
                </w:rPrChange>
              </w:rPr>
              <w:instrText>HYPERLINK \l "_Toc133740272"</w:instrText>
            </w:r>
            <w:r w:rsidRPr="005E117D">
              <w:rPr>
                <w:rStyle w:val="Hyperlink"/>
                <w:rFonts w:ascii="Frutiger LT Arabic 45 Light" w:hAnsi="Frutiger LT Arabic 45 Light" w:cs="Frutiger LT Arabic 45 Light"/>
                <w:noProof/>
                <w:sz w:val="24"/>
                <w:szCs w:val="24"/>
                <w:rPrChange w:id="75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753"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754" w:author="MMAhmed@bankAlbilad.com" w:date="2023-04-30T09:45:00Z">
                  <w:rPr>
                    <w:rStyle w:val="Hyperlink"/>
                    <w:rFonts w:ascii="Frutiger LT Arabic 45 Light" w:eastAsia="Calibri" w:hAnsi="Frutiger LT Arabic 45 Light" w:cs="Frutiger LT Arabic 45 Light"/>
                    <w:i/>
                    <w:iCs/>
                    <w:noProof/>
                  </w:rPr>
                </w:rPrChange>
              </w:rPr>
              <w:t>Hardware Requirements</w:t>
            </w:r>
            <w:r w:rsidRPr="005E117D">
              <w:rPr>
                <w:rFonts w:ascii="Frutiger LT Arabic 45 Light" w:hAnsi="Frutiger LT Arabic 45 Light" w:cs="Frutiger LT Arabic 45 Light"/>
                <w:noProof/>
                <w:webHidden/>
                <w:sz w:val="24"/>
                <w:szCs w:val="24"/>
                <w:rPrChange w:id="75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75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757" w:author="MMAhmed@bankAlbilad.com" w:date="2023-04-30T09:45:00Z">
                  <w:rPr>
                    <w:noProof/>
                    <w:webHidden/>
                  </w:rPr>
                </w:rPrChange>
              </w:rPr>
              <w:instrText xml:space="preserve"> PAGEREF _Toc133740272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758" w:author="MMAhmed@bankAlbilad.com" w:date="2023-04-30T09:45:00Z">
                <w:rPr>
                  <w:noProof/>
                  <w:webHidden/>
                </w:rPr>
              </w:rPrChange>
            </w:rPr>
            <w:fldChar w:fldCharType="separate"/>
          </w:r>
          <w:ins w:id="759" w:author="Mohamed Amer" w:date="2024-07-28T17:10:00Z" w16du:dateUtc="2024-07-28T14:10:00Z">
            <w:r w:rsidR="003C1BA4">
              <w:rPr>
                <w:rFonts w:ascii="Frutiger LT Arabic 45 Light" w:hAnsi="Frutiger LT Arabic 45 Light" w:cs="Frutiger LT Arabic 45 Light"/>
                <w:noProof/>
                <w:webHidden/>
                <w:sz w:val="24"/>
                <w:szCs w:val="24"/>
              </w:rPr>
              <w:t>17</w:t>
            </w:r>
          </w:ins>
          <w:ins w:id="760" w:author="Islam Nady" w:date="2024-06-09T15:45:00Z">
            <w:del w:id="76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762" w:author="MMAhmed@bankAlbilad.com" w:date="2023-04-30T09:43:00Z">
            <w:del w:id="76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764"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76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766" w:author="MMAhmed@bankAlbilad.com" w:date="2023-04-30T09:45:00Z">
                  <w:rPr>
                    <w:rStyle w:val="Hyperlink"/>
                    <w:noProof/>
                  </w:rPr>
                </w:rPrChange>
              </w:rPr>
              <w:fldChar w:fldCharType="end"/>
            </w:r>
          </w:ins>
        </w:p>
        <w:p w14:paraId="7FCA24B8" w14:textId="65DCE502" w:rsidR="005E117D" w:rsidRPr="005E117D" w:rsidRDefault="005E117D" w:rsidP="005E117D">
          <w:pPr>
            <w:pStyle w:val="TOC2"/>
            <w:tabs>
              <w:tab w:val="right" w:leader="dot" w:pos="10457"/>
            </w:tabs>
            <w:rPr>
              <w:ins w:id="767" w:author="MMAhmed@bankAlbilad.com" w:date="2023-04-30T09:43:00Z"/>
              <w:rFonts w:ascii="Frutiger LT Arabic 45 Light" w:eastAsiaTheme="minorEastAsia" w:hAnsi="Frutiger LT Arabic 45 Light" w:cs="Frutiger LT Arabic 45 Light"/>
              <w:noProof/>
              <w:sz w:val="24"/>
              <w:szCs w:val="24"/>
              <w:rPrChange w:id="768" w:author="MMAhmed@bankAlbilad.com" w:date="2023-04-30T09:45:00Z">
                <w:rPr>
                  <w:ins w:id="769" w:author="MMAhmed@bankAlbilad.com" w:date="2023-04-30T09:43:00Z"/>
                  <w:rFonts w:asciiTheme="minorHAnsi" w:eastAsiaTheme="minorEastAsia" w:hAnsiTheme="minorHAnsi" w:cstheme="minorBidi"/>
                  <w:noProof/>
                  <w:sz w:val="22"/>
                  <w:szCs w:val="22"/>
                </w:rPr>
              </w:rPrChange>
            </w:rPr>
          </w:pPr>
          <w:ins w:id="770" w:author="MMAhmed@bankAlbilad.com" w:date="2023-04-30T09:43:00Z">
            <w:r w:rsidRPr="005E117D">
              <w:rPr>
                <w:rStyle w:val="Hyperlink"/>
                <w:rFonts w:ascii="Frutiger LT Arabic 45 Light" w:hAnsi="Frutiger LT Arabic 45 Light" w:cs="Frutiger LT Arabic 45 Light"/>
                <w:noProof/>
                <w:sz w:val="24"/>
                <w:szCs w:val="24"/>
                <w:rPrChange w:id="77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77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773" w:author="MMAhmed@bankAlbilad.com" w:date="2023-04-30T09:45:00Z">
                  <w:rPr>
                    <w:noProof/>
                  </w:rPr>
                </w:rPrChange>
              </w:rPr>
              <w:instrText>HYPERLINK \l "_Toc133740273"</w:instrText>
            </w:r>
            <w:r w:rsidRPr="005E117D">
              <w:rPr>
                <w:rStyle w:val="Hyperlink"/>
                <w:rFonts w:ascii="Frutiger LT Arabic 45 Light" w:hAnsi="Frutiger LT Arabic 45 Light" w:cs="Frutiger LT Arabic 45 Light"/>
                <w:noProof/>
                <w:sz w:val="24"/>
                <w:szCs w:val="24"/>
                <w:rPrChange w:id="77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775"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rPrChange w:id="776" w:author="MMAhmed@bankAlbilad.com" w:date="2023-04-30T09:45:00Z">
                  <w:rPr>
                    <w:rStyle w:val="Hyperlink"/>
                    <w:rFonts w:cstheme="minorHAnsi"/>
                    <w:noProof/>
                  </w:rPr>
                </w:rPrChange>
              </w:rPr>
              <w:t>ENVIRONMENT</w:t>
            </w:r>
            <w:r w:rsidRPr="005E117D">
              <w:rPr>
                <w:rFonts w:ascii="Frutiger LT Arabic 45 Light" w:hAnsi="Frutiger LT Arabic 45 Light" w:cs="Frutiger LT Arabic 45 Light"/>
                <w:noProof/>
                <w:webHidden/>
                <w:sz w:val="24"/>
                <w:szCs w:val="24"/>
                <w:rPrChange w:id="77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77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779" w:author="MMAhmed@bankAlbilad.com" w:date="2023-04-30T09:45:00Z">
                  <w:rPr>
                    <w:noProof/>
                    <w:webHidden/>
                  </w:rPr>
                </w:rPrChange>
              </w:rPr>
              <w:instrText xml:space="preserve"> PAGEREF _Toc133740273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780" w:author="MMAhmed@bankAlbilad.com" w:date="2023-04-30T09:45:00Z">
                <w:rPr>
                  <w:noProof/>
                  <w:webHidden/>
                </w:rPr>
              </w:rPrChange>
            </w:rPr>
            <w:fldChar w:fldCharType="separate"/>
          </w:r>
          <w:ins w:id="781" w:author="Mohamed Amer" w:date="2024-07-28T17:10:00Z" w16du:dateUtc="2024-07-28T14:10:00Z">
            <w:r w:rsidR="003C1BA4">
              <w:rPr>
                <w:rFonts w:ascii="Frutiger LT Arabic 45 Light" w:hAnsi="Frutiger LT Arabic 45 Light" w:cs="Frutiger LT Arabic 45 Light"/>
                <w:noProof/>
                <w:webHidden/>
                <w:sz w:val="24"/>
                <w:szCs w:val="24"/>
              </w:rPr>
              <w:t>17</w:t>
            </w:r>
          </w:ins>
          <w:ins w:id="782" w:author="Islam Nady" w:date="2024-06-09T15:45:00Z">
            <w:del w:id="78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784" w:author="MMAhmed@bankAlbilad.com" w:date="2023-04-30T09:43:00Z">
            <w:del w:id="78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786"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78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788" w:author="MMAhmed@bankAlbilad.com" w:date="2023-04-30T09:45:00Z">
                  <w:rPr>
                    <w:rStyle w:val="Hyperlink"/>
                    <w:noProof/>
                  </w:rPr>
                </w:rPrChange>
              </w:rPr>
              <w:fldChar w:fldCharType="end"/>
            </w:r>
          </w:ins>
        </w:p>
        <w:p w14:paraId="08EFB0DE" w14:textId="1E6EF7B2" w:rsidR="005E117D" w:rsidRPr="005E117D" w:rsidRDefault="005E117D" w:rsidP="005E117D">
          <w:pPr>
            <w:pStyle w:val="TOC2"/>
            <w:tabs>
              <w:tab w:val="right" w:leader="dot" w:pos="10457"/>
            </w:tabs>
            <w:rPr>
              <w:ins w:id="789" w:author="MMAhmed@bankAlbilad.com" w:date="2023-04-30T09:43:00Z"/>
              <w:rFonts w:ascii="Frutiger LT Arabic 45 Light" w:eastAsiaTheme="minorEastAsia" w:hAnsi="Frutiger LT Arabic 45 Light" w:cs="Frutiger LT Arabic 45 Light"/>
              <w:noProof/>
              <w:sz w:val="24"/>
              <w:szCs w:val="24"/>
              <w:rPrChange w:id="790" w:author="MMAhmed@bankAlbilad.com" w:date="2023-04-30T09:45:00Z">
                <w:rPr>
                  <w:ins w:id="791" w:author="MMAhmed@bankAlbilad.com" w:date="2023-04-30T09:43:00Z"/>
                  <w:rFonts w:asciiTheme="minorHAnsi" w:eastAsiaTheme="minorEastAsia" w:hAnsiTheme="minorHAnsi" w:cstheme="minorBidi"/>
                  <w:noProof/>
                  <w:sz w:val="22"/>
                  <w:szCs w:val="22"/>
                </w:rPr>
              </w:rPrChange>
            </w:rPr>
          </w:pPr>
          <w:ins w:id="792" w:author="MMAhmed@bankAlbilad.com" w:date="2023-04-30T09:43:00Z">
            <w:r w:rsidRPr="005E117D">
              <w:rPr>
                <w:rStyle w:val="Hyperlink"/>
                <w:rFonts w:ascii="Frutiger LT Arabic 45 Light" w:hAnsi="Frutiger LT Arabic 45 Light" w:cs="Frutiger LT Arabic 45 Light"/>
                <w:noProof/>
                <w:sz w:val="24"/>
                <w:szCs w:val="24"/>
                <w:rPrChange w:id="79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79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795" w:author="MMAhmed@bankAlbilad.com" w:date="2023-04-30T09:45:00Z">
                  <w:rPr>
                    <w:noProof/>
                  </w:rPr>
                </w:rPrChange>
              </w:rPr>
              <w:instrText>HYPERLINK \l "_Toc133740274"</w:instrText>
            </w:r>
            <w:r w:rsidRPr="005E117D">
              <w:rPr>
                <w:rStyle w:val="Hyperlink"/>
                <w:rFonts w:ascii="Frutiger LT Arabic 45 Light" w:hAnsi="Frutiger LT Arabic 45 Light" w:cs="Frutiger LT Arabic 45 Light"/>
                <w:noProof/>
                <w:sz w:val="24"/>
                <w:szCs w:val="24"/>
                <w:rPrChange w:id="79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797"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lang w:val="en-GB"/>
                <w:rPrChange w:id="798" w:author="MMAhmed@bankAlbilad.com" w:date="2023-04-30T09:45:00Z">
                  <w:rPr>
                    <w:rStyle w:val="Hyperlink"/>
                    <w:rFonts w:cstheme="minorHAnsi"/>
                    <w:noProof/>
                    <w:lang w:val="en-GB"/>
                  </w:rPr>
                </w:rPrChange>
              </w:rPr>
              <w:t>Production /UAT /SIT/ DEV /POC</w:t>
            </w:r>
            <w:r w:rsidRPr="005E117D">
              <w:rPr>
                <w:rFonts w:ascii="Frutiger LT Arabic 45 Light" w:hAnsi="Frutiger LT Arabic 45 Light" w:cs="Frutiger LT Arabic 45 Light"/>
                <w:noProof/>
                <w:webHidden/>
                <w:sz w:val="24"/>
                <w:szCs w:val="24"/>
                <w:rPrChange w:id="79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80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801" w:author="MMAhmed@bankAlbilad.com" w:date="2023-04-30T09:45:00Z">
                  <w:rPr>
                    <w:noProof/>
                    <w:webHidden/>
                  </w:rPr>
                </w:rPrChange>
              </w:rPr>
              <w:instrText xml:space="preserve"> PAGEREF _Toc133740274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802" w:author="MMAhmed@bankAlbilad.com" w:date="2023-04-30T09:45:00Z">
                <w:rPr>
                  <w:noProof/>
                  <w:webHidden/>
                </w:rPr>
              </w:rPrChange>
            </w:rPr>
            <w:fldChar w:fldCharType="separate"/>
          </w:r>
          <w:ins w:id="803" w:author="Mohamed Amer" w:date="2024-07-28T17:10:00Z" w16du:dateUtc="2024-07-28T14:10:00Z">
            <w:r w:rsidR="003C1BA4">
              <w:rPr>
                <w:rFonts w:ascii="Frutiger LT Arabic 45 Light" w:hAnsi="Frutiger LT Arabic 45 Light" w:cs="Frutiger LT Arabic 45 Light"/>
                <w:noProof/>
                <w:webHidden/>
                <w:sz w:val="24"/>
                <w:szCs w:val="24"/>
              </w:rPr>
              <w:t>17</w:t>
            </w:r>
          </w:ins>
          <w:ins w:id="804" w:author="Islam Nady" w:date="2024-06-09T15:45:00Z">
            <w:del w:id="80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806" w:author="MMAhmed@bankAlbilad.com" w:date="2023-04-30T09:43:00Z">
            <w:del w:id="80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808"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80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810" w:author="MMAhmed@bankAlbilad.com" w:date="2023-04-30T09:45:00Z">
                  <w:rPr>
                    <w:rStyle w:val="Hyperlink"/>
                    <w:noProof/>
                  </w:rPr>
                </w:rPrChange>
              </w:rPr>
              <w:fldChar w:fldCharType="end"/>
            </w:r>
          </w:ins>
        </w:p>
        <w:p w14:paraId="6E60D83D" w14:textId="27C843DE" w:rsidR="005E117D" w:rsidRPr="005E117D" w:rsidRDefault="005E117D" w:rsidP="005E117D">
          <w:pPr>
            <w:pStyle w:val="TOC2"/>
            <w:tabs>
              <w:tab w:val="right" w:leader="dot" w:pos="10457"/>
            </w:tabs>
            <w:rPr>
              <w:ins w:id="811" w:author="MMAhmed@bankAlbilad.com" w:date="2023-04-30T09:43:00Z"/>
              <w:rFonts w:ascii="Frutiger LT Arabic 45 Light" w:eastAsiaTheme="minorEastAsia" w:hAnsi="Frutiger LT Arabic 45 Light" w:cs="Frutiger LT Arabic 45 Light"/>
              <w:noProof/>
              <w:sz w:val="24"/>
              <w:szCs w:val="24"/>
              <w:rPrChange w:id="812" w:author="MMAhmed@bankAlbilad.com" w:date="2023-04-30T09:45:00Z">
                <w:rPr>
                  <w:ins w:id="813" w:author="MMAhmed@bankAlbilad.com" w:date="2023-04-30T09:43:00Z"/>
                  <w:rFonts w:asciiTheme="minorHAnsi" w:eastAsiaTheme="minorEastAsia" w:hAnsiTheme="minorHAnsi" w:cstheme="minorBidi"/>
                  <w:noProof/>
                  <w:sz w:val="22"/>
                  <w:szCs w:val="22"/>
                </w:rPr>
              </w:rPrChange>
            </w:rPr>
          </w:pPr>
          <w:ins w:id="814" w:author="MMAhmed@bankAlbilad.com" w:date="2023-04-30T09:43:00Z">
            <w:r w:rsidRPr="005E117D">
              <w:rPr>
                <w:rStyle w:val="Hyperlink"/>
                <w:rFonts w:ascii="Frutiger LT Arabic 45 Light" w:hAnsi="Frutiger LT Arabic 45 Light" w:cs="Frutiger LT Arabic 45 Light"/>
                <w:noProof/>
                <w:sz w:val="24"/>
                <w:szCs w:val="24"/>
                <w:rPrChange w:id="81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81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817" w:author="MMAhmed@bankAlbilad.com" w:date="2023-04-30T09:45:00Z">
                  <w:rPr>
                    <w:noProof/>
                  </w:rPr>
                </w:rPrChange>
              </w:rPr>
              <w:instrText>HYPERLINK \l "_Toc133740275"</w:instrText>
            </w:r>
            <w:r w:rsidRPr="005E117D">
              <w:rPr>
                <w:rStyle w:val="Hyperlink"/>
                <w:rFonts w:ascii="Frutiger LT Arabic 45 Light" w:hAnsi="Frutiger LT Arabic 45 Light" w:cs="Frutiger LT Arabic 45 Light"/>
                <w:noProof/>
                <w:sz w:val="24"/>
                <w:szCs w:val="24"/>
                <w:rPrChange w:id="81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819"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rPrChange w:id="820" w:author="MMAhmed@bankAlbilad.com" w:date="2023-04-30T09:45:00Z">
                  <w:rPr>
                    <w:rStyle w:val="Hyperlink"/>
                    <w:rFonts w:cstheme="minorHAnsi"/>
                    <w:noProof/>
                  </w:rPr>
                </w:rPrChange>
              </w:rPr>
              <w:t>SERVER NAME</w:t>
            </w:r>
            <w:r w:rsidRPr="005E117D">
              <w:rPr>
                <w:rFonts w:ascii="Frutiger LT Arabic 45 Light" w:hAnsi="Frutiger LT Arabic 45 Light" w:cs="Frutiger LT Arabic 45 Light"/>
                <w:noProof/>
                <w:webHidden/>
                <w:sz w:val="24"/>
                <w:szCs w:val="24"/>
                <w:rPrChange w:id="82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82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823" w:author="MMAhmed@bankAlbilad.com" w:date="2023-04-30T09:45:00Z">
                  <w:rPr>
                    <w:noProof/>
                    <w:webHidden/>
                  </w:rPr>
                </w:rPrChange>
              </w:rPr>
              <w:instrText xml:space="preserve"> PAGEREF _Toc133740275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824" w:author="MMAhmed@bankAlbilad.com" w:date="2023-04-30T09:45:00Z">
                <w:rPr>
                  <w:noProof/>
                  <w:webHidden/>
                </w:rPr>
              </w:rPrChange>
            </w:rPr>
            <w:fldChar w:fldCharType="separate"/>
          </w:r>
          <w:ins w:id="825" w:author="Mohamed Amer" w:date="2024-07-28T17:10:00Z" w16du:dateUtc="2024-07-28T14:10:00Z">
            <w:r w:rsidR="003C1BA4">
              <w:rPr>
                <w:rFonts w:ascii="Frutiger LT Arabic 45 Light" w:hAnsi="Frutiger LT Arabic 45 Light" w:cs="Frutiger LT Arabic 45 Light"/>
                <w:noProof/>
                <w:webHidden/>
                <w:sz w:val="24"/>
                <w:szCs w:val="24"/>
              </w:rPr>
              <w:t>17</w:t>
            </w:r>
          </w:ins>
          <w:ins w:id="826" w:author="Islam Nady" w:date="2024-06-09T15:45:00Z">
            <w:del w:id="82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828" w:author="MMAhmed@bankAlbilad.com" w:date="2023-04-30T09:43:00Z">
            <w:del w:id="82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830"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83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832" w:author="MMAhmed@bankAlbilad.com" w:date="2023-04-30T09:45:00Z">
                  <w:rPr>
                    <w:rStyle w:val="Hyperlink"/>
                    <w:noProof/>
                  </w:rPr>
                </w:rPrChange>
              </w:rPr>
              <w:fldChar w:fldCharType="end"/>
            </w:r>
          </w:ins>
        </w:p>
        <w:p w14:paraId="145480B8" w14:textId="135CF475" w:rsidR="005E117D" w:rsidRPr="005E117D" w:rsidRDefault="005E117D" w:rsidP="005E117D">
          <w:pPr>
            <w:pStyle w:val="TOC2"/>
            <w:tabs>
              <w:tab w:val="right" w:leader="dot" w:pos="10457"/>
            </w:tabs>
            <w:rPr>
              <w:ins w:id="833" w:author="MMAhmed@bankAlbilad.com" w:date="2023-04-30T09:43:00Z"/>
              <w:rFonts w:ascii="Frutiger LT Arabic 45 Light" w:eastAsiaTheme="minorEastAsia" w:hAnsi="Frutiger LT Arabic 45 Light" w:cs="Frutiger LT Arabic 45 Light"/>
              <w:noProof/>
              <w:sz w:val="24"/>
              <w:szCs w:val="24"/>
              <w:rPrChange w:id="834" w:author="MMAhmed@bankAlbilad.com" w:date="2023-04-30T09:45:00Z">
                <w:rPr>
                  <w:ins w:id="835" w:author="MMAhmed@bankAlbilad.com" w:date="2023-04-30T09:43:00Z"/>
                  <w:rFonts w:asciiTheme="minorHAnsi" w:eastAsiaTheme="minorEastAsia" w:hAnsiTheme="minorHAnsi" w:cstheme="minorBidi"/>
                  <w:noProof/>
                  <w:sz w:val="22"/>
                  <w:szCs w:val="22"/>
                </w:rPr>
              </w:rPrChange>
            </w:rPr>
          </w:pPr>
          <w:ins w:id="836" w:author="MMAhmed@bankAlbilad.com" w:date="2023-04-30T09:43:00Z">
            <w:r w:rsidRPr="005E117D">
              <w:rPr>
                <w:rStyle w:val="Hyperlink"/>
                <w:rFonts w:ascii="Frutiger LT Arabic 45 Light" w:hAnsi="Frutiger LT Arabic 45 Light" w:cs="Frutiger LT Arabic 45 Light"/>
                <w:noProof/>
                <w:sz w:val="24"/>
                <w:szCs w:val="24"/>
                <w:rPrChange w:id="83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83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839" w:author="MMAhmed@bankAlbilad.com" w:date="2023-04-30T09:45:00Z">
                  <w:rPr>
                    <w:noProof/>
                  </w:rPr>
                </w:rPrChange>
              </w:rPr>
              <w:instrText>HYPERLINK \l "_Toc133740276"</w:instrText>
            </w:r>
            <w:r w:rsidRPr="005E117D">
              <w:rPr>
                <w:rStyle w:val="Hyperlink"/>
                <w:rFonts w:ascii="Frutiger LT Arabic 45 Light" w:hAnsi="Frutiger LT Arabic 45 Light" w:cs="Frutiger LT Arabic 45 Light"/>
                <w:noProof/>
                <w:sz w:val="24"/>
                <w:szCs w:val="24"/>
                <w:rPrChange w:id="84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841"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lang w:val="en-GB"/>
                <w:rPrChange w:id="842" w:author="MMAhmed@bankAlbilad.com" w:date="2023-04-30T09:45:00Z">
                  <w:rPr>
                    <w:rStyle w:val="Hyperlink"/>
                    <w:rFonts w:cstheme="minorHAnsi"/>
                    <w:noProof/>
                    <w:lang w:val="en-GB"/>
                  </w:rPr>
                </w:rPrChange>
              </w:rPr>
              <w:t>Provided by A&amp;SO if the server is new, if server exist, put the name</w:t>
            </w:r>
            <w:r w:rsidRPr="005E117D">
              <w:rPr>
                <w:rFonts w:ascii="Frutiger LT Arabic 45 Light" w:hAnsi="Frutiger LT Arabic 45 Light" w:cs="Frutiger LT Arabic 45 Light"/>
                <w:noProof/>
                <w:webHidden/>
                <w:sz w:val="24"/>
                <w:szCs w:val="24"/>
                <w:rPrChange w:id="84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84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845" w:author="MMAhmed@bankAlbilad.com" w:date="2023-04-30T09:45:00Z">
                  <w:rPr>
                    <w:noProof/>
                    <w:webHidden/>
                  </w:rPr>
                </w:rPrChange>
              </w:rPr>
              <w:instrText xml:space="preserve"> PAGEREF _Toc133740276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846" w:author="MMAhmed@bankAlbilad.com" w:date="2023-04-30T09:45:00Z">
                <w:rPr>
                  <w:noProof/>
                  <w:webHidden/>
                </w:rPr>
              </w:rPrChange>
            </w:rPr>
            <w:fldChar w:fldCharType="separate"/>
          </w:r>
          <w:ins w:id="847" w:author="Mohamed Amer" w:date="2024-07-28T17:10:00Z" w16du:dateUtc="2024-07-28T14:10:00Z">
            <w:r w:rsidR="003C1BA4">
              <w:rPr>
                <w:rFonts w:ascii="Frutiger LT Arabic 45 Light" w:hAnsi="Frutiger LT Arabic 45 Light" w:cs="Frutiger LT Arabic 45 Light"/>
                <w:noProof/>
                <w:webHidden/>
                <w:sz w:val="24"/>
                <w:szCs w:val="24"/>
              </w:rPr>
              <w:t>17</w:t>
            </w:r>
          </w:ins>
          <w:ins w:id="848" w:author="Islam Nady" w:date="2024-06-09T15:45:00Z">
            <w:del w:id="84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850" w:author="MMAhmed@bankAlbilad.com" w:date="2023-04-30T09:43:00Z">
            <w:del w:id="85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852"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85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854" w:author="MMAhmed@bankAlbilad.com" w:date="2023-04-30T09:45:00Z">
                  <w:rPr>
                    <w:rStyle w:val="Hyperlink"/>
                    <w:noProof/>
                  </w:rPr>
                </w:rPrChange>
              </w:rPr>
              <w:fldChar w:fldCharType="end"/>
            </w:r>
          </w:ins>
        </w:p>
        <w:p w14:paraId="08DABD55" w14:textId="083CC02B" w:rsidR="005E117D" w:rsidRPr="005E117D" w:rsidRDefault="005E117D" w:rsidP="005E117D">
          <w:pPr>
            <w:pStyle w:val="TOC2"/>
            <w:tabs>
              <w:tab w:val="right" w:leader="dot" w:pos="10457"/>
            </w:tabs>
            <w:rPr>
              <w:ins w:id="855" w:author="MMAhmed@bankAlbilad.com" w:date="2023-04-30T09:43:00Z"/>
              <w:rFonts w:ascii="Frutiger LT Arabic 45 Light" w:eastAsiaTheme="minorEastAsia" w:hAnsi="Frutiger LT Arabic 45 Light" w:cs="Frutiger LT Arabic 45 Light"/>
              <w:noProof/>
              <w:sz w:val="24"/>
              <w:szCs w:val="24"/>
              <w:rPrChange w:id="856" w:author="MMAhmed@bankAlbilad.com" w:date="2023-04-30T09:45:00Z">
                <w:rPr>
                  <w:ins w:id="857" w:author="MMAhmed@bankAlbilad.com" w:date="2023-04-30T09:43:00Z"/>
                  <w:rFonts w:asciiTheme="minorHAnsi" w:eastAsiaTheme="minorEastAsia" w:hAnsiTheme="minorHAnsi" w:cstheme="minorBidi"/>
                  <w:noProof/>
                  <w:sz w:val="22"/>
                  <w:szCs w:val="22"/>
                </w:rPr>
              </w:rPrChange>
            </w:rPr>
          </w:pPr>
          <w:ins w:id="858" w:author="MMAhmed@bankAlbilad.com" w:date="2023-04-30T09:43:00Z">
            <w:r w:rsidRPr="005E117D">
              <w:rPr>
                <w:rStyle w:val="Hyperlink"/>
                <w:rFonts w:ascii="Frutiger LT Arabic 45 Light" w:hAnsi="Frutiger LT Arabic 45 Light" w:cs="Frutiger LT Arabic 45 Light"/>
                <w:noProof/>
                <w:sz w:val="24"/>
                <w:szCs w:val="24"/>
                <w:rPrChange w:id="85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86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861" w:author="MMAhmed@bankAlbilad.com" w:date="2023-04-30T09:45:00Z">
                  <w:rPr>
                    <w:noProof/>
                  </w:rPr>
                </w:rPrChange>
              </w:rPr>
              <w:instrText>HYPERLINK \l "_Toc133740277"</w:instrText>
            </w:r>
            <w:r w:rsidRPr="005E117D">
              <w:rPr>
                <w:rStyle w:val="Hyperlink"/>
                <w:rFonts w:ascii="Frutiger LT Arabic 45 Light" w:hAnsi="Frutiger LT Arabic 45 Light" w:cs="Frutiger LT Arabic 45 Light"/>
                <w:noProof/>
                <w:sz w:val="24"/>
                <w:szCs w:val="24"/>
                <w:rPrChange w:id="86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863"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rPrChange w:id="864" w:author="MMAhmed@bankAlbilad.com" w:date="2023-04-30T09:45:00Z">
                  <w:rPr>
                    <w:rStyle w:val="Hyperlink"/>
                    <w:rFonts w:cstheme="minorHAnsi"/>
                    <w:noProof/>
                  </w:rPr>
                </w:rPrChange>
              </w:rPr>
              <w:t>DESCRIPTION</w:t>
            </w:r>
            <w:r w:rsidRPr="005E117D">
              <w:rPr>
                <w:rFonts w:ascii="Frutiger LT Arabic 45 Light" w:hAnsi="Frutiger LT Arabic 45 Light" w:cs="Frutiger LT Arabic 45 Light"/>
                <w:noProof/>
                <w:webHidden/>
                <w:sz w:val="24"/>
                <w:szCs w:val="24"/>
                <w:rPrChange w:id="86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86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867" w:author="MMAhmed@bankAlbilad.com" w:date="2023-04-30T09:45:00Z">
                  <w:rPr>
                    <w:noProof/>
                    <w:webHidden/>
                  </w:rPr>
                </w:rPrChange>
              </w:rPr>
              <w:instrText xml:space="preserve"> PAGEREF _Toc133740277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868" w:author="MMAhmed@bankAlbilad.com" w:date="2023-04-30T09:45:00Z">
                <w:rPr>
                  <w:noProof/>
                  <w:webHidden/>
                </w:rPr>
              </w:rPrChange>
            </w:rPr>
            <w:fldChar w:fldCharType="separate"/>
          </w:r>
          <w:ins w:id="869" w:author="Mohamed Amer" w:date="2024-07-28T17:10:00Z" w16du:dateUtc="2024-07-28T14:10:00Z">
            <w:r w:rsidR="003C1BA4">
              <w:rPr>
                <w:rFonts w:ascii="Frutiger LT Arabic 45 Light" w:hAnsi="Frutiger LT Arabic 45 Light" w:cs="Frutiger LT Arabic 45 Light"/>
                <w:noProof/>
                <w:webHidden/>
                <w:sz w:val="24"/>
                <w:szCs w:val="24"/>
              </w:rPr>
              <w:t>17</w:t>
            </w:r>
          </w:ins>
          <w:ins w:id="870" w:author="Islam Nady" w:date="2024-06-09T15:45:00Z">
            <w:del w:id="87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872" w:author="MMAhmed@bankAlbilad.com" w:date="2023-04-30T09:43:00Z">
            <w:del w:id="87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874"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87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876" w:author="MMAhmed@bankAlbilad.com" w:date="2023-04-30T09:45:00Z">
                  <w:rPr>
                    <w:rStyle w:val="Hyperlink"/>
                    <w:noProof/>
                  </w:rPr>
                </w:rPrChange>
              </w:rPr>
              <w:fldChar w:fldCharType="end"/>
            </w:r>
          </w:ins>
        </w:p>
        <w:p w14:paraId="4A9E18FB" w14:textId="2C6A65FD" w:rsidR="005E117D" w:rsidRPr="005E117D" w:rsidRDefault="005E117D" w:rsidP="005E117D">
          <w:pPr>
            <w:pStyle w:val="TOC2"/>
            <w:tabs>
              <w:tab w:val="right" w:leader="dot" w:pos="10457"/>
            </w:tabs>
            <w:rPr>
              <w:ins w:id="877" w:author="MMAhmed@bankAlbilad.com" w:date="2023-04-30T09:43:00Z"/>
              <w:rFonts w:ascii="Frutiger LT Arabic 45 Light" w:eastAsiaTheme="minorEastAsia" w:hAnsi="Frutiger LT Arabic 45 Light" w:cs="Frutiger LT Arabic 45 Light"/>
              <w:noProof/>
              <w:sz w:val="24"/>
              <w:szCs w:val="24"/>
              <w:rPrChange w:id="878" w:author="MMAhmed@bankAlbilad.com" w:date="2023-04-30T09:45:00Z">
                <w:rPr>
                  <w:ins w:id="879" w:author="MMAhmed@bankAlbilad.com" w:date="2023-04-30T09:43:00Z"/>
                  <w:rFonts w:asciiTheme="minorHAnsi" w:eastAsiaTheme="minorEastAsia" w:hAnsiTheme="minorHAnsi" w:cstheme="minorBidi"/>
                  <w:noProof/>
                  <w:sz w:val="22"/>
                  <w:szCs w:val="22"/>
                </w:rPr>
              </w:rPrChange>
            </w:rPr>
          </w:pPr>
          <w:ins w:id="880" w:author="MMAhmed@bankAlbilad.com" w:date="2023-04-30T09:43:00Z">
            <w:r w:rsidRPr="005E117D">
              <w:rPr>
                <w:rStyle w:val="Hyperlink"/>
                <w:rFonts w:ascii="Frutiger LT Arabic 45 Light" w:hAnsi="Frutiger LT Arabic 45 Light" w:cs="Frutiger LT Arabic 45 Light"/>
                <w:noProof/>
                <w:sz w:val="24"/>
                <w:szCs w:val="24"/>
                <w:rPrChange w:id="88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88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883" w:author="MMAhmed@bankAlbilad.com" w:date="2023-04-30T09:45:00Z">
                  <w:rPr>
                    <w:noProof/>
                  </w:rPr>
                </w:rPrChange>
              </w:rPr>
              <w:instrText>HYPERLINK \l "_Toc133740278"</w:instrText>
            </w:r>
            <w:r w:rsidRPr="005E117D">
              <w:rPr>
                <w:rStyle w:val="Hyperlink"/>
                <w:rFonts w:ascii="Frutiger LT Arabic 45 Light" w:hAnsi="Frutiger LT Arabic 45 Light" w:cs="Frutiger LT Arabic 45 Light"/>
                <w:noProof/>
                <w:sz w:val="24"/>
                <w:szCs w:val="24"/>
                <w:rPrChange w:id="88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885"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lang w:val="en-GB"/>
                <w:rPrChange w:id="886" w:author="MMAhmed@bankAlbilad.com" w:date="2023-04-30T09:45:00Z">
                  <w:rPr>
                    <w:rStyle w:val="Hyperlink"/>
                    <w:rFonts w:cstheme="minorHAnsi"/>
                    <w:noProof/>
                    <w:lang w:val="en-GB"/>
                  </w:rPr>
                </w:rPrChange>
              </w:rPr>
              <w:t>Function of the server</w:t>
            </w:r>
            <w:r w:rsidRPr="005E117D">
              <w:rPr>
                <w:rFonts w:ascii="Frutiger LT Arabic 45 Light" w:hAnsi="Frutiger LT Arabic 45 Light" w:cs="Frutiger LT Arabic 45 Light"/>
                <w:noProof/>
                <w:webHidden/>
                <w:sz w:val="24"/>
                <w:szCs w:val="24"/>
                <w:rPrChange w:id="88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88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889" w:author="MMAhmed@bankAlbilad.com" w:date="2023-04-30T09:45:00Z">
                  <w:rPr>
                    <w:noProof/>
                    <w:webHidden/>
                  </w:rPr>
                </w:rPrChange>
              </w:rPr>
              <w:instrText xml:space="preserve"> PAGEREF _Toc133740278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890" w:author="MMAhmed@bankAlbilad.com" w:date="2023-04-30T09:45:00Z">
                <w:rPr>
                  <w:noProof/>
                  <w:webHidden/>
                </w:rPr>
              </w:rPrChange>
            </w:rPr>
            <w:fldChar w:fldCharType="separate"/>
          </w:r>
          <w:ins w:id="891" w:author="Mohamed Amer" w:date="2024-07-28T17:10:00Z" w16du:dateUtc="2024-07-28T14:10:00Z">
            <w:r w:rsidR="003C1BA4">
              <w:rPr>
                <w:rFonts w:ascii="Frutiger LT Arabic 45 Light" w:hAnsi="Frutiger LT Arabic 45 Light" w:cs="Frutiger LT Arabic 45 Light"/>
                <w:noProof/>
                <w:webHidden/>
                <w:sz w:val="24"/>
                <w:szCs w:val="24"/>
              </w:rPr>
              <w:t>17</w:t>
            </w:r>
          </w:ins>
          <w:ins w:id="892" w:author="Islam Nady" w:date="2024-06-09T15:45:00Z">
            <w:del w:id="89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894" w:author="MMAhmed@bankAlbilad.com" w:date="2023-04-30T09:43:00Z">
            <w:del w:id="89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896"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89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898" w:author="MMAhmed@bankAlbilad.com" w:date="2023-04-30T09:45:00Z">
                  <w:rPr>
                    <w:rStyle w:val="Hyperlink"/>
                    <w:noProof/>
                  </w:rPr>
                </w:rPrChange>
              </w:rPr>
              <w:fldChar w:fldCharType="end"/>
            </w:r>
          </w:ins>
        </w:p>
        <w:p w14:paraId="2E312A61" w14:textId="78706BFF" w:rsidR="005E117D" w:rsidRPr="005E117D" w:rsidRDefault="005E117D" w:rsidP="005E117D">
          <w:pPr>
            <w:pStyle w:val="TOC2"/>
            <w:tabs>
              <w:tab w:val="right" w:leader="dot" w:pos="10457"/>
            </w:tabs>
            <w:rPr>
              <w:ins w:id="899" w:author="MMAhmed@bankAlbilad.com" w:date="2023-04-30T09:43:00Z"/>
              <w:rFonts w:ascii="Frutiger LT Arabic 45 Light" w:eastAsiaTheme="minorEastAsia" w:hAnsi="Frutiger LT Arabic 45 Light" w:cs="Frutiger LT Arabic 45 Light"/>
              <w:noProof/>
              <w:sz w:val="24"/>
              <w:szCs w:val="24"/>
              <w:rPrChange w:id="900" w:author="MMAhmed@bankAlbilad.com" w:date="2023-04-30T09:45:00Z">
                <w:rPr>
                  <w:ins w:id="901" w:author="MMAhmed@bankAlbilad.com" w:date="2023-04-30T09:43:00Z"/>
                  <w:rFonts w:asciiTheme="minorHAnsi" w:eastAsiaTheme="minorEastAsia" w:hAnsiTheme="minorHAnsi" w:cstheme="minorBidi"/>
                  <w:noProof/>
                  <w:sz w:val="22"/>
                  <w:szCs w:val="22"/>
                </w:rPr>
              </w:rPrChange>
            </w:rPr>
          </w:pPr>
          <w:ins w:id="902" w:author="MMAhmed@bankAlbilad.com" w:date="2023-04-30T09:43:00Z">
            <w:r w:rsidRPr="005E117D">
              <w:rPr>
                <w:rStyle w:val="Hyperlink"/>
                <w:rFonts w:ascii="Frutiger LT Arabic 45 Light" w:hAnsi="Frutiger LT Arabic 45 Light" w:cs="Frutiger LT Arabic 45 Light"/>
                <w:noProof/>
                <w:sz w:val="24"/>
                <w:szCs w:val="24"/>
                <w:rPrChange w:id="90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90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905" w:author="MMAhmed@bankAlbilad.com" w:date="2023-04-30T09:45:00Z">
                  <w:rPr>
                    <w:noProof/>
                  </w:rPr>
                </w:rPrChange>
              </w:rPr>
              <w:instrText>HYPERLINK \l "_Toc133740279"</w:instrText>
            </w:r>
            <w:r w:rsidRPr="005E117D">
              <w:rPr>
                <w:rStyle w:val="Hyperlink"/>
                <w:rFonts w:ascii="Frutiger LT Arabic 45 Light" w:hAnsi="Frutiger LT Arabic 45 Light" w:cs="Frutiger LT Arabic 45 Light"/>
                <w:noProof/>
                <w:sz w:val="24"/>
                <w:szCs w:val="24"/>
                <w:rPrChange w:id="90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907"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rPrChange w:id="908" w:author="MMAhmed@bankAlbilad.com" w:date="2023-04-30T09:45:00Z">
                  <w:rPr>
                    <w:rStyle w:val="Hyperlink"/>
                    <w:rFonts w:cstheme="minorHAnsi"/>
                    <w:noProof/>
                  </w:rPr>
                </w:rPrChange>
              </w:rPr>
              <w:t>IP ADDRESS</w:t>
            </w:r>
            <w:r w:rsidRPr="005E117D">
              <w:rPr>
                <w:rFonts w:ascii="Frutiger LT Arabic 45 Light" w:hAnsi="Frutiger LT Arabic 45 Light" w:cs="Frutiger LT Arabic 45 Light"/>
                <w:noProof/>
                <w:webHidden/>
                <w:sz w:val="24"/>
                <w:szCs w:val="24"/>
                <w:rPrChange w:id="90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91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911" w:author="MMAhmed@bankAlbilad.com" w:date="2023-04-30T09:45:00Z">
                  <w:rPr>
                    <w:noProof/>
                    <w:webHidden/>
                  </w:rPr>
                </w:rPrChange>
              </w:rPr>
              <w:instrText xml:space="preserve"> PAGEREF _Toc133740279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912" w:author="MMAhmed@bankAlbilad.com" w:date="2023-04-30T09:45:00Z">
                <w:rPr>
                  <w:noProof/>
                  <w:webHidden/>
                </w:rPr>
              </w:rPrChange>
            </w:rPr>
            <w:fldChar w:fldCharType="separate"/>
          </w:r>
          <w:ins w:id="913" w:author="Mohamed Amer" w:date="2024-07-28T17:10:00Z" w16du:dateUtc="2024-07-28T14:10:00Z">
            <w:r w:rsidR="003C1BA4">
              <w:rPr>
                <w:rFonts w:ascii="Frutiger LT Arabic 45 Light" w:hAnsi="Frutiger LT Arabic 45 Light" w:cs="Frutiger LT Arabic 45 Light"/>
                <w:noProof/>
                <w:webHidden/>
                <w:sz w:val="24"/>
                <w:szCs w:val="24"/>
              </w:rPr>
              <w:t>17</w:t>
            </w:r>
          </w:ins>
          <w:ins w:id="914" w:author="Islam Nady" w:date="2024-06-09T15:45:00Z">
            <w:del w:id="91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916" w:author="MMAhmed@bankAlbilad.com" w:date="2023-04-30T09:43:00Z">
            <w:del w:id="91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918"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91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920" w:author="MMAhmed@bankAlbilad.com" w:date="2023-04-30T09:45:00Z">
                  <w:rPr>
                    <w:rStyle w:val="Hyperlink"/>
                    <w:noProof/>
                  </w:rPr>
                </w:rPrChange>
              </w:rPr>
              <w:fldChar w:fldCharType="end"/>
            </w:r>
          </w:ins>
        </w:p>
        <w:p w14:paraId="2F3392DF" w14:textId="11159680" w:rsidR="005E117D" w:rsidRPr="005E117D" w:rsidRDefault="005E117D" w:rsidP="005E117D">
          <w:pPr>
            <w:pStyle w:val="TOC2"/>
            <w:tabs>
              <w:tab w:val="right" w:leader="dot" w:pos="10457"/>
            </w:tabs>
            <w:rPr>
              <w:ins w:id="921" w:author="MMAhmed@bankAlbilad.com" w:date="2023-04-30T09:43:00Z"/>
              <w:rFonts w:ascii="Frutiger LT Arabic 45 Light" w:eastAsiaTheme="minorEastAsia" w:hAnsi="Frutiger LT Arabic 45 Light" w:cs="Frutiger LT Arabic 45 Light"/>
              <w:noProof/>
              <w:sz w:val="24"/>
              <w:szCs w:val="24"/>
              <w:rPrChange w:id="922" w:author="MMAhmed@bankAlbilad.com" w:date="2023-04-30T09:45:00Z">
                <w:rPr>
                  <w:ins w:id="923" w:author="MMAhmed@bankAlbilad.com" w:date="2023-04-30T09:43:00Z"/>
                  <w:rFonts w:asciiTheme="minorHAnsi" w:eastAsiaTheme="minorEastAsia" w:hAnsiTheme="minorHAnsi" w:cstheme="minorBidi"/>
                  <w:noProof/>
                  <w:sz w:val="22"/>
                  <w:szCs w:val="22"/>
                </w:rPr>
              </w:rPrChange>
            </w:rPr>
          </w:pPr>
          <w:ins w:id="924" w:author="MMAhmed@bankAlbilad.com" w:date="2023-04-30T09:43:00Z">
            <w:r w:rsidRPr="005E117D">
              <w:rPr>
                <w:rStyle w:val="Hyperlink"/>
                <w:rFonts w:ascii="Frutiger LT Arabic 45 Light" w:hAnsi="Frutiger LT Arabic 45 Light" w:cs="Frutiger LT Arabic 45 Light"/>
                <w:noProof/>
                <w:sz w:val="24"/>
                <w:szCs w:val="24"/>
                <w:rPrChange w:id="92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92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927" w:author="MMAhmed@bankAlbilad.com" w:date="2023-04-30T09:45:00Z">
                  <w:rPr>
                    <w:noProof/>
                  </w:rPr>
                </w:rPrChange>
              </w:rPr>
              <w:instrText>HYPERLINK \l "_Toc133740280"</w:instrText>
            </w:r>
            <w:r w:rsidRPr="005E117D">
              <w:rPr>
                <w:rStyle w:val="Hyperlink"/>
                <w:rFonts w:ascii="Frutiger LT Arabic 45 Light" w:hAnsi="Frutiger LT Arabic 45 Light" w:cs="Frutiger LT Arabic 45 Light"/>
                <w:noProof/>
                <w:sz w:val="24"/>
                <w:szCs w:val="24"/>
                <w:rPrChange w:id="92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929"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lang w:val="en-GB"/>
                <w:rPrChange w:id="930" w:author="MMAhmed@bankAlbilad.com" w:date="2023-04-30T09:45:00Z">
                  <w:rPr>
                    <w:rStyle w:val="Hyperlink"/>
                    <w:rFonts w:cstheme="minorHAnsi"/>
                    <w:noProof/>
                    <w:lang w:val="en-GB"/>
                  </w:rPr>
                </w:rPrChange>
              </w:rPr>
              <w:t>To be provided by NCD</w:t>
            </w:r>
            <w:r w:rsidRPr="005E117D">
              <w:rPr>
                <w:rFonts w:ascii="Frutiger LT Arabic 45 Light" w:hAnsi="Frutiger LT Arabic 45 Light" w:cs="Frutiger LT Arabic 45 Light"/>
                <w:noProof/>
                <w:webHidden/>
                <w:sz w:val="24"/>
                <w:szCs w:val="24"/>
                <w:rPrChange w:id="93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93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933" w:author="MMAhmed@bankAlbilad.com" w:date="2023-04-30T09:45:00Z">
                  <w:rPr>
                    <w:noProof/>
                    <w:webHidden/>
                  </w:rPr>
                </w:rPrChange>
              </w:rPr>
              <w:instrText xml:space="preserve"> PAGEREF _Toc133740280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934" w:author="MMAhmed@bankAlbilad.com" w:date="2023-04-30T09:45:00Z">
                <w:rPr>
                  <w:noProof/>
                  <w:webHidden/>
                </w:rPr>
              </w:rPrChange>
            </w:rPr>
            <w:fldChar w:fldCharType="separate"/>
          </w:r>
          <w:ins w:id="935" w:author="Mohamed Amer" w:date="2024-07-28T17:10:00Z" w16du:dateUtc="2024-07-28T14:10:00Z">
            <w:r w:rsidR="003C1BA4">
              <w:rPr>
                <w:rFonts w:ascii="Frutiger LT Arabic 45 Light" w:hAnsi="Frutiger LT Arabic 45 Light" w:cs="Frutiger LT Arabic 45 Light"/>
                <w:noProof/>
                <w:webHidden/>
                <w:sz w:val="24"/>
                <w:szCs w:val="24"/>
              </w:rPr>
              <w:t>17</w:t>
            </w:r>
          </w:ins>
          <w:ins w:id="936" w:author="Islam Nady" w:date="2024-06-09T15:45:00Z">
            <w:del w:id="93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938" w:author="MMAhmed@bankAlbilad.com" w:date="2023-04-30T09:43:00Z">
            <w:del w:id="93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940"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94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942" w:author="MMAhmed@bankAlbilad.com" w:date="2023-04-30T09:45:00Z">
                  <w:rPr>
                    <w:rStyle w:val="Hyperlink"/>
                    <w:noProof/>
                  </w:rPr>
                </w:rPrChange>
              </w:rPr>
              <w:fldChar w:fldCharType="end"/>
            </w:r>
          </w:ins>
        </w:p>
        <w:p w14:paraId="6896415D" w14:textId="2CD61D0B" w:rsidR="005E117D" w:rsidRPr="005E117D" w:rsidRDefault="005E117D" w:rsidP="005E117D">
          <w:pPr>
            <w:pStyle w:val="TOC2"/>
            <w:tabs>
              <w:tab w:val="right" w:leader="dot" w:pos="10457"/>
            </w:tabs>
            <w:rPr>
              <w:ins w:id="943" w:author="MMAhmed@bankAlbilad.com" w:date="2023-04-30T09:43:00Z"/>
              <w:rFonts w:ascii="Frutiger LT Arabic 45 Light" w:eastAsiaTheme="minorEastAsia" w:hAnsi="Frutiger LT Arabic 45 Light" w:cs="Frutiger LT Arabic 45 Light"/>
              <w:noProof/>
              <w:sz w:val="24"/>
              <w:szCs w:val="24"/>
              <w:rPrChange w:id="944" w:author="MMAhmed@bankAlbilad.com" w:date="2023-04-30T09:45:00Z">
                <w:rPr>
                  <w:ins w:id="945" w:author="MMAhmed@bankAlbilad.com" w:date="2023-04-30T09:43:00Z"/>
                  <w:rFonts w:asciiTheme="minorHAnsi" w:eastAsiaTheme="minorEastAsia" w:hAnsiTheme="minorHAnsi" w:cstheme="minorBidi"/>
                  <w:noProof/>
                  <w:sz w:val="22"/>
                  <w:szCs w:val="22"/>
                </w:rPr>
              </w:rPrChange>
            </w:rPr>
          </w:pPr>
          <w:ins w:id="946" w:author="MMAhmed@bankAlbilad.com" w:date="2023-04-30T09:43:00Z">
            <w:r w:rsidRPr="005E117D">
              <w:rPr>
                <w:rStyle w:val="Hyperlink"/>
                <w:rFonts w:ascii="Frutiger LT Arabic 45 Light" w:hAnsi="Frutiger LT Arabic 45 Light" w:cs="Frutiger LT Arabic 45 Light"/>
                <w:noProof/>
                <w:sz w:val="24"/>
                <w:szCs w:val="24"/>
                <w:rPrChange w:id="94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94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949" w:author="MMAhmed@bankAlbilad.com" w:date="2023-04-30T09:45:00Z">
                  <w:rPr>
                    <w:noProof/>
                  </w:rPr>
                </w:rPrChange>
              </w:rPr>
              <w:instrText>HYPERLINK \l "_Toc133740281"</w:instrText>
            </w:r>
            <w:r w:rsidRPr="005E117D">
              <w:rPr>
                <w:rStyle w:val="Hyperlink"/>
                <w:rFonts w:ascii="Frutiger LT Arabic 45 Light" w:hAnsi="Frutiger LT Arabic 45 Light" w:cs="Frutiger LT Arabic 45 Light"/>
                <w:noProof/>
                <w:sz w:val="24"/>
                <w:szCs w:val="24"/>
                <w:rPrChange w:id="95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951"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rPrChange w:id="952" w:author="MMAhmed@bankAlbilad.com" w:date="2023-04-30T09:45:00Z">
                  <w:rPr>
                    <w:rStyle w:val="Hyperlink"/>
                    <w:rFonts w:cstheme="minorHAnsi"/>
                    <w:noProof/>
                  </w:rPr>
                </w:rPrChange>
              </w:rPr>
              <w:t>RAM</w:t>
            </w:r>
            <w:r w:rsidRPr="005E117D">
              <w:rPr>
                <w:rFonts w:ascii="Frutiger LT Arabic 45 Light" w:hAnsi="Frutiger LT Arabic 45 Light" w:cs="Frutiger LT Arabic 45 Light"/>
                <w:noProof/>
                <w:webHidden/>
                <w:sz w:val="24"/>
                <w:szCs w:val="24"/>
                <w:rPrChange w:id="95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95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955" w:author="MMAhmed@bankAlbilad.com" w:date="2023-04-30T09:45:00Z">
                  <w:rPr>
                    <w:noProof/>
                    <w:webHidden/>
                  </w:rPr>
                </w:rPrChange>
              </w:rPr>
              <w:instrText xml:space="preserve"> PAGEREF _Toc133740281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956" w:author="MMAhmed@bankAlbilad.com" w:date="2023-04-30T09:45:00Z">
                <w:rPr>
                  <w:noProof/>
                  <w:webHidden/>
                </w:rPr>
              </w:rPrChange>
            </w:rPr>
            <w:fldChar w:fldCharType="separate"/>
          </w:r>
          <w:ins w:id="957" w:author="Mohamed Amer" w:date="2024-07-28T17:10:00Z" w16du:dateUtc="2024-07-28T14:10:00Z">
            <w:r w:rsidR="003C1BA4">
              <w:rPr>
                <w:rFonts w:ascii="Frutiger LT Arabic 45 Light" w:hAnsi="Frutiger LT Arabic 45 Light" w:cs="Frutiger LT Arabic 45 Light"/>
                <w:noProof/>
                <w:webHidden/>
                <w:sz w:val="24"/>
                <w:szCs w:val="24"/>
              </w:rPr>
              <w:t>17</w:t>
            </w:r>
          </w:ins>
          <w:ins w:id="958" w:author="Islam Nady" w:date="2024-06-09T15:45:00Z">
            <w:del w:id="95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960" w:author="MMAhmed@bankAlbilad.com" w:date="2023-04-30T09:43:00Z">
            <w:del w:id="96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962"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96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964" w:author="MMAhmed@bankAlbilad.com" w:date="2023-04-30T09:45:00Z">
                  <w:rPr>
                    <w:rStyle w:val="Hyperlink"/>
                    <w:noProof/>
                  </w:rPr>
                </w:rPrChange>
              </w:rPr>
              <w:fldChar w:fldCharType="end"/>
            </w:r>
          </w:ins>
        </w:p>
        <w:p w14:paraId="67566A25" w14:textId="76F12E1C" w:rsidR="005E117D" w:rsidRPr="005E117D" w:rsidRDefault="005E117D" w:rsidP="005E117D">
          <w:pPr>
            <w:pStyle w:val="TOC2"/>
            <w:tabs>
              <w:tab w:val="right" w:leader="dot" w:pos="10457"/>
            </w:tabs>
            <w:rPr>
              <w:ins w:id="965" w:author="MMAhmed@bankAlbilad.com" w:date="2023-04-30T09:43:00Z"/>
              <w:rFonts w:ascii="Frutiger LT Arabic 45 Light" w:eastAsiaTheme="minorEastAsia" w:hAnsi="Frutiger LT Arabic 45 Light" w:cs="Frutiger LT Arabic 45 Light"/>
              <w:noProof/>
              <w:sz w:val="24"/>
              <w:szCs w:val="24"/>
              <w:rPrChange w:id="966" w:author="MMAhmed@bankAlbilad.com" w:date="2023-04-30T09:45:00Z">
                <w:rPr>
                  <w:ins w:id="967" w:author="MMAhmed@bankAlbilad.com" w:date="2023-04-30T09:43:00Z"/>
                  <w:rFonts w:asciiTheme="minorHAnsi" w:eastAsiaTheme="minorEastAsia" w:hAnsiTheme="minorHAnsi" w:cstheme="minorBidi"/>
                  <w:noProof/>
                  <w:sz w:val="22"/>
                  <w:szCs w:val="22"/>
                </w:rPr>
              </w:rPrChange>
            </w:rPr>
          </w:pPr>
          <w:ins w:id="968" w:author="MMAhmed@bankAlbilad.com" w:date="2023-04-30T09:43:00Z">
            <w:r w:rsidRPr="005E117D">
              <w:rPr>
                <w:rStyle w:val="Hyperlink"/>
                <w:rFonts w:ascii="Frutiger LT Arabic 45 Light" w:hAnsi="Frutiger LT Arabic 45 Light" w:cs="Frutiger LT Arabic 45 Light"/>
                <w:noProof/>
                <w:sz w:val="24"/>
                <w:szCs w:val="24"/>
                <w:rPrChange w:id="96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97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971" w:author="MMAhmed@bankAlbilad.com" w:date="2023-04-30T09:45:00Z">
                  <w:rPr>
                    <w:noProof/>
                  </w:rPr>
                </w:rPrChange>
              </w:rPr>
              <w:instrText>HYPERLINK \l "_Toc133740282"</w:instrText>
            </w:r>
            <w:r w:rsidRPr="005E117D">
              <w:rPr>
                <w:rStyle w:val="Hyperlink"/>
                <w:rFonts w:ascii="Frutiger LT Arabic 45 Light" w:hAnsi="Frutiger LT Arabic 45 Light" w:cs="Frutiger LT Arabic 45 Light"/>
                <w:noProof/>
                <w:sz w:val="24"/>
                <w:szCs w:val="24"/>
                <w:rPrChange w:id="97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973"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rPrChange w:id="974" w:author="MMAhmed@bankAlbilad.com" w:date="2023-04-30T09:45:00Z">
                  <w:rPr>
                    <w:rStyle w:val="Hyperlink"/>
                    <w:rFonts w:cstheme="minorHAnsi"/>
                    <w:noProof/>
                  </w:rPr>
                </w:rPrChange>
              </w:rPr>
              <w:t>CONNECTION</w:t>
            </w:r>
            <w:r w:rsidRPr="005E117D">
              <w:rPr>
                <w:rFonts w:ascii="Frutiger LT Arabic 45 Light" w:hAnsi="Frutiger LT Arabic 45 Light" w:cs="Frutiger LT Arabic 45 Light"/>
                <w:noProof/>
                <w:webHidden/>
                <w:sz w:val="24"/>
                <w:szCs w:val="24"/>
                <w:rPrChange w:id="97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97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977" w:author="MMAhmed@bankAlbilad.com" w:date="2023-04-30T09:45:00Z">
                  <w:rPr>
                    <w:noProof/>
                    <w:webHidden/>
                  </w:rPr>
                </w:rPrChange>
              </w:rPr>
              <w:instrText xml:space="preserve"> PAGEREF _Toc133740282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978" w:author="MMAhmed@bankAlbilad.com" w:date="2023-04-30T09:45:00Z">
                <w:rPr>
                  <w:noProof/>
                  <w:webHidden/>
                </w:rPr>
              </w:rPrChange>
            </w:rPr>
            <w:fldChar w:fldCharType="separate"/>
          </w:r>
          <w:ins w:id="979" w:author="Mohamed Amer" w:date="2024-07-28T17:10:00Z" w16du:dateUtc="2024-07-28T14:10:00Z">
            <w:r w:rsidR="003C1BA4">
              <w:rPr>
                <w:rFonts w:ascii="Frutiger LT Arabic 45 Light" w:hAnsi="Frutiger LT Arabic 45 Light" w:cs="Frutiger LT Arabic 45 Light"/>
                <w:noProof/>
                <w:webHidden/>
                <w:sz w:val="24"/>
                <w:szCs w:val="24"/>
              </w:rPr>
              <w:t>17</w:t>
            </w:r>
          </w:ins>
          <w:ins w:id="980" w:author="Islam Nady" w:date="2024-06-09T15:45:00Z">
            <w:del w:id="98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982" w:author="MMAhmed@bankAlbilad.com" w:date="2023-04-30T09:43:00Z">
            <w:del w:id="98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984"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98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986" w:author="MMAhmed@bankAlbilad.com" w:date="2023-04-30T09:45:00Z">
                  <w:rPr>
                    <w:rStyle w:val="Hyperlink"/>
                    <w:noProof/>
                  </w:rPr>
                </w:rPrChange>
              </w:rPr>
              <w:fldChar w:fldCharType="end"/>
            </w:r>
          </w:ins>
        </w:p>
        <w:p w14:paraId="7932F3B7" w14:textId="0A49F381" w:rsidR="005E117D" w:rsidRPr="005E117D" w:rsidRDefault="005E117D" w:rsidP="005E117D">
          <w:pPr>
            <w:pStyle w:val="TOC2"/>
            <w:tabs>
              <w:tab w:val="right" w:leader="dot" w:pos="10457"/>
            </w:tabs>
            <w:rPr>
              <w:ins w:id="987" w:author="MMAhmed@bankAlbilad.com" w:date="2023-04-30T09:43:00Z"/>
              <w:rFonts w:ascii="Frutiger LT Arabic 45 Light" w:eastAsiaTheme="minorEastAsia" w:hAnsi="Frutiger LT Arabic 45 Light" w:cs="Frutiger LT Arabic 45 Light"/>
              <w:noProof/>
              <w:sz w:val="24"/>
              <w:szCs w:val="24"/>
              <w:rPrChange w:id="988" w:author="MMAhmed@bankAlbilad.com" w:date="2023-04-30T09:45:00Z">
                <w:rPr>
                  <w:ins w:id="989" w:author="MMAhmed@bankAlbilad.com" w:date="2023-04-30T09:43:00Z"/>
                  <w:rFonts w:asciiTheme="minorHAnsi" w:eastAsiaTheme="minorEastAsia" w:hAnsiTheme="minorHAnsi" w:cstheme="minorBidi"/>
                  <w:noProof/>
                  <w:sz w:val="22"/>
                  <w:szCs w:val="22"/>
                </w:rPr>
              </w:rPrChange>
            </w:rPr>
          </w:pPr>
          <w:ins w:id="990" w:author="MMAhmed@bankAlbilad.com" w:date="2023-04-30T09:43:00Z">
            <w:r w:rsidRPr="005E117D">
              <w:rPr>
                <w:rStyle w:val="Hyperlink"/>
                <w:rFonts w:ascii="Frutiger LT Arabic 45 Light" w:hAnsi="Frutiger LT Arabic 45 Light" w:cs="Frutiger LT Arabic 45 Light"/>
                <w:noProof/>
                <w:sz w:val="24"/>
                <w:szCs w:val="24"/>
                <w:rPrChange w:id="99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99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993" w:author="MMAhmed@bankAlbilad.com" w:date="2023-04-30T09:45:00Z">
                  <w:rPr>
                    <w:noProof/>
                  </w:rPr>
                </w:rPrChange>
              </w:rPr>
              <w:instrText>HYPERLINK \l "_Toc133740283"</w:instrText>
            </w:r>
            <w:r w:rsidRPr="005E117D">
              <w:rPr>
                <w:rStyle w:val="Hyperlink"/>
                <w:rFonts w:ascii="Frutiger LT Arabic 45 Light" w:hAnsi="Frutiger LT Arabic 45 Light" w:cs="Frutiger LT Arabic 45 Light"/>
                <w:noProof/>
                <w:sz w:val="24"/>
                <w:szCs w:val="24"/>
                <w:rPrChange w:id="99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995"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rPrChange w:id="996" w:author="MMAhmed@bankAlbilad.com" w:date="2023-04-30T09:45:00Z">
                  <w:rPr>
                    <w:rStyle w:val="Hyperlink"/>
                    <w:rFonts w:cstheme="minorHAnsi"/>
                    <w:noProof/>
                  </w:rPr>
                </w:rPrChange>
              </w:rPr>
              <w:t>DISK SPACE</w:t>
            </w:r>
            <w:r w:rsidRPr="005E117D">
              <w:rPr>
                <w:rFonts w:ascii="Frutiger LT Arabic 45 Light" w:hAnsi="Frutiger LT Arabic 45 Light" w:cs="Frutiger LT Arabic 45 Light"/>
                <w:noProof/>
                <w:webHidden/>
                <w:sz w:val="24"/>
                <w:szCs w:val="24"/>
                <w:rPrChange w:id="99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99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999" w:author="MMAhmed@bankAlbilad.com" w:date="2023-04-30T09:45:00Z">
                  <w:rPr>
                    <w:noProof/>
                    <w:webHidden/>
                  </w:rPr>
                </w:rPrChange>
              </w:rPr>
              <w:instrText xml:space="preserve"> PAGEREF _Toc133740283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000" w:author="MMAhmed@bankAlbilad.com" w:date="2023-04-30T09:45:00Z">
                <w:rPr>
                  <w:noProof/>
                  <w:webHidden/>
                </w:rPr>
              </w:rPrChange>
            </w:rPr>
            <w:fldChar w:fldCharType="separate"/>
          </w:r>
          <w:ins w:id="1001" w:author="Mohamed Amer" w:date="2024-07-28T17:10:00Z" w16du:dateUtc="2024-07-28T14:10:00Z">
            <w:r w:rsidR="003C1BA4">
              <w:rPr>
                <w:rFonts w:ascii="Frutiger LT Arabic 45 Light" w:hAnsi="Frutiger LT Arabic 45 Light" w:cs="Frutiger LT Arabic 45 Light"/>
                <w:noProof/>
                <w:webHidden/>
                <w:sz w:val="24"/>
                <w:szCs w:val="24"/>
              </w:rPr>
              <w:t>17</w:t>
            </w:r>
          </w:ins>
          <w:ins w:id="1002" w:author="Islam Nady" w:date="2024-06-09T15:45:00Z">
            <w:del w:id="100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004" w:author="MMAhmed@bankAlbilad.com" w:date="2023-04-30T09:43:00Z">
            <w:del w:id="100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006"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100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008" w:author="MMAhmed@bankAlbilad.com" w:date="2023-04-30T09:45:00Z">
                  <w:rPr>
                    <w:rStyle w:val="Hyperlink"/>
                    <w:noProof/>
                  </w:rPr>
                </w:rPrChange>
              </w:rPr>
              <w:fldChar w:fldCharType="end"/>
            </w:r>
          </w:ins>
        </w:p>
        <w:p w14:paraId="32BCB15C" w14:textId="09D77041" w:rsidR="005E117D" w:rsidRPr="005E117D" w:rsidRDefault="005E117D" w:rsidP="005E117D">
          <w:pPr>
            <w:pStyle w:val="TOC2"/>
            <w:tabs>
              <w:tab w:val="right" w:leader="dot" w:pos="10457"/>
            </w:tabs>
            <w:rPr>
              <w:ins w:id="1009" w:author="MMAhmed@bankAlbilad.com" w:date="2023-04-30T09:43:00Z"/>
              <w:rFonts w:ascii="Frutiger LT Arabic 45 Light" w:eastAsiaTheme="minorEastAsia" w:hAnsi="Frutiger LT Arabic 45 Light" w:cs="Frutiger LT Arabic 45 Light"/>
              <w:noProof/>
              <w:sz w:val="24"/>
              <w:szCs w:val="24"/>
              <w:rPrChange w:id="1010" w:author="MMAhmed@bankAlbilad.com" w:date="2023-04-30T09:45:00Z">
                <w:rPr>
                  <w:ins w:id="1011" w:author="MMAhmed@bankAlbilad.com" w:date="2023-04-30T09:43:00Z"/>
                  <w:rFonts w:asciiTheme="minorHAnsi" w:eastAsiaTheme="minorEastAsia" w:hAnsiTheme="minorHAnsi" w:cstheme="minorBidi"/>
                  <w:noProof/>
                  <w:sz w:val="22"/>
                  <w:szCs w:val="22"/>
                </w:rPr>
              </w:rPrChange>
            </w:rPr>
          </w:pPr>
          <w:ins w:id="1012" w:author="MMAhmed@bankAlbilad.com" w:date="2023-04-30T09:43:00Z">
            <w:r w:rsidRPr="005E117D">
              <w:rPr>
                <w:rStyle w:val="Hyperlink"/>
                <w:rFonts w:ascii="Frutiger LT Arabic 45 Light" w:hAnsi="Frutiger LT Arabic 45 Light" w:cs="Frutiger LT Arabic 45 Light"/>
                <w:noProof/>
                <w:sz w:val="24"/>
                <w:szCs w:val="24"/>
                <w:rPrChange w:id="101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01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015" w:author="MMAhmed@bankAlbilad.com" w:date="2023-04-30T09:45:00Z">
                  <w:rPr>
                    <w:noProof/>
                  </w:rPr>
                </w:rPrChange>
              </w:rPr>
              <w:instrText>HYPERLINK \l "_Toc133740284"</w:instrText>
            </w:r>
            <w:r w:rsidRPr="005E117D">
              <w:rPr>
                <w:rStyle w:val="Hyperlink"/>
                <w:rFonts w:ascii="Frutiger LT Arabic 45 Light" w:hAnsi="Frutiger LT Arabic 45 Light" w:cs="Frutiger LT Arabic 45 Light"/>
                <w:noProof/>
                <w:sz w:val="24"/>
                <w:szCs w:val="24"/>
                <w:rPrChange w:id="101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017"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lang w:val="en-GB"/>
                <w:rPrChange w:id="1018" w:author="MMAhmed@bankAlbilad.com" w:date="2023-04-30T09:45:00Z">
                  <w:rPr>
                    <w:rStyle w:val="Hyperlink"/>
                    <w:rFonts w:cstheme="minorHAnsi"/>
                    <w:noProof/>
                    <w:lang w:val="en-GB"/>
                  </w:rPr>
                </w:rPrChange>
              </w:rPr>
              <w:t>Should match the data provided in Disk Storage</w:t>
            </w:r>
            <w:r w:rsidRPr="005E117D">
              <w:rPr>
                <w:rFonts w:ascii="Frutiger LT Arabic 45 Light" w:hAnsi="Frutiger LT Arabic 45 Light" w:cs="Frutiger LT Arabic 45 Light"/>
                <w:noProof/>
                <w:webHidden/>
                <w:sz w:val="24"/>
                <w:szCs w:val="24"/>
                <w:rPrChange w:id="101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02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021" w:author="MMAhmed@bankAlbilad.com" w:date="2023-04-30T09:45:00Z">
                  <w:rPr>
                    <w:noProof/>
                    <w:webHidden/>
                  </w:rPr>
                </w:rPrChange>
              </w:rPr>
              <w:instrText xml:space="preserve"> PAGEREF _Toc133740284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022" w:author="MMAhmed@bankAlbilad.com" w:date="2023-04-30T09:45:00Z">
                <w:rPr>
                  <w:noProof/>
                  <w:webHidden/>
                </w:rPr>
              </w:rPrChange>
            </w:rPr>
            <w:fldChar w:fldCharType="separate"/>
          </w:r>
          <w:ins w:id="1023" w:author="Mohamed Amer" w:date="2024-07-28T17:10:00Z" w16du:dateUtc="2024-07-28T14:10:00Z">
            <w:r w:rsidR="003C1BA4">
              <w:rPr>
                <w:rFonts w:ascii="Frutiger LT Arabic 45 Light" w:hAnsi="Frutiger LT Arabic 45 Light" w:cs="Frutiger LT Arabic 45 Light"/>
                <w:noProof/>
                <w:webHidden/>
                <w:sz w:val="24"/>
                <w:szCs w:val="24"/>
              </w:rPr>
              <w:t>17</w:t>
            </w:r>
          </w:ins>
          <w:ins w:id="1024" w:author="Islam Nady" w:date="2024-06-09T15:45:00Z">
            <w:del w:id="102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026" w:author="MMAhmed@bankAlbilad.com" w:date="2023-04-30T09:43:00Z">
            <w:del w:id="102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028"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102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030" w:author="MMAhmed@bankAlbilad.com" w:date="2023-04-30T09:45:00Z">
                  <w:rPr>
                    <w:rStyle w:val="Hyperlink"/>
                    <w:noProof/>
                  </w:rPr>
                </w:rPrChange>
              </w:rPr>
              <w:fldChar w:fldCharType="end"/>
            </w:r>
          </w:ins>
        </w:p>
        <w:p w14:paraId="0BECF642" w14:textId="5FE06F31" w:rsidR="005E117D" w:rsidRPr="005E117D" w:rsidRDefault="005E117D" w:rsidP="005E117D">
          <w:pPr>
            <w:pStyle w:val="TOC2"/>
            <w:tabs>
              <w:tab w:val="right" w:leader="dot" w:pos="10457"/>
            </w:tabs>
            <w:rPr>
              <w:ins w:id="1031" w:author="MMAhmed@bankAlbilad.com" w:date="2023-04-30T09:43:00Z"/>
              <w:rFonts w:ascii="Frutiger LT Arabic 45 Light" w:eastAsiaTheme="minorEastAsia" w:hAnsi="Frutiger LT Arabic 45 Light" w:cs="Frutiger LT Arabic 45 Light"/>
              <w:noProof/>
              <w:sz w:val="24"/>
              <w:szCs w:val="24"/>
              <w:rPrChange w:id="1032" w:author="MMAhmed@bankAlbilad.com" w:date="2023-04-30T09:45:00Z">
                <w:rPr>
                  <w:ins w:id="1033" w:author="MMAhmed@bankAlbilad.com" w:date="2023-04-30T09:43:00Z"/>
                  <w:rFonts w:asciiTheme="minorHAnsi" w:eastAsiaTheme="minorEastAsia" w:hAnsiTheme="minorHAnsi" w:cstheme="minorBidi"/>
                  <w:noProof/>
                  <w:sz w:val="22"/>
                  <w:szCs w:val="22"/>
                </w:rPr>
              </w:rPrChange>
            </w:rPr>
          </w:pPr>
          <w:ins w:id="1034" w:author="MMAhmed@bankAlbilad.com" w:date="2023-04-30T09:43:00Z">
            <w:r w:rsidRPr="005E117D">
              <w:rPr>
                <w:rStyle w:val="Hyperlink"/>
                <w:rFonts w:ascii="Frutiger LT Arabic 45 Light" w:hAnsi="Frutiger LT Arabic 45 Light" w:cs="Frutiger LT Arabic 45 Light"/>
                <w:noProof/>
                <w:sz w:val="24"/>
                <w:szCs w:val="24"/>
                <w:rPrChange w:id="103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03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037" w:author="MMAhmed@bankAlbilad.com" w:date="2023-04-30T09:45:00Z">
                  <w:rPr>
                    <w:noProof/>
                  </w:rPr>
                </w:rPrChange>
              </w:rPr>
              <w:instrText>HYPERLINK \l "_Toc133740285"</w:instrText>
            </w:r>
            <w:r w:rsidRPr="005E117D">
              <w:rPr>
                <w:rStyle w:val="Hyperlink"/>
                <w:rFonts w:ascii="Frutiger LT Arabic 45 Light" w:hAnsi="Frutiger LT Arabic 45 Light" w:cs="Frutiger LT Arabic 45 Light"/>
                <w:noProof/>
                <w:sz w:val="24"/>
                <w:szCs w:val="24"/>
                <w:rPrChange w:id="103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039"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rPrChange w:id="1040" w:author="MMAhmed@bankAlbilad.com" w:date="2023-04-30T09:45:00Z">
                  <w:rPr>
                    <w:rStyle w:val="Hyperlink"/>
                    <w:rFonts w:cstheme="minorHAnsi"/>
                    <w:noProof/>
                  </w:rPr>
                </w:rPrChange>
              </w:rPr>
              <w:t>OPERATING SYSTEM</w:t>
            </w:r>
            <w:r w:rsidRPr="005E117D">
              <w:rPr>
                <w:rFonts w:ascii="Frutiger LT Arabic 45 Light" w:hAnsi="Frutiger LT Arabic 45 Light" w:cs="Frutiger LT Arabic 45 Light"/>
                <w:noProof/>
                <w:webHidden/>
                <w:sz w:val="24"/>
                <w:szCs w:val="24"/>
                <w:rPrChange w:id="104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04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043" w:author="MMAhmed@bankAlbilad.com" w:date="2023-04-30T09:45:00Z">
                  <w:rPr>
                    <w:noProof/>
                    <w:webHidden/>
                  </w:rPr>
                </w:rPrChange>
              </w:rPr>
              <w:instrText xml:space="preserve"> PAGEREF _Toc133740285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044" w:author="MMAhmed@bankAlbilad.com" w:date="2023-04-30T09:45:00Z">
                <w:rPr>
                  <w:noProof/>
                  <w:webHidden/>
                </w:rPr>
              </w:rPrChange>
            </w:rPr>
            <w:fldChar w:fldCharType="separate"/>
          </w:r>
          <w:ins w:id="1045" w:author="Mohamed Amer" w:date="2024-07-28T17:10:00Z" w16du:dateUtc="2024-07-28T14:10:00Z">
            <w:r w:rsidR="003C1BA4">
              <w:rPr>
                <w:rFonts w:ascii="Frutiger LT Arabic 45 Light" w:hAnsi="Frutiger LT Arabic 45 Light" w:cs="Frutiger LT Arabic 45 Light"/>
                <w:noProof/>
                <w:webHidden/>
                <w:sz w:val="24"/>
                <w:szCs w:val="24"/>
              </w:rPr>
              <w:t>17</w:t>
            </w:r>
          </w:ins>
          <w:ins w:id="1046" w:author="Islam Nady" w:date="2024-06-09T15:45:00Z">
            <w:del w:id="104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048" w:author="MMAhmed@bankAlbilad.com" w:date="2023-04-30T09:43:00Z">
            <w:del w:id="104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050"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105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052" w:author="MMAhmed@bankAlbilad.com" w:date="2023-04-30T09:45:00Z">
                  <w:rPr>
                    <w:rStyle w:val="Hyperlink"/>
                    <w:noProof/>
                  </w:rPr>
                </w:rPrChange>
              </w:rPr>
              <w:fldChar w:fldCharType="end"/>
            </w:r>
          </w:ins>
        </w:p>
        <w:p w14:paraId="1CB001AB" w14:textId="1725D5ED" w:rsidR="005E117D" w:rsidRPr="005E117D" w:rsidRDefault="005E117D" w:rsidP="005E117D">
          <w:pPr>
            <w:pStyle w:val="TOC2"/>
            <w:tabs>
              <w:tab w:val="right" w:leader="dot" w:pos="10457"/>
            </w:tabs>
            <w:rPr>
              <w:ins w:id="1053" w:author="MMAhmed@bankAlbilad.com" w:date="2023-04-30T09:43:00Z"/>
              <w:rFonts w:ascii="Frutiger LT Arabic 45 Light" w:eastAsiaTheme="minorEastAsia" w:hAnsi="Frutiger LT Arabic 45 Light" w:cs="Frutiger LT Arabic 45 Light"/>
              <w:noProof/>
              <w:sz w:val="24"/>
              <w:szCs w:val="24"/>
              <w:rPrChange w:id="1054" w:author="MMAhmed@bankAlbilad.com" w:date="2023-04-30T09:45:00Z">
                <w:rPr>
                  <w:ins w:id="1055" w:author="MMAhmed@bankAlbilad.com" w:date="2023-04-30T09:43:00Z"/>
                  <w:rFonts w:asciiTheme="minorHAnsi" w:eastAsiaTheme="minorEastAsia" w:hAnsiTheme="minorHAnsi" w:cstheme="minorBidi"/>
                  <w:noProof/>
                  <w:sz w:val="22"/>
                  <w:szCs w:val="22"/>
                </w:rPr>
              </w:rPrChange>
            </w:rPr>
          </w:pPr>
          <w:ins w:id="1056" w:author="MMAhmed@bankAlbilad.com" w:date="2023-04-30T09:43:00Z">
            <w:r w:rsidRPr="005E117D">
              <w:rPr>
                <w:rStyle w:val="Hyperlink"/>
                <w:rFonts w:ascii="Frutiger LT Arabic 45 Light" w:hAnsi="Frutiger LT Arabic 45 Light" w:cs="Frutiger LT Arabic 45 Light"/>
                <w:noProof/>
                <w:sz w:val="24"/>
                <w:szCs w:val="24"/>
                <w:rPrChange w:id="105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05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059" w:author="MMAhmed@bankAlbilad.com" w:date="2023-04-30T09:45:00Z">
                  <w:rPr>
                    <w:noProof/>
                  </w:rPr>
                </w:rPrChange>
              </w:rPr>
              <w:instrText>HYPERLINK \l "_Toc133740286"</w:instrText>
            </w:r>
            <w:r w:rsidRPr="005E117D">
              <w:rPr>
                <w:rStyle w:val="Hyperlink"/>
                <w:rFonts w:ascii="Frutiger LT Arabic 45 Light" w:hAnsi="Frutiger LT Arabic 45 Light" w:cs="Frutiger LT Arabic 45 Light"/>
                <w:noProof/>
                <w:sz w:val="24"/>
                <w:szCs w:val="24"/>
                <w:rPrChange w:id="106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061"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rPrChange w:id="1062" w:author="MMAhmed@bankAlbilad.com" w:date="2023-04-30T09:45:00Z">
                  <w:rPr>
                    <w:rStyle w:val="Hyperlink"/>
                    <w:rFonts w:cstheme="minorHAnsi"/>
                    <w:noProof/>
                  </w:rPr>
                </w:rPrChange>
              </w:rPr>
              <w:t>CPU</w:t>
            </w:r>
            <w:r w:rsidRPr="005E117D">
              <w:rPr>
                <w:rFonts w:ascii="Frutiger LT Arabic 45 Light" w:hAnsi="Frutiger LT Arabic 45 Light" w:cs="Frutiger LT Arabic 45 Light"/>
                <w:noProof/>
                <w:webHidden/>
                <w:sz w:val="24"/>
                <w:szCs w:val="24"/>
                <w:rPrChange w:id="106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06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065" w:author="MMAhmed@bankAlbilad.com" w:date="2023-04-30T09:45:00Z">
                  <w:rPr>
                    <w:noProof/>
                    <w:webHidden/>
                  </w:rPr>
                </w:rPrChange>
              </w:rPr>
              <w:instrText xml:space="preserve"> PAGEREF _Toc133740286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066" w:author="MMAhmed@bankAlbilad.com" w:date="2023-04-30T09:45:00Z">
                <w:rPr>
                  <w:noProof/>
                  <w:webHidden/>
                </w:rPr>
              </w:rPrChange>
            </w:rPr>
            <w:fldChar w:fldCharType="separate"/>
          </w:r>
          <w:ins w:id="1067" w:author="Mohamed Amer" w:date="2024-07-28T17:10:00Z" w16du:dateUtc="2024-07-28T14:10:00Z">
            <w:r w:rsidR="003C1BA4">
              <w:rPr>
                <w:rFonts w:ascii="Frutiger LT Arabic 45 Light" w:hAnsi="Frutiger LT Arabic 45 Light" w:cs="Frutiger LT Arabic 45 Light"/>
                <w:noProof/>
                <w:webHidden/>
                <w:sz w:val="24"/>
                <w:szCs w:val="24"/>
              </w:rPr>
              <w:t>17</w:t>
            </w:r>
          </w:ins>
          <w:ins w:id="1068" w:author="Islam Nady" w:date="2024-06-09T15:45:00Z">
            <w:del w:id="106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070" w:author="MMAhmed@bankAlbilad.com" w:date="2023-04-30T09:43:00Z">
            <w:del w:id="107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072"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107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074" w:author="MMAhmed@bankAlbilad.com" w:date="2023-04-30T09:45:00Z">
                  <w:rPr>
                    <w:rStyle w:val="Hyperlink"/>
                    <w:noProof/>
                  </w:rPr>
                </w:rPrChange>
              </w:rPr>
              <w:fldChar w:fldCharType="end"/>
            </w:r>
          </w:ins>
        </w:p>
        <w:p w14:paraId="273CBFBC" w14:textId="24AA13A7" w:rsidR="005E117D" w:rsidRPr="005E117D" w:rsidRDefault="005E117D" w:rsidP="005E117D">
          <w:pPr>
            <w:pStyle w:val="TOC2"/>
            <w:tabs>
              <w:tab w:val="right" w:leader="dot" w:pos="10457"/>
            </w:tabs>
            <w:rPr>
              <w:ins w:id="1075" w:author="MMAhmed@bankAlbilad.com" w:date="2023-04-30T09:43:00Z"/>
              <w:rFonts w:ascii="Frutiger LT Arabic 45 Light" w:eastAsiaTheme="minorEastAsia" w:hAnsi="Frutiger LT Arabic 45 Light" w:cs="Frutiger LT Arabic 45 Light"/>
              <w:noProof/>
              <w:sz w:val="24"/>
              <w:szCs w:val="24"/>
              <w:rPrChange w:id="1076" w:author="MMAhmed@bankAlbilad.com" w:date="2023-04-30T09:45:00Z">
                <w:rPr>
                  <w:ins w:id="1077" w:author="MMAhmed@bankAlbilad.com" w:date="2023-04-30T09:43:00Z"/>
                  <w:rFonts w:asciiTheme="minorHAnsi" w:eastAsiaTheme="minorEastAsia" w:hAnsiTheme="minorHAnsi" w:cstheme="minorBidi"/>
                  <w:noProof/>
                  <w:sz w:val="22"/>
                  <w:szCs w:val="22"/>
                </w:rPr>
              </w:rPrChange>
            </w:rPr>
          </w:pPr>
          <w:ins w:id="1078" w:author="MMAhmed@bankAlbilad.com" w:date="2023-04-30T09:43:00Z">
            <w:r w:rsidRPr="005E117D">
              <w:rPr>
                <w:rStyle w:val="Hyperlink"/>
                <w:rFonts w:ascii="Frutiger LT Arabic 45 Light" w:hAnsi="Frutiger LT Arabic 45 Light" w:cs="Frutiger LT Arabic 45 Light"/>
                <w:noProof/>
                <w:sz w:val="24"/>
                <w:szCs w:val="24"/>
                <w:rPrChange w:id="107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08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081" w:author="MMAhmed@bankAlbilad.com" w:date="2023-04-30T09:45:00Z">
                  <w:rPr>
                    <w:noProof/>
                  </w:rPr>
                </w:rPrChange>
              </w:rPr>
              <w:instrText>HYPERLINK \l "_Toc133740287"</w:instrText>
            </w:r>
            <w:r w:rsidRPr="005E117D">
              <w:rPr>
                <w:rStyle w:val="Hyperlink"/>
                <w:rFonts w:ascii="Frutiger LT Arabic 45 Light" w:hAnsi="Frutiger LT Arabic 45 Light" w:cs="Frutiger LT Arabic 45 Light"/>
                <w:noProof/>
                <w:sz w:val="24"/>
                <w:szCs w:val="24"/>
                <w:rPrChange w:id="108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083"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rPrChange w:id="1084" w:author="MMAhmed@bankAlbilad.com" w:date="2023-04-30T09:45:00Z">
                  <w:rPr>
                    <w:rStyle w:val="Hyperlink"/>
                    <w:rFonts w:cstheme="minorHAnsi"/>
                    <w:noProof/>
                  </w:rPr>
                </w:rPrChange>
              </w:rPr>
              <w:t>SECURITY ZONE</w:t>
            </w:r>
            <w:r w:rsidRPr="005E117D">
              <w:rPr>
                <w:rFonts w:ascii="Frutiger LT Arabic 45 Light" w:hAnsi="Frutiger LT Arabic 45 Light" w:cs="Frutiger LT Arabic 45 Light"/>
                <w:noProof/>
                <w:webHidden/>
                <w:sz w:val="24"/>
                <w:szCs w:val="24"/>
                <w:rPrChange w:id="108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08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087" w:author="MMAhmed@bankAlbilad.com" w:date="2023-04-30T09:45:00Z">
                  <w:rPr>
                    <w:noProof/>
                    <w:webHidden/>
                  </w:rPr>
                </w:rPrChange>
              </w:rPr>
              <w:instrText xml:space="preserve"> PAGEREF _Toc133740287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088" w:author="MMAhmed@bankAlbilad.com" w:date="2023-04-30T09:45:00Z">
                <w:rPr>
                  <w:noProof/>
                  <w:webHidden/>
                </w:rPr>
              </w:rPrChange>
            </w:rPr>
            <w:fldChar w:fldCharType="separate"/>
          </w:r>
          <w:ins w:id="1089" w:author="Mohamed Amer" w:date="2024-07-28T17:10:00Z" w16du:dateUtc="2024-07-28T14:10:00Z">
            <w:r w:rsidR="003C1BA4">
              <w:rPr>
                <w:rFonts w:ascii="Frutiger LT Arabic 45 Light" w:hAnsi="Frutiger LT Arabic 45 Light" w:cs="Frutiger LT Arabic 45 Light"/>
                <w:noProof/>
                <w:webHidden/>
                <w:sz w:val="24"/>
                <w:szCs w:val="24"/>
              </w:rPr>
              <w:t>17</w:t>
            </w:r>
          </w:ins>
          <w:ins w:id="1090" w:author="Islam Nady" w:date="2024-06-09T15:45:00Z">
            <w:del w:id="109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092" w:author="MMAhmed@bankAlbilad.com" w:date="2023-04-30T09:43:00Z">
            <w:del w:id="109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094"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109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096" w:author="MMAhmed@bankAlbilad.com" w:date="2023-04-30T09:45:00Z">
                  <w:rPr>
                    <w:rStyle w:val="Hyperlink"/>
                    <w:noProof/>
                  </w:rPr>
                </w:rPrChange>
              </w:rPr>
              <w:fldChar w:fldCharType="end"/>
            </w:r>
          </w:ins>
        </w:p>
        <w:p w14:paraId="60945521" w14:textId="717914B0" w:rsidR="005E117D" w:rsidRPr="005E117D" w:rsidRDefault="005E117D" w:rsidP="005E117D">
          <w:pPr>
            <w:pStyle w:val="TOC2"/>
            <w:tabs>
              <w:tab w:val="right" w:leader="dot" w:pos="10457"/>
            </w:tabs>
            <w:rPr>
              <w:ins w:id="1097" w:author="MMAhmed@bankAlbilad.com" w:date="2023-04-30T09:43:00Z"/>
              <w:rFonts w:ascii="Frutiger LT Arabic 45 Light" w:eastAsiaTheme="minorEastAsia" w:hAnsi="Frutiger LT Arabic 45 Light" w:cs="Frutiger LT Arabic 45 Light"/>
              <w:noProof/>
              <w:sz w:val="24"/>
              <w:szCs w:val="24"/>
              <w:rPrChange w:id="1098" w:author="MMAhmed@bankAlbilad.com" w:date="2023-04-30T09:45:00Z">
                <w:rPr>
                  <w:ins w:id="1099" w:author="MMAhmed@bankAlbilad.com" w:date="2023-04-30T09:43:00Z"/>
                  <w:rFonts w:asciiTheme="minorHAnsi" w:eastAsiaTheme="minorEastAsia" w:hAnsiTheme="minorHAnsi" w:cstheme="minorBidi"/>
                  <w:noProof/>
                  <w:sz w:val="22"/>
                  <w:szCs w:val="22"/>
                </w:rPr>
              </w:rPrChange>
            </w:rPr>
          </w:pPr>
          <w:ins w:id="1100" w:author="MMAhmed@bankAlbilad.com" w:date="2023-04-30T09:43:00Z">
            <w:r w:rsidRPr="005E117D">
              <w:rPr>
                <w:rStyle w:val="Hyperlink"/>
                <w:rFonts w:ascii="Frutiger LT Arabic 45 Light" w:hAnsi="Frutiger LT Arabic 45 Light" w:cs="Frutiger LT Arabic 45 Light"/>
                <w:noProof/>
                <w:sz w:val="24"/>
                <w:szCs w:val="24"/>
                <w:rPrChange w:id="110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10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103" w:author="MMAhmed@bankAlbilad.com" w:date="2023-04-30T09:45:00Z">
                  <w:rPr>
                    <w:noProof/>
                  </w:rPr>
                </w:rPrChange>
              </w:rPr>
              <w:instrText>HYPERLINK \l "_Toc133740288"</w:instrText>
            </w:r>
            <w:r w:rsidRPr="005E117D">
              <w:rPr>
                <w:rStyle w:val="Hyperlink"/>
                <w:rFonts w:ascii="Frutiger LT Arabic 45 Light" w:hAnsi="Frutiger LT Arabic 45 Light" w:cs="Frutiger LT Arabic 45 Light"/>
                <w:noProof/>
                <w:sz w:val="24"/>
                <w:szCs w:val="24"/>
                <w:rPrChange w:id="110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105"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noProof/>
                <w:sz w:val="24"/>
                <w:szCs w:val="24"/>
                <w:lang w:val="en-GB"/>
                <w:rPrChange w:id="1106" w:author="MMAhmed@bankAlbilad.com" w:date="2023-04-30T09:45:00Z">
                  <w:rPr>
                    <w:rStyle w:val="Hyperlink"/>
                    <w:rFonts w:cstheme="minorHAnsi"/>
                    <w:noProof/>
                    <w:lang w:val="en-GB"/>
                  </w:rPr>
                </w:rPrChange>
              </w:rPr>
              <w:t>To be provided by NSAC (Responsible),Capacity planning (Consultant)</w:t>
            </w:r>
            <w:r w:rsidRPr="005E117D">
              <w:rPr>
                <w:rFonts w:ascii="Frutiger LT Arabic 45 Light" w:hAnsi="Frutiger LT Arabic 45 Light" w:cs="Frutiger LT Arabic 45 Light"/>
                <w:noProof/>
                <w:webHidden/>
                <w:sz w:val="24"/>
                <w:szCs w:val="24"/>
                <w:rPrChange w:id="110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10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109" w:author="MMAhmed@bankAlbilad.com" w:date="2023-04-30T09:45:00Z">
                  <w:rPr>
                    <w:noProof/>
                    <w:webHidden/>
                  </w:rPr>
                </w:rPrChange>
              </w:rPr>
              <w:instrText xml:space="preserve"> PAGEREF _Toc133740288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110" w:author="MMAhmed@bankAlbilad.com" w:date="2023-04-30T09:45:00Z">
                <w:rPr>
                  <w:noProof/>
                  <w:webHidden/>
                </w:rPr>
              </w:rPrChange>
            </w:rPr>
            <w:fldChar w:fldCharType="separate"/>
          </w:r>
          <w:ins w:id="1111" w:author="Mohamed Amer" w:date="2024-07-28T17:10:00Z" w16du:dateUtc="2024-07-28T14:10:00Z">
            <w:r w:rsidR="003C1BA4">
              <w:rPr>
                <w:rFonts w:ascii="Frutiger LT Arabic 45 Light" w:hAnsi="Frutiger LT Arabic 45 Light" w:cs="Frutiger LT Arabic 45 Light"/>
                <w:noProof/>
                <w:webHidden/>
                <w:sz w:val="24"/>
                <w:szCs w:val="24"/>
              </w:rPr>
              <w:t>17</w:t>
            </w:r>
          </w:ins>
          <w:ins w:id="1112" w:author="Islam Nady" w:date="2024-06-09T15:45:00Z">
            <w:del w:id="111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114" w:author="MMAhmed@bankAlbilad.com" w:date="2023-04-30T09:43:00Z">
            <w:del w:id="111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116"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111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118" w:author="MMAhmed@bankAlbilad.com" w:date="2023-04-30T09:45:00Z">
                  <w:rPr>
                    <w:rStyle w:val="Hyperlink"/>
                    <w:noProof/>
                  </w:rPr>
                </w:rPrChange>
              </w:rPr>
              <w:fldChar w:fldCharType="end"/>
            </w:r>
          </w:ins>
        </w:p>
        <w:p w14:paraId="3592B7EB" w14:textId="6DBF37D7" w:rsidR="005E117D" w:rsidRPr="005E117D" w:rsidRDefault="005E117D" w:rsidP="005E117D">
          <w:pPr>
            <w:pStyle w:val="TOC2"/>
            <w:tabs>
              <w:tab w:val="right" w:leader="dot" w:pos="10457"/>
            </w:tabs>
            <w:rPr>
              <w:ins w:id="1119" w:author="MMAhmed@bankAlbilad.com" w:date="2023-04-30T09:43:00Z"/>
              <w:rFonts w:ascii="Frutiger LT Arabic 45 Light" w:eastAsiaTheme="minorEastAsia" w:hAnsi="Frutiger LT Arabic 45 Light" w:cs="Frutiger LT Arabic 45 Light"/>
              <w:noProof/>
              <w:sz w:val="24"/>
              <w:szCs w:val="24"/>
              <w:rPrChange w:id="1120" w:author="MMAhmed@bankAlbilad.com" w:date="2023-04-30T09:45:00Z">
                <w:rPr>
                  <w:ins w:id="1121" w:author="MMAhmed@bankAlbilad.com" w:date="2023-04-30T09:43:00Z"/>
                  <w:rFonts w:asciiTheme="minorHAnsi" w:eastAsiaTheme="minorEastAsia" w:hAnsiTheme="minorHAnsi" w:cstheme="minorBidi"/>
                  <w:noProof/>
                  <w:sz w:val="22"/>
                  <w:szCs w:val="22"/>
                </w:rPr>
              </w:rPrChange>
            </w:rPr>
          </w:pPr>
          <w:ins w:id="1122" w:author="MMAhmed@bankAlbilad.com" w:date="2023-04-30T09:43:00Z">
            <w:r w:rsidRPr="005E117D">
              <w:rPr>
                <w:rStyle w:val="Hyperlink"/>
                <w:rFonts w:ascii="Frutiger LT Arabic 45 Light" w:hAnsi="Frutiger LT Arabic 45 Light" w:cs="Frutiger LT Arabic 45 Light"/>
                <w:noProof/>
                <w:sz w:val="24"/>
                <w:szCs w:val="24"/>
                <w:rPrChange w:id="112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12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125" w:author="MMAhmed@bankAlbilad.com" w:date="2023-04-30T09:45:00Z">
                  <w:rPr>
                    <w:noProof/>
                  </w:rPr>
                </w:rPrChange>
              </w:rPr>
              <w:instrText>HYPERLINK \l "_Toc133740289"</w:instrText>
            </w:r>
            <w:r w:rsidRPr="005E117D">
              <w:rPr>
                <w:rStyle w:val="Hyperlink"/>
                <w:rFonts w:ascii="Frutiger LT Arabic 45 Light" w:hAnsi="Frutiger LT Arabic 45 Light" w:cs="Frutiger LT Arabic 45 Light"/>
                <w:noProof/>
                <w:sz w:val="24"/>
                <w:szCs w:val="24"/>
                <w:rPrChange w:id="112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12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128" w:author="MMAhmed@bankAlbilad.com" w:date="2023-04-30T09:45:00Z">
                  <w:rPr>
                    <w:rStyle w:val="Hyperlink"/>
                    <w:rFonts w:ascii="Frutiger LT Arabic 45 Light" w:eastAsia="Calibri" w:hAnsi="Frutiger LT Arabic 45 Light" w:cs="Frutiger LT Arabic 45 Light"/>
                    <w:i/>
                    <w:iCs/>
                    <w:noProof/>
                  </w:rPr>
                </w:rPrChange>
              </w:rPr>
              <w:t>Virtualization</w:t>
            </w:r>
            <w:r w:rsidRPr="005E117D">
              <w:rPr>
                <w:rFonts w:ascii="Frutiger LT Arabic 45 Light" w:hAnsi="Frutiger LT Arabic 45 Light" w:cs="Frutiger LT Arabic 45 Light"/>
                <w:noProof/>
                <w:webHidden/>
                <w:sz w:val="24"/>
                <w:szCs w:val="24"/>
                <w:rPrChange w:id="112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13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131" w:author="MMAhmed@bankAlbilad.com" w:date="2023-04-30T09:45:00Z">
                  <w:rPr>
                    <w:noProof/>
                    <w:webHidden/>
                  </w:rPr>
                </w:rPrChange>
              </w:rPr>
              <w:instrText xml:space="preserve"> PAGEREF _Toc133740289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132" w:author="MMAhmed@bankAlbilad.com" w:date="2023-04-30T09:45:00Z">
                <w:rPr>
                  <w:noProof/>
                  <w:webHidden/>
                </w:rPr>
              </w:rPrChange>
            </w:rPr>
            <w:fldChar w:fldCharType="separate"/>
          </w:r>
          <w:ins w:id="1133" w:author="Mohamed Amer" w:date="2024-07-28T17:10:00Z" w16du:dateUtc="2024-07-28T14:10:00Z">
            <w:r w:rsidR="003C1BA4">
              <w:rPr>
                <w:rFonts w:ascii="Frutiger LT Arabic 45 Light" w:hAnsi="Frutiger LT Arabic 45 Light" w:cs="Frutiger LT Arabic 45 Light"/>
                <w:noProof/>
                <w:webHidden/>
                <w:sz w:val="24"/>
                <w:szCs w:val="24"/>
              </w:rPr>
              <w:t>17</w:t>
            </w:r>
          </w:ins>
          <w:ins w:id="1134" w:author="Islam Nady" w:date="2024-06-09T15:45:00Z">
            <w:del w:id="113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136" w:author="MMAhmed@bankAlbilad.com" w:date="2023-04-30T09:43:00Z">
            <w:del w:id="113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138"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113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140" w:author="MMAhmed@bankAlbilad.com" w:date="2023-04-30T09:45:00Z">
                  <w:rPr>
                    <w:rStyle w:val="Hyperlink"/>
                    <w:noProof/>
                  </w:rPr>
                </w:rPrChange>
              </w:rPr>
              <w:fldChar w:fldCharType="end"/>
            </w:r>
          </w:ins>
        </w:p>
        <w:p w14:paraId="58A67F8C" w14:textId="17CAFD3B" w:rsidR="005E117D" w:rsidRPr="005E117D" w:rsidRDefault="005E117D" w:rsidP="005E117D">
          <w:pPr>
            <w:pStyle w:val="TOC2"/>
            <w:tabs>
              <w:tab w:val="right" w:leader="dot" w:pos="10457"/>
            </w:tabs>
            <w:rPr>
              <w:ins w:id="1141" w:author="MMAhmed@bankAlbilad.com" w:date="2023-04-30T09:43:00Z"/>
              <w:rFonts w:ascii="Frutiger LT Arabic 45 Light" w:eastAsiaTheme="minorEastAsia" w:hAnsi="Frutiger LT Arabic 45 Light" w:cs="Frutiger LT Arabic 45 Light"/>
              <w:noProof/>
              <w:sz w:val="24"/>
              <w:szCs w:val="24"/>
              <w:rPrChange w:id="1142" w:author="MMAhmed@bankAlbilad.com" w:date="2023-04-30T09:45:00Z">
                <w:rPr>
                  <w:ins w:id="1143" w:author="MMAhmed@bankAlbilad.com" w:date="2023-04-30T09:43:00Z"/>
                  <w:rFonts w:asciiTheme="minorHAnsi" w:eastAsiaTheme="minorEastAsia" w:hAnsiTheme="minorHAnsi" w:cstheme="minorBidi"/>
                  <w:noProof/>
                  <w:sz w:val="22"/>
                  <w:szCs w:val="22"/>
                </w:rPr>
              </w:rPrChange>
            </w:rPr>
          </w:pPr>
          <w:ins w:id="1144" w:author="MMAhmed@bankAlbilad.com" w:date="2023-04-30T09:43:00Z">
            <w:r w:rsidRPr="005E117D">
              <w:rPr>
                <w:rStyle w:val="Hyperlink"/>
                <w:rFonts w:ascii="Frutiger LT Arabic 45 Light" w:hAnsi="Frutiger LT Arabic 45 Light" w:cs="Frutiger LT Arabic 45 Light"/>
                <w:noProof/>
                <w:sz w:val="24"/>
                <w:szCs w:val="24"/>
                <w:rPrChange w:id="1145" w:author="MMAhmed@bankAlbilad.com" w:date="2023-04-30T09:45:00Z">
                  <w:rPr>
                    <w:rStyle w:val="Hyperlink"/>
                    <w:noProof/>
                  </w:rPr>
                </w:rPrChange>
              </w:rPr>
              <w:lastRenderedPageBreak/>
              <w:fldChar w:fldCharType="begin"/>
            </w:r>
            <w:r w:rsidRPr="005E117D">
              <w:rPr>
                <w:rStyle w:val="Hyperlink"/>
                <w:rFonts w:ascii="Frutiger LT Arabic 45 Light" w:hAnsi="Frutiger LT Arabic 45 Light" w:cs="Frutiger LT Arabic 45 Light"/>
                <w:noProof/>
                <w:sz w:val="24"/>
                <w:szCs w:val="24"/>
                <w:rPrChange w:id="114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147" w:author="MMAhmed@bankAlbilad.com" w:date="2023-04-30T09:45:00Z">
                  <w:rPr>
                    <w:noProof/>
                  </w:rPr>
                </w:rPrChange>
              </w:rPr>
              <w:instrText>HYPERLINK \l "_Toc133740290"</w:instrText>
            </w:r>
            <w:r w:rsidRPr="005E117D">
              <w:rPr>
                <w:rStyle w:val="Hyperlink"/>
                <w:rFonts w:ascii="Frutiger LT Arabic 45 Light" w:hAnsi="Frutiger LT Arabic 45 Light" w:cs="Frutiger LT Arabic 45 Light"/>
                <w:noProof/>
                <w:sz w:val="24"/>
                <w:szCs w:val="24"/>
                <w:rPrChange w:id="114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149"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150" w:author="MMAhmed@bankAlbilad.com" w:date="2023-04-30T09:45:00Z">
                  <w:rPr>
                    <w:rStyle w:val="Hyperlink"/>
                    <w:rFonts w:ascii="Frutiger LT Arabic 45 Light" w:eastAsia="Calibri" w:hAnsi="Frutiger LT Arabic 45 Light" w:cs="Frutiger LT Arabic 45 Light"/>
                    <w:i/>
                    <w:iCs/>
                    <w:noProof/>
                  </w:rPr>
                </w:rPrChange>
              </w:rPr>
              <w:t>Software / OS Components</w:t>
            </w:r>
            <w:r w:rsidRPr="005E117D">
              <w:rPr>
                <w:rFonts w:ascii="Frutiger LT Arabic 45 Light" w:hAnsi="Frutiger LT Arabic 45 Light" w:cs="Frutiger LT Arabic 45 Light"/>
                <w:noProof/>
                <w:webHidden/>
                <w:sz w:val="24"/>
                <w:szCs w:val="24"/>
                <w:rPrChange w:id="115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15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153" w:author="MMAhmed@bankAlbilad.com" w:date="2023-04-30T09:45:00Z">
                  <w:rPr>
                    <w:noProof/>
                    <w:webHidden/>
                  </w:rPr>
                </w:rPrChange>
              </w:rPr>
              <w:instrText xml:space="preserve"> PAGEREF _Toc133740290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154" w:author="MMAhmed@bankAlbilad.com" w:date="2023-04-30T09:45:00Z">
                <w:rPr>
                  <w:noProof/>
                  <w:webHidden/>
                </w:rPr>
              </w:rPrChange>
            </w:rPr>
            <w:fldChar w:fldCharType="separate"/>
          </w:r>
          <w:ins w:id="1155" w:author="Mohamed Amer" w:date="2024-07-28T17:10:00Z" w16du:dateUtc="2024-07-28T14:10:00Z">
            <w:r w:rsidR="003C1BA4">
              <w:rPr>
                <w:rFonts w:ascii="Frutiger LT Arabic 45 Light" w:hAnsi="Frutiger LT Arabic 45 Light" w:cs="Frutiger LT Arabic 45 Light"/>
                <w:noProof/>
                <w:webHidden/>
                <w:sz w:val="24"/>
                <w:szCs w:val="24"/>
              </w:rPr>
              <w:t>21</w:t>
            </w:r>
          </w:ins>
          <w:ins w:id="1156" w:author="Islam Nady" w:date="2024-06-09T15:45:00Z">
            <w:del w:id="115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158" w:author="MMAhmed@bankAlbilad.com" w:date="2023-04-30T09:43:00Z">
            <w:del w:id="115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160" w:author="MMAhmed@bankAlbilad.com" w:date="2023-04-30T09:45:00Z">
                    <w:rPr>
                      <w:noProof/>
                      <w:webHidden/>
                    </w:rPr>
                  </w:rPrChange>
                </w:rPr>
                <w:delText>18</w:delText>
              </w:r>
            </w:del>
            <w:r w:rsidRPr="005E117D">
              <w:rPr>
                <w:rFonts w:ascii="Frutiger LT Arabic 45 Light" w:hAnsi="Frutiger LT Arabic 45 Light" w:cs="Frutiger LT Arabic 45 Light"/>
                <w:noProof/>
                <w:webHidden/>
                <w:sz w:val="24"/>
                <w:szCs w:val="24"/>
                <w:rPrChange w:id="116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162" w:author="MMAhmed@bankAlbilad.com" w:date="2023-04-30T09:45:00Z">
                  <w:rPr>
                    <w:rStyle w:val="Hyperlink"/>
                    <w:noProof/>
                  </w:rPr>
                </w:rPrChange>
              </w:rPr>
              <w:fldChar w:fldCharType="end"/>
            </w:r>
          </w:ins>
        </w:p>
        <w:p w14:paraId="0677FB26" w14:textId="1A759D21" w:rsidR="005E117D" w:rsidRPr="005E117D" w:rsidRDefault="005E117D" w:rsidP="005E117D">
          <w:pPr>
            <w:pStyle w:val="TOC2"/>
            <w:tabs>
              <w:tab w:val="right" w:leader="dot" w:pos="10457"/>
            </w:tabs>
            <w:rPr>
              <w:ins w:id="1163" w:author="MMAhmed@bankAlbilad.com" w:date="2023-04-30T09:43:00Z"/>
              <w:rFonts w:ascii="Frutiger LT Arabic 45 Light" w:eastAsiaTheme="minorEastAsia" w:hAnsi="Frutiger LT Arabic 45 Light" w:cs="Frutiger LT Arabic 45 Light"/>
              <w:noProof/>
              <w:sz w:val="24"/>
              <w:szCs w:val="24"/>
              <w:rPrChange w:id="1164" w:author="MMAhmed@bankAlbilad.com" w:date="2023-04-30T09:45:00Z">
                <w:rPr>
                  <w:ins w:id="1165" w:author="MMAhmed@bankAlbilad.com" w:date="2023-04-30T09:43:00Z"/>
                  <w:rFonts w:asciiTheme="minorHAnsi" w:eastAsiaTheme="minorEastAsia" w:hAnsiTheme="minorHAnsi" w:cstheme="minorBidi"/>
                  <w:noProof/>
                  <w:sz w:val="22"/>
                  <w:szCs w:val="22"/>
                </w:rPr>
              </w:rPrChange>
            </w:rPr>
          </w:pPr>
          <w:ins w:id="1166" w:author="MMAhmed@bankAlbilad.com" w:date="2023-04-30T09:43:00Z">
            <w:r w:rsidRPr="005E117D">
              <w:rPr>
                <w:rStyle w:val="Hyperlink"/>
                <w:rFonts w:ascii="Frutiger LT Arabic 45 Light" w:hAnsi="Frutiger LT Arabic 45 Light" w:cs="Frutiger LT Arabic 45 Light"/>
                <w:noProof/>
                <w:sz w:val="24"/>
                <w:szCs w:val="24"/>
                <w:rPrChange w:id="116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16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169" w:author="MMAhmed@bankAlbilad.com" w:date="2023-04-30T09:45:00Z">
                  <w:rPr>
                    <w:noProof/>
                  </w:rPr>
                </w:rPrChange>
              </w:rPr>
              <w:instrText>HYPERLINK \l "_Toc133740291"</w:instrText>
            </w:r>
            <w:r w:rsidRPr="005E117D">
              <w:rPr>
                <w:rStyle w:val="Hyperlink"/>
                <w:rFonts w:ascii="Frutiger LT Arabic 45 Light" w:hAnsi="Frutiger LT Arabic 45 Light" w:cs="Frutiger LT Arabic 45 Light"/>
                <w:noProof/>
                <w:sz w:val="24"/>
                <w:szCs w:val="24"/>
                <w:rPrChange w:id="117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171"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172" w:author="MMAhmed@bankAlbilad.com" w:date="2023-04-30T09:45:00Z">
                  <w:rPr>
                    <w:rStyle w:val="Hyperlink"/>
                    <w:rFonts w:ascii="Frutiger LT Arabic 45 Light" w:eastAsia="Calibri" w:hAnsi="Frutiger LT Arabic 45 Light" w:cs="Frutiger LT Arabic 45 Light"/>
                    <w:i/>
                    <w:iCs/>
                    <w:noProof/>
                  </w:rPr>
                </w:rPrChange>
              </w:rPr>
              <w:t>Licenses</w:t>
            </w:r>
            <w:r w:rsidRPr="005E117D">
              <w:rPr>
                <w:rFonts w:ascii="Frutiger LT Arabic 45 Light" w:hAnsi="Frutiger LT Arabic 45 Light" w:cs="Frutiger LT Arabic 45 Light"/>
                <w:noProof/>
                <w:webHidden/>
                <w:sz w:val="24"/>
                <w:szCs w:val="24"/>
                <w:rPrChange w:id="117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17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175" w:author="MMAhmed@bankAlbilad.com" w:date="2023-04-30T09:45:00Z">
                  <w:rPr>
                    <w:noProof/>
                    <w:webHidden/>
                  </w:rPr>
                </w:rPrChange>
              </w:rPr>
              <w:instrText xml:space="preserve"> PAGEREF _Toc133740291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176" w:author="MMAhmed@bankAlbilad.com" w:date="2023-04-30T09:45:00Z">
                <w:rPr>
                  <w:noProof/>
                  <w:webHidden/>
                </w:rPr>
              </w:rPrChange>
            </w:rPr>
            <w:fldChar w:fldCharType="separate"/>
          </w:r>
          <w:ins w:id="1177" w:author="Mohamed Amer" w:date="2024-07-28T17:10:00Z" w16du:dateUtc="2024-07-28T14:10:00Z">
            <w:r w:rsidR="003C1BA4">
              <w:rPr>
                <w:rFonts w:ascii="Frutiger LT Arabic 45 Light" w:hAnsi="Frutiger LT Arabic 45 Light" w:cs="Frutiger LT Arabic 45 Light"/>
                <w:noProof/>
                <w:webHidden/>
                <w:sz w:val="24"/>
                <w:szCs w:val="24"/>
              </w:rPr>
              <w:t>21</w:t>
            </w:r>
          </w:ins>
          <w:ins w:id="1178" w:author="Islam Nady" w:date="2024-06-09T15:45:00Z">
            <w:del w:id="117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180" w:author="MMAhmed@bankAlbilad.com" w:date="2023-04-30T09:43:00Z">
            <w:del w:id="118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182" w:author="MMAhmed@bankAlbilad.com" w:date="2023-04-30T09:45:00Z">
                    <w:rPr>
                      <w:noProof/>
                      <w:webHidden/>
                    </w:rPr>
                  </w:rPrChange>
                </w:rPr>
                <w:delText>19</w:delText>
              </w:r>
            </w:del>
            <w:r w:rsidRPr="005E117D">
              <w:rPr>
                <w:rFonts w:ascii="Frutiger LT Arabic 45 Light" w:hAnsi="Frutiger LT Arabic 45 Light" w:cs="Frutiger LT Arabic 45 Light"/>
                <w:noProof/>
                <w:webHidden/>
                <w:sz w:val="24"/>
                <w:szCs w:val="24"/>
                <w:rPrChange w:id="118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184" w:author="MMAhmed@bankAlbilad.com" w:date="2023-04-30T09:45:00Z">
                  <w:rPr>
                    <w:rStyle w:val="Hyperlink"/>
                    <w:noProof/>
                  </w:rPr>
                </w:rPrChange>
              </w:rPr>
              <w:fldChar w:fldCharType="end"/>
            </w:r>
          </w:ins>
        </w:p>
        <w:p w14:paraId="43EA99C0" w14:textId="108CA6BA" w:rsidR="005E117D" w:rsidRPr="005E117D" w:rsidRDefault="005E117D" w:rsidP="005E117D">
          <w:pPr>
            <w:pStyle w:val="TOC2"/>
            <w:tabs>
              <w:tab w:val="right" w:leader="dot" w:pos="10457"/>
            </w:tabs>
            <w:rPr>
              <w:ins w:id="1185" w:author="MMAhmed@bankAlbilad.com" w:date="2023-04-30T09:43:00Z"/>
              <w:rFonts w:ascii="Frutiger LT Arabic 45 Light" w:eastAsiaTheme="minorEastAsia" w:hAnsi="Frutiger LT Arabic 45 Light" w:cs="Frutiger LT Arabic 45 Light"/>
              <w:noProof/>
              <w:sz w:val="24"/>
              <w:szCs w:val="24"/>
              <w:rPrChange w:id="1186" w:author="MMAhmed@bankAlbilad.com" w:date="2023-04-30T09:45:00Z">
                <w:rPr>
                  <w:ins w:id="1187" w:author="MMAhmed@bankAlbilad.com" w:date="2023-04-30T09:43:00Z"/>
                  <w:rFonts w:asciiTheme="minorHAnsi" w:eastAsiaTheme="minorEastAsia" w:hAnsiTheme="minorHAnsi" w:cstheme="minorBidi"/>
                  <w:noProof/>
                  <w:sz w:val="22"/>
                  <w:szCs w:val="22"/>
                </w:rPr>
              </w:rPrChange>
            </w:rPr>
          </w:pPr>
          <w:ins w:id="1188" w:author="MMAhmed@bankAlbilad.com" w:date="2023-04-30T09:43:00Z">
            <w:r w:rsidRPr="005E117D">
              <w:rPr>
                <w:rStyle w:val="Hyperlink"/>
                <w:rFonts w:ascii="Frutiger LT Arabic 45 Light" w:hAnsi="Frutiger LT Arabic 45 Light" w:cs="Frutiger LT Arabic 45 Light"/>
                <w:noProof/>
                <w:sz w:val="24"/>
                <w:szCs w:val="24"/>
                <w:rPrChange w:id="118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19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191" w:author="MMAhmed@bankAlbilad.com" w:date="2023-04-30T09:45:00Z">
                  <w:rPr>
                    <w:noProof/>
                  </w:rPr>
                </w:rPrChange>
              </w:rPr>
              <w:instrText>HYPERLINK \l "_Toc133740292"</w:instrText>
            </w:r>
            <w:r w:rsidRPr="005E117D">
              <w:rPr>
                <w:rStyle w:val="Hyperlink"/>
                <w:rFonts w:ascii="Frutiger LT Arabic 45 Light" w:hAnsi="Frutiger LT Arabic 45 Light" w:cs="Frutiger LT Arabic 45 Light"/>
                <w:noProof/>
                <w:sz w:val="24"/>
                <w:szCs w:val="24"/>
                <w:rPrChange w:id="119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193"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194" w:author="MMAhmed@bankAlbilad.com" w:date="2023-04-30T09:45:00Z">
                  <w:rPr>
                    <w:rStyle w:val="Hyperlink"/>
                    <w:rFonts w:ascii="Frutiger LT Arabic 45 Light" w:eastAsia="Calibri" w:hAnsi="Frutiger LT Arabic 45 Light" w:cs="Frutiger LT Arabic 45 Light"/>
                    <w:i/>
                    <w:iCs/>
                    <w:noProof/>
                  </w:rPr>
                </w:rPrChange>
              </w:rPr>
              <w:t>Tools</w:t>
            </w:r>
            <w:r w:rsidRPr="005E117D">
              <w:rPr>
                <w:rFonts w:ascii="Frutiger LT Arabic 45 Light" w:hAnsi="Frutiger LT Arabic 45 Light" w:cs="Frutiger LT Arabic 45 Light"/>
                <w:noProof/>
                <w:webHidden/>
                <w:sz w:val="24"/>
                <w:szCs w:val="24"/>
                <w:rPrChange w:id="119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19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197" w:author="MMAhmed@bankAlbilad.com" w:date="2023-04-30T09:45:00Z">
                  <w:rPr>
                    <w:noProof/>
                    <w:webHidden/>
                  </w:rPr>
                </w:rPrChange>
              </w:rPr>
              <w:instrText xml:space="preserve"> PAGEREF _Toc133740292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198" w:author="MMAhmed@bankAlbilad.com" w:date="2023-04-30T09:45:00Z">
                <w:rPr>
                  <w:noProof/>
                  <w:webHidden/>
                </w:rPr>
              </w:rPrChange>
            </w:rPr>
            <w:fldChar w:fldCharType="separate"/>
          </w:r>
          <w:ins w:id="1199" w:author="Mohamed Amer" w:date="2024-07-28T17:10:00Z" w16du:dateUtc="2024-07-28T14:10:00Z">
            <w:r w:rsidR="003C1BA4">
              <w:rPr>
                <w:rFonts w:ascii="Frutiger LT Arabic 45 Light" w:hAnsi="Frutiger LT Arabic 45 Light" w:cs="Frutiger LT Arabic 45 Light"/>
                <w:noProof/>
                <w:webHidden/>
                <w:sz w:val="24"/>
                <w:szCs w:val="24"/>
              </w:rPr>
              <w:t>21</w:t>
            </w:r>
          </w:ins>
          <w:ins w:id="1200" w:author="Islam Nady" w:date="2024-06-09T15:45:00Z">
            <w:del w:id="120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202" w:author="MMAhmed@bankAlbilad.com" w:date="2023-04-30T09:43:00Z">
            <w:del w:id="120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204" w:author="MMAhmed@bankAlbilad.com" w:date="2023-04-30T09:45:00Z">
                    <w:rPr>
                      <w:noProof/>
                      <w:webHidden/>
                    </w:rPr>
                  </w:rPrChange>
                </w:rPr>
                <w:delText>19</w:delText>
              </w:r>
            </w:del>
            <w:r w:rsidRPr="005E117D">
              <w:rPr>
                <w:rFonts w:ascii="Frutiger LT Arabic 45 Light" w:hAnsi="Frutiger LT Arabic 45 Light" w:cs="Frutiger LT Arabic 45 Light"/>
                <w:noProof/>
                <w:webHidden/>
                <w:sz w:val="24"/>
                <w:szCs w:val="24"/>
                <w:rPrChange w:id="120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206" w:author="MMAhmed@bankAlbilad.com" w:date="2023-04-30T09:45:00Z">
                  <w:rPr>
                    <w:rStyle w:val="Hyperlink"/>
                    <w:noProof/>
                  </w:rPr>
                </w:rPrChange>
              </w:rPr>
              <w:fldChar w:fldCharType="end"/>
            </w:r>
          </w:ins>
        </w:p>
        <w:p w14:paraId="1A193664" w14:textId="0D2DBF5F" w:rsidR="005E117D" w:rsidRPr="005E117D" w:rsidRDefault="005E117D" w:rsidP="005E117D">
          <w:pPr>
            <w:pStyle w:val="TOC1"/>
            <w:tabs>
              <w:tab w:val="right" w:leader="dot" w:pos="10457"/>
            </w:tabs>
            <w:rPr>
              <w:ins w:id="1207" w:author="MMAhmed@bankAlbilad.com" w:date="2023-04-30T09:43:00Z"/>
              <w:rFonts w:ascii="Frutiger LT Arabic 45 Light" w:eastAsiaTheme="minorEastAsia" w:hAnsi="Frutiger LT Arabic 45 Light" w:cs="Frutiger LT Arabic 45 Light"/>
              <w:noProof/>
              <w:sz w:val="24"/>
              <w:szCs w:val="24"/>
              <w:rPrChange w:id="1208" w:author="MMAhmed@bankAlbilad.com" w:date="2023-04-30T09:45:00Z">
                <w:rPr>
                  <w:ins w:id="1209" w:author="MMAhmed@bankAlbilad.com" w:date="2023-04-30T09:43:00Z"/>
                  <w:rFonts w:asciiTheme="minorHAnsi" w:eastAsiaTheme="minorEastAsia" w:hAnsiTheme="minorHAnsi" w:cstheme="minorBidi"/>
                  <w:noProof/>
                </w:rPr>
              </w:rPrChange>
            </w:rPr>
          </w:pPr>
          <w:ins w:id="1210" w:author="MMAhmed@bankAlbilad.com" w:date="2023-04-30T09:43:00Z">
            <w:r w:rsidRPr="005E117D">
              <w:rPr>
                <w:rStyle w:val="Hyperlink"/>
                <w:rFonts w:ascii="Frutiger LT Arabic 45 Light" w:hAnsi="Frutiger LT Arabic 45 Light" w:cs="Frutiger LT Arabic 45 Light"/>
                <w:noProof/>
                <w:sz w:val="24"/>
                <w:szCs w:val="24"/>
                <w:rPrChange w:id="121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21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213" w:author="MMAhmed@bankAlbilad.com" w:date="2023-04-30T09:45:00Z">
                  <w:rPr>
                    <w:noProof/>
                  </w:rPr>
                </w:rPrChange>
              </w:rPr>
              <w:instrText>HYPERLINK \l "_Toc133740293"</w:instrText>
            </w:r>
            <w:r w:rsidRPr="005E117D">
              <w:rPr>
                <w:rStyle w:val="Hyperlink"/>
                <w:rFonts w:ascii="Frutiger LT Arabic 45 Light" w:hAnsi="Frutiger LT Arabic 45 Light" w:cs="Frutiger LT Arabic 45 Light"/>
                <w:noProof/>
                <w:sz w:val="24"/>
                <w:szCs w:val="24"/>
                <w:rPrChange w:id="121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21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1216" w:author="MMAhmed@bankAlbilad.com" w:date="2023-04-30T09:45:00Z">
                  <w:rPr>
                    <w:rStyle w:val="Hyperlink"/>
                    <w:rFonts w:ascii="Frutiger LT Arabic 45 Light" w:eastAsia="Calibri" w:hAnsi="Frutiger LT Arabic 45 Light" w:cs="Frutiger LT Arabic 45 Light"/>
                    <w:noProof/>
                  </w:rPr>
                </w:rPrChange>
              </w:rPr>
              <w:t>Services Requirements</w:t>
            </w:r>
            <w:r w:rsidRPr="005E117D">
              <w:rPr>
                <w:rFonts w:ascii="Frutiger LT Arabic 45 Light" w:hAnsi="Frutiger LT Arabic 45 Light" w:cs="Frutiger LT Arabic 45 Light"/>
                <w:noProof/>
                <w:webHidden/>
                <w:sz w:val="24"/>
                <w:szCs w:val="24"/>
                <w:rPrChange w:id="121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21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219" w:author="MMAhmed@bankAlbilad.com" w:date="2023-04-30T09:45:00Z">
                  <w:rPr>
                    <w:noProof/>
                    <w:webHidden/>
                  </w:rPr>
                </w:rPrChange>
              </w:rPr>
              <w:instrText xml:space="preserve"> PAGEREF _Toc133740293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220" w:author="MMAhmed@bankAlbilad.com" w:date="2023-04-30T09:45:00Z">
                <w:rPr>
                  <w:noProof/>
                  <w:webHidden/>
                </w:rPr>
              </w:rPrChange>
            </w:rPr>
            <w:fldChar w:fldCharType="separate"/>
          </w:r>
          <w:ins w:id="1221" w:author="Mohamed Amer" w:date="2024-07-28T17:10:00Z" w16du:dateUtc="2024-07-28T14:10:00Z">
            <w:r w:rsidR="003C1BA4">
              <w:rPr>
                <w:rFonts w:ascii="Frutiger LT Arabic 45 Light" w:hAnsi="Frutiger LT Arabic 45 Light" w:cs="Frutiger LT Arabic 45 Light"/>
                <w:noProof/>
                <w:webHidden/>
                <w:sz w:val="24"/>
                <w:szCs w:val="24"/>
              </w:rPr>
              <w:t>24</w:t>
            </w:r>
          </w:ins>
          <w:ins w:id="1222" w:author="Islam Nady" w:date="2024-06-09T15:45:00Z">
            <w:del w:id="122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224" w:author="MMAhmed@bankAlbilad.com" w:date="2023-04-30T09:43:00Z">
            <w:del w:id="122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226" w:author="MMAhmed@bankAlbilad.com" w:date="2023-04-30T09:45:00Z">
                    <w:rPr>
                      <w:noProof/>
                      <w:webHidden/>
                    </w:rPr>
                  </w:rPrChange>
                </w:rPr>
                <w:delText>20</w:delText>
              </w:r>
            </w:del>
            <w:r w:rsidRPr="005E117D">
              <w:rPr>
                <w:rFonts w:ascii="Frutiger LT Arabic 45 Light" w:hAnsi="Frutiger LT Arabic 45 Light" w:cs="Frutiger LT Arabic 45 Light"/>
                <w:noProof/>
                <w:webHidden/>
                <w:sz w:val="24"/>
                <w:szCs w:val="24"/>
                <w:rPrChange w:id="122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228" w:author="MMAhmed@bankAlbilad.com" w:date="2023-04-30T09:45:00Z">
                  <w:rPr>
                    <w:rStyle w:val="Hyperlink"/>
                    <w:noProof/>
                  </w:rPr>
                </w:rPrChange>
              </w:rPr>
              <w:fldChar w:fldCharType="end"/>
            </w:r>
          </w:ins>
        </w:p>
        <w:p w14:paraId="5448536C" w14:textId="6634B538" w:rsidR="005E117D" w:rsidRPr="005E117D" w:rsidRDefault="005E117D" w:rsidP="005E117D">
          <w:pPr>
            <w:pStyle w:val="TOC2"/>
            <w:tabs>
              <w:tab w:val="right" w:leader="dot" w:pos="10457"/>
            </w:tabs>
            <w:rPr>
              <w:ins w:id="1229" w:author="MMAhmed@bankAlbilad.com" w:date="2023-04-30T09:43:00Z"/>
              <w:rFonts w:ascii="Frutiger LT Arabic 45 Light" w:eastAsiaTheme="minorEastAsia" w:hAnsi="Frutiger LT Arabic 45 Light" w:cs="Frutiger LT Arabic 45 Light"/>
              <w:noProof/>
              <w:sz w:val="24"/>
              <w:szCs w:val="24"/>
              <w:rPrChange w:id="1230" w:author="MMAhmed@bankAlbilad.com" w:date="2023-04-30T09:45:00Z">
                <w:rPr>
                  <w:ins w:id="1231" w:author="MMAhmed@bankAlbilad.com" w:date="2023-04-30T09:43:00Z"/>
                  <w:rFonts w:asciiTheme="minorHAnsi" w:eastAsiaTheme="minorEastAsia" w:hAnsiTheme="minorHAnsi" w:cstheme="minorBidi"/>
                  <w:noProof/>
                  <w:sz w:val="22"/>
                  <w:szCs w:val="22"/>
                </w:rPr>
              </w:rPrChange>
            </w:rPr>
          </w:pPr>
          <w:ins w:id="1232" w:author="MMAhmed@bankAlbilad.com" w:date="2023-04-30T09:43:00Z">
            <w:r w:rsidRPr="005E117D">
              <w:rPr>
                <w:rStyle w:val="Hyperlink"/>
                <w:rFonts w:ascii="Frutiger LT Arabic 45 Light" w:hAnsi="Frutiger LT Arabic 45 Light" w:cs="Frutiger LT Arabic 45 Light"/>
                <w:noProof/>
                <w:sz w:val="24"/>
                <w:szCs w:val="24"/>
                <w:rPrChange w:id="123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23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235" w:author="MMAhmed@bankAlbilad.com" w:date="2023-04-30T09:45:00Z">
                  <w:rPr>
                    <w:noProof/>
                  </w:rPr>
                </w:rPrChange>
              </w:rPr>
              <w:instrText>HYPERLINK \l "_Toc133740294"</w:instrText>
            </w:r>
            <w:r w:rsidRPr="005E117D">
              <w:rPr>
                <w:rStyle w:val="Hyperlink"/>
                <w:rFonts w:ascii="Frutiger LT Arabic 45 Light" w:hAnsi="Frutiger LT Arabic 45 Light" w:cs="Frutiger LT Arabic 45 Light"/>
                <w:noProof/>
                <w:sz w:val="24"/>
                <w:szCs w:val="24"/>
                <w:rPrChange w:id="123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23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238" w:author="MMAhmed@bankAlbilad.com" w:date="2023-04-30T09:45:00Z">
                  <w:rPr>
                    <w:rStyle w:val="Hyperlink"/>
                    <w:rFonts w:ascii="Frutiger LT Arabic 45 Light" w:eastAsia="Calibri" w:hAnsi="Frutiger LT Arabic 45 Light" w:cs="Frutiger LT Arabic 45 Light"/>
                    <w:i/>
                    <w:iCs/>
                    <w:noProof/>
                  </w:rPr>
                </w:rPrChange>
              </w:rPr>
              <w:t>Monitoring</w:t>
            </w:r>
            <w:r w:rsidRPr="005E117D">
              <w:rPr>
                <w:rFonts w:ascii="Frutiger LT Arabic 45 Light" w:hAnsi="Frutiger LT Arabic 45 Light" w:cs="Frutiger LT Arabic 45 Light"/>
                <w:noProof/>
                <w:webHidden/>
                <w:sz w:val="24"/>
                <w:szCs w:val="24"/>
                <w:rPrChange w:id="123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24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241" w:author="MMAhmed@bankAlbilad.com" w:date="2023-04-30T09:45:00Z">
                  <w:rPr>
                    <w:noProof/>
                    <w:webHidden/>
                  </w:rPr>
                </w:rPrChange>
              </w:rPr>
              <w:instrText xml:space="preserve"> PAGEREF _Toc133740294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242" w:author="MMAhmed@bankAlbilad.com" w:date="2023-04-30T09:45:00Z">
                <w:rPr>
                  <w:noProof/>
                  <w:webHidden/>
                </w:rPr>
              </w:rPrChange>
            </w:rPr>
            <w:fldChar w:fldCharType="separate"/>
          </w:r>
          <w:ins w:id="1243" w:author="Mohamed Amer" w:date="2024-07-28T17:10:00Z" w16du:dateUtc="2024-07-28T14:10:00Z">
            <w:r w:rsidR="003C1BA4">
              <w:rPr>
                <w:rFonts w:ascii="Frutiger LT Arabic 45 Light" w:hAnsi="Frutiger LT Arabic 45 Light" w:cs="Frutiger LT Arabic 45 Light"/>
                <w:noProof/>
                <w:webHidden/>
                <w:sz w:val="24"/>
                <w:szCs w:val="24"/>
              </w:rPr>
              <w:t>24</w:t>
            </w:r>
          </w:ins>
          <w:ins w:id="1244" w:author="Islam Nady" w:date="2024-06-09T15:45:00Z">
            <w:del w:id="124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246" w:author="MMAhmed@bankAlbilad.com" w:date="2023-04-30T09:43:00Z">
            <w:del w:id="124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248" w:author="MMAhmed@bankAlbilad.com" w:date="2023-04-30T09:45:00Z">
                    <w:rPr>
                      <w:noProof/>
                      <w:webHidden/>
                    </w:rPr>
                  </w:rPrChange>
                </w:rPr>
                <w:delText>20</w:delText>
              </w:r>
            </w:del>
            <w:r w:rsidRPr="005E117D">
              <w:rPr>
                <w:rFonts w:ascii="Frutiger LT Arabic 45 Light" w:hAnsi="Frutiger LT Arabic 45 Light" w:cs="Frutiger LT Arabic 45 Light"/>
                <w:noProof/>
                <w:webHidden/>
                <w:sz w:val="24"/>
                <w:szCs w:val="24"/>
                <w:rPrChange w:id="124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250" w:author="MMAhmed@bankAlbilad.com" w:date="2023-04-30T09:45:00Z">
                  <w:rPr>
                    <w:rStyle w:val="Hyperlink"/>
                    <w:noProof/>
                  </w:rPr>
                </w:rPrChange>
              </w:rPr>
              <w:fldChar w:fldCharType="end"/>
            </w:r>
          </w:ins>
        </w:p>
        <w:p w14:paraId="75B53FCE" w14:textId="1EFA5841" w:rsidR="005E117D" w:rsidRPr="005E117D" w:rsidRDefault="005E117D" w:rsidP="005E117D">
          <w:pPr>
            <w:pStyle w:val="TOC3"/>
            <w:tabs>
              <w:tab w:val="right" w:leader="dot" w:pos="10457"/>
            </w:tabs>
            <w:rPr>
              <w:ins w:id="1251" w:author="MMAhmed@bankAlbilad.com" w:date="2023-04-30T09:43:00Z"/>
              <w:rFonts w:ascii="Frutiger LT Arabic 45 Light" w:eastAsiaTheme="minorEastAsia" w:hAnsi="Frutiger LT Arabic 45 Light" w:cs="Frutiger LT Arabic 45 Light"/>
              <w:noProof/>
              <w:sz w:val="24"/>
              <w:szCs w:val="24"/>
              <w:rPrChange w:id="1252" w:author="MMAhmed@bankAlbilad.com" w:date="2023-04-30T09:45:00Z">
                <w:rPr>
                  <w:ins w:id="1253" w:author="MMAhmed@bankAlbilad.com" w:date="2023-04-30T09:43:00Z"/>
                  <w:rFonts w:asciiTheme="minorHAnsi" w:eastAsiaTheme="minorEastAsia" w:hAnsiTheme="minorHAnsi" w:cstheme="minorBidi"/>
                  <w:noProof/>
                  <w:sz w:val="22"/>
                  <w:szCs w:val="22"/>
                </w:rPr>
              </w:rPrChange>
            </w:rPr>
          </w:pPr>
          <w:ins w:id="1254" w:author="MMAhmed@bankAlbilad.com" w:date="2023-04-30T09:43:00Z">
            <w:r w:rsidRPr="005E117D">
              <w:rPr>
                <w:rStyle w:val="Hyperlink"/>
                <w:rFonts w:ascii="Frutiger LT Arabic 45 Light" w:hAnsi="Frutiger LT Arabic 45 Light" w:cs="Frutiger LT Arabic 45 Light"/>
                <w:noProof/>
                <w:sz w:val="24"/>
                <w:szCs w:val="24"/>
                <w:rPrChange w:id="125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25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257" w:author="MMAhmed@bankAlbilad.com" w:date="2023-04-30T09:45:00Z">
                  <w:rPr>
                    <w:noProof/>
                  </w:rPr>
                </w:rPrChange>
              </w:rPr>
              <w:instrText>HYPERLINK \l "_Toc133740295"</w:instrText>
            </w:r>
            <w:r w:rsidRPr="005E117D">
              <w:rPr>
                <w:rStyle w:val="Hyperlink"/>
                <w:rFonts w:ascii="Frutiger LT Arabic 45 Light" w:hAnsi="Frutiger LT Arabic 45 Light" w:cs="Frutiger LT Arabic 45 Light"/>
                <w:noProof/>
                <w:sz w:val="24"/>
                <w:szCs w:val="24"/>
                <w:rPrChange w:id="125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259"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1260" w:author="MMAhmed@bankAlbilad.com" w:date="2023-04-30T09:45:00Z">
                  <w:rPr>
                    <w:rStyle w:val="Hyperlink"/>
                    <w:rFonts w:ascii="Frutiger LT Arabic 45 Light" w:hAnsi="Frutiger LT Arabic 45 Light" w:cs="Frutiger LT Arabic 45 Light"/>
                    <w:i/>
                    <w:iCs/>
                    <w:noProof/>
                  </w:rPr>
                </w:rPrChange>
              </w:rPr>
              <w:t>Hardware Level</w:t>
            </w:r>
            <w:r w:rsidRPr="005E117D">
              <w:rPr>
                <w:rFonts w:ascii="Frutiger LT Arabic 45 Light" w:hAnsi="Frutiger LT Arabic 45 Light" w:cs="Frutiger LT Arabic 45 Light"/>
                <w:noProof/>
                <w:webHidden/>
                <w:sz w:val="24"/>
                <w:szCs w:val="24"/>
                <w:rPrChange w:id="126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26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263" w:author="MMAhmed@bankAlbilad.com" w:date="2023-04-30T09:45:00Z">
                  <w:rPr>
                    <w:noProof/>
                    <w:webHidden/>
                  </w:rPr>
                </w:rPrChange>
              </w:rPr>
              <w:instrText xml:space="preserve"> PAGEREF _Toc133740295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264" w:author="MMAhmed@bankAlbilad.com" w:date="2023-04-30T09:45:00Z">
                <w:rPr>
                  <w:noProof/>
                  <w:webHidden/>
                </w:rPr>
              </w:rPrChange>
            </w:rPr>
            <w:fldChar w:fldCharType="separate"/>
          </w:r>
          <w:ins w:id="1265" w:author="Mohamed Amer" w:date="2024-07-28T17:10:00Z" w16du:dateUtc="2024-07-28T14:10:00Z">
            <w:r w:rsidR="003C1BA4">
              <w:rPr>
                <w:rFonts w:ascii="Frutiger LT Arabic 45 Light" w:hAnsi="Frutiger LT Arabic 45 Light" w:cs="Frutiger LT Arabic 45 Light"/>
                <w:noProof/>
                <w:webHidden/>
                <w:sz w:val="24"/>
                <w:szCs w:val="24"/>
              </w:rPr>
              <w:t>24</w:t>
            </w:r>
          </w:ins>
          <w:ins w:id="1266" w:author="Islam Nady" w:date="2024-06-09T15:45:00Z">
            <w:del w:id="126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268" w:author="MMAhmed@bankAlbilad.com" w:date="2023-04-30T09:43:00Z">
            <w:del w:id="126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270" w:author="MMAhmed@bankAlbilad.com" w:date="2023-04-30T09:45:00Z">
                    <w:rPr>
                      <w:noProof/>
                      <w:webHidden/>
                    </w:rPr>
                  </w:rPrChange>
                </w:rPr>
                <w:delText>20</w:delText>
              </w:r>
            </w:del>
            <w:r w:rsidRPr="005E117D">
              <w:rPr>
                <w:rFonts w:ascii="Frutiger LT Arabic 45 Light" w:hAnsi="Frutiger LT Arabic 45 Light" w:cs="Frutiger LT Arabic 45 Light"/>
                <w:noProof/>
                <w:webHidden/>
                <w:sz w:val="24"/>
                <w:szCs w:val="24"/>
                <w:rPrChange w:id="127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272" w:author="MMAhmed@bankAlbilad.com" w:date="2023-04-30T09:45:00Z">
                  <w:rPr>
                    <w:rStyle w:val="Hyperlink"/>
                    <w:noProof/>
                  </w:rPr>
                </w:rPrChange>
              </w:rPr>
              <w:fldChar w:fldCharType="end"/>
            </w:r>
          </w:ins>
        </w:p>
        <w:p w14:paraId="455DBF6A" w14:textId="3C91D43B" w:rsidR="005E117D" w:rsidRPr="005E117D" w:rsidRDefault="005E117D" w:rsidP="005E117D">
          <w:pPr>
            <w:pStyle w:val="TOC3"/>
            <w:tabs>
              <w:tab w:val="right" w:leader="dot" w:pos="10457"/>
            </w:tabs>
            <w:rPr>
              <w:ins w:id="1273" w:author="MMAhmed@bankAlbilad.com" w:date="2023-04-30T09:43:00Z"/>
              <w:rFonts w:ascii="Frutiger LT Arabic 45 Light" w:eastAsiaTheme="minorEastAsia" w:hAnsi="Frutiger LT Arabic 45 Light" w:cs="Frutiger LT Arabic 45 Light"/>
              <w:noProof/>
              <w:sz w:val="24"/>
              <w:szCs w:val="24"/>
              <w:rPrChange w:id="1274" w:author="MMAhmed@bankAlbilad.com" w:date="2023-04-30T09:45:00Z">
                <w:rPr>
                  <w:ins w:id="1275" w:author="MMAhmed@bankAlbilad.com" w:date="2023-04-30T09:43:00Z"/>
                  <w:rFonts w:asciiTheme="minorHAnsi" w:eastAsiaTheme="minorEastAsia" w:hAnsiTheme="minorHAnsi" w:cstheme="minorBidi"/>
                  <w:noProof/>
                  <w:sz w:val="22"/>
                  <w:szCs w:val="22"/>
                </w:rPr>
              </w:rPrChange>
            </w:rPr>
          </w:pPr>
          <w:ins w:id="1276" w:author="MMAhmed@bankAlbilad.com" w:date="2023-04-30T09:43:00Z">
            <w:r w:rsidRPr="005E117D">
              <w:rPr>
                <w:rStyle w:val="Hyperlink"/>
                <w:rFonts w:ascii="Frutiger LT Arabic 45 Light" w:hAnsi="Frutiger LT Arabic 45 Light" w:cs="Frutiger LT Arabic 45 Light"/>
                <w:noProof/>
                <w:sz w:val="24"/>
                <w:szCs w:val="24"/>
                <w:rPrChange w:id="127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27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279" w:author="MMAhmed@bankAlbilad.com" w:date="2023-04-30T09:45:00Z">
                  <w:rPr>
                    <w:noProof/>
                  </w:rPr>
                </w:rPrChange>
              </w:rPr>
              <w:instrText>HYPERLINK \l "_Toc133740296"</w:instrText>
            </w:r>
            <w:r w:rsidRPr="005E117D">
              <w:rPr>
                <w:rStyle w:val="Hyperlink"/>
                <w:rFonts w:ascii="Frutiger LT Arabic 45 Light" w:hAnsi="Frutiger LT Arabic 45 Light" w:cs="Frutiger LT Arabic 45 Light"/>
                <w:noProof/>
                <w:sz w:val="24"/>
                <w:szCs w:val="24"/>
                <w:rPrChange w:id="128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281"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1282" w:author="MMAhmed@bankAlbilad.com" w:date="2023-04-30T09:45:00Z">
                  <w:rPr>
                    <w:rStyle w:val="Hyperlink"/>
                    <w:rFonts w:ascii="Frutiger LT Arabic 45 Light" w:hAnsi="Frutiger LT Arabic 45 Light" w:cs="Frutiger LT Arabic 45 Light"/>
                    <w:i/>
                    <w:iCs/>
                    <w:noProof/>
                  </w:rPr>
                </w:rPrChange>
              </w:rPr>
              <w:t>Application /Services Level</w:t>
            </w:r>
            <w:r w:rsidRPr="005E117D">
              <w:rPr>
                <w:rFonts w:ascii="Frutiger LT Arabic 45 Light" w:hAnsi="Frutiger LT Arabic 45 Light" w:cs="Frutiger LT Arabic 45 Light"/>
                <w:noProof/>
                <w:webHidden/>
                <w:sz w:val="24"/>
                <w:szCs w:val="24"/>
                <w:rPrChange w:id="128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28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285" w:author="MMAhmed@bankAlbilad.com" w:date="2023-04-30T09:45:00Z">
                  <w:rPr>
                    <w:noProof/>
                    <w:webHidden/>
                  </w:rPr>
                </w:rPrChange>
              </w:rPr>
              <w:instrText xml:space="preserve"> PAGEREF _Toc133740296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286" w:author="MMAhmed@bankAlbilad.com" w:date="2023-04-30T09:45:00Z">
                <w:rPr>
                  <w:noProof/>
                  <w:webHidden/>
                </w:rPr>
              </w:rPrChange>
            </w:rPr>
            <w:fldChar w:fldCharType="separate"/>
          </w:r>
          <w:ins w:id="1287" w:author="Mohamed Amer" w:date="2024-07-28T17:10:00Z" w16du:dateUtc="2024-07-28T14:10:00Z">
            <w:r w:rsidR="003C1BA4">
              <w:rPr>
                <w:rFonts w:ascii="Frutiger LT Arabic 45 Light" w:hAnsi="Frutiger LT Arabic 45 Light" w:cs="Frutiger LT Arabic 45 Light"/>
                <w:noProof/>
                <w:webHidden/>
                <w:sz w:val="24"/>
                <w:szCs w:val="24"/>
              </w:rPr>
              <w:t>24</w:t>
            </w:r>
          </w:ins>
          <w:ins w:id="1288" w:author="Islam Nady" w:date="2024-06-09T15:45:00Z">
            <w:del w:id="128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290" w:author="MMAhmed@bankAlbilad.com" w:date="2023-04-30T09:43:00Z">
            <w:del w:id="129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292" w:author="MMAhmed@bankAlbilad.com" w:date="2023-04-30T09:45:00Z">
                    <w:rPr>
                      <w:noProof/>
                      <w:webHidden/>
                    </w:rPr>
                  </w:rPrChange>
                </w:rPr>
                <w:delText>20</w:delText>
              </w:r>
            </w:del>
            <w:r w:rsidRPr="005E117D">
              <w:rPr>
                <w:rFonts w:ascii="Frutiger LT Arabic 45 Light" w:hAnsi="Frutiger LT Arabic 45 Light" w:cs="Frutiger LT Arabic 45 Light"/>
                <w:noProof/>
                <w:webHidden/>
                <w:sz w:val="24"/>
                <w:szCs w:val="24"/>
                <w:rPrChange w:id="129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294" w:author="MMAhmed@bankAlbilad.com" w:date="2023-04-30T09:45:00Z">
                  <w:rPr>
                    <w:rStyle w:val="Hyperlink"/>
                    <w:noProof/>
                  </w:rPr>
                </w:rPrChange>
              </w:rPr>
              <w:fldChar w:fldCharType="end"/>
            </w:r>
          </w:ins>
        </w:p>
        <w:p w14:paraId="38852FD5" w14:textId="6FF16046" w:rsidR="005E117D" w:rsidRPr="005E117D" w:rsidRDefault="005E117D" w:rsidP="005E117D">
          <w:pPr>
            <w:pStyle w:val="TOC3"/>
            <w:tabs>
              <w:tab w:val="right" w:leader="dot" w:pos="10457"/>
            </w:tabs>
            <w:rPr>
              <w:ins w:id="1295" w:author="MMAhmed@bankAlbilad.com" w:date="2023-04-30T09:43:00Z"/>
              <w:rFonts w:ascii="Frutiger LT Arabic 45 Light" w:eastAsiaTheme="minorEastAsia" w:hAnsi="Frutiger LT Arabic 45 Light" w:cs="Frutiger LT Arabic 45 Light"/>
              <w:noProof/>
              <w:sz w:val="24"/>
              <w:szCs w:val="24"/>
              <w:rPrChange w:id="1296" w:author="MMAhmed@bankAlbilad.com" w:date="2023-04-30T09:45:00Z">
                <w:rPr>
                  <w:ins w:id="1297" w:author="MMAhmed@bankAlbilad.com" w:date="2023-04-30T09:43:00Z"/>
                  <w:rFonts w:asciiTheme="minorHAnsi" w:eastAsiaTheme="minorEastAsia" w:hAnsiTheme="minorHAnsi" w:cstheme="minorBidi"/>
                  <w:noProof/>
                  <w:sz w:val="22"/>
                  <w:szCs w:val="22"/>
                </w:rPr>
              </w:rPrChange>
            </w:rPr>
          </w:pPr>
          <w:ins w:id="1298" w:author="MMAhmed@bankAlbilad.com" w:date="2023-04-30T09:43:00Z">
            <w:r w:rsidRPr="005E117D">
              <w:rPr>
                <w:rStyle w:val="Hyperlink"/>
                <w:rFonts w:ascii="Frutiger LT Arabic 45 Light" w:hAnsi="Frutiger LT Arabic 45 Light" w:cs="Frutiger LT Arabic 45 Light"/>
                <w:noProof/>
                <w:sz w:val="24"/>
                <w:szCs w:val="24"/>
                <w:rPrChange w:id="129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30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301" w:author="MMAhmed@bankAlbilad.com" w:date="2023-04-30T09:45:00Z">
                  <w:rPr>
                    <w:noProof/>
                  </w:rPr>
                </w:rPrChange>
              </w:rPr>
              <w:instrText>HYPERLINK \l "_Toc133740297"</w:instrText>
            </w:r>
            <w:r w:rsidRPr="005E117D">
              <w:rPr>
                <w:rStyle w:val="Hyperlink"/>
                <w:rFonts w:ascii="Frutiger LT Arabic 45 Light" w:hAnsi="Frutiger LT Arabic 45 Light" w:cs="Frutiger LT Arabic 45 Light"/>
                <w:noProof/>
                <w:sz w:val="24"/>
                <w:szCs w:val="24"/>
                <w:rPrChange w:id="130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303"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1304" w:author="MMAhmed@bankAlbilad.com" w:date="2023-04-30T09:45:00Z">
                  <w:rPr>
                    <w:rStyle w:val="Hyperlink"/>
                    <w:rFonts w:ascii="Frutiger LT Arabic 45 Light" w:hAnsi="Frutiger LT Arabic 45 Light" w:cs="Frutiger LT Arabic 45 Light"/>
                    <w:i/>
                    <w:iCs/>
                    <w:noProof/>
                  </w:rPr>
                </w:rPrChange>
              </w:rPr>
              <w:t>Monitoring for Special Devices</w:t>
            </w:r>
            <w:r w:rsidRPr="005E117D">
              <w:rPr>
                <w:rFonts w:ascii="Frutiger LT Arabic 45 Light" w:hAnsi="Frutiger LT Arabic 45 Light" w:cs="Frutiger LT Arabic 45 Light"/>
                <w:noProof/>
                <w:webHidden/>
                <w:sz w:val="24"/>
                <w:szCs w:val="24"/>
                <w:rPrChange w:id="130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30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307" w:author="MMAhmed@bankAlbilad.com" w:date="2023-04-30T09:45:00Z">
                  <w:rPr>
                    <w:noProof/>
                    <w:webHidden/>
                  </w:rPr>
                </w:rPrChange>
              </w:rPr>
              <w:instrText xml:space="preserve"> PAGEREF _Toc133740297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308" w:author="MMAhmed@bankAlbilad.com" w:date="2023-04-30T09:45:00Z">
                <w:rPr>
                  <w:noProof/>
                  <w:webHidden/>
                </w:rPr>
              </w:rPrChange>
            </w:rPr>
            <w:fldChar w:fldCharType="separate"/>
          </w:r>
          <w:ins w:id="1309" w:author="Mohamed Amer" w:date="2024-07-28T17:10:00Z" w16du:dateUtc="2024-07-28T14:10:00Z">
            <w:r w:rsidR="003C1BA4">
              <w:rPr>
                <w:rFonts w:ascii="Frutiger LT Arabic 45 Light" w:hAnsi="Frutiger LT Arabic 45 Light" w:cs="Frutiger LT Arabic 45 Light"/>
                <w:noProof/>
                <w:webHidden/>
                <w:sz w:val="24"/>
                <w:szCs w:val="24"/>
              </w:rPr>
              <w:t>24</w:t>
            </w:r>
          </w:ins>
          <w:ins w:id="1310" w:author="Islam Nady" w:date="2024-06-09T15:45:00Z">
            <w:del w:id="131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312" w:author="MMAhmed@bankAlbilad.com" w:date="2023-04-30T09:43:00Z">
            <w:del w:id="131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314" w:author="MMAhmed@bankAlbilad.com" w:date="2023-04-30T09:45:00Z">
                    <w:rPr>
                      <w:noProof/>
                      <w:webHidden/>
                    </w:rPr>
                  </w:rPrChange>
                </w:rPr>
                <w:delText>20</w:delText>
              </w:r>
            </w:del>
            <w:r w:rsidRPr="005E117D">
              <w:rPr>
                <w:rFonts w:ascii="Frutiger LT Arabic 45 Light" w:hAnsi="Frutiger LT Arabic 45 Light" w:cs="Frutiger LT Arabic 45 Light"/>
                <w:noProof/>
                <w:webHidden/>
                <w:sz w:val="24"/>
                <w:szCs w:val="24"/>
                <w:rPrChange w:id="131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316" w:author="MMAhmed@bankAlbilad.com" w:date="2023-04-30T09:45:00Z">
                  <w:rPr>
                    <w:rStyle w:val="Hyperlink"/>
                    <w:noProof/>
                  </w:rPr>
                </w:rPrChange>
              </w:rPr>
              <w:fldChar w:fldCharType="end"/>
            </w:r>
          </w:ins>
        </w:p>
        <w:p w14:paraId="6888CE8D" w14:textId="24A9DD33" w:rsidR="005E117D" w:rsidRPr="005E117D" w:rsidRDefault="005E117D" w:rsidP="005E117D">
          <w:pPr>
            <w:pStyle w:val="TOC2"/>
            <w:tabs>
              <w:tab w:val="right" w:leader="dot" w:pos="10457"/>
            </w:tabs>
            <w:rPr>
              <w:ins w:id="1317" w:author="MMAhmed@bankAlbilad.com" w:date="2023-04-30T09:43:00Z"/>
              <w:rFonts w:ascii="Frutiger LT Arabic 45 Light" w:eastAsiaTheme="minorEastAsia" w:hAnsi="Frutiger LT Arabic 45 Light" w:cs="Frutiger LT Arabic 45 Light"/>
              <w:noProof/>
              <w:sz w:val="24"/>
              <w:szCs w:val="24"/>
              <w:rPrChange w:id="1318" w:author="MMAhmed@bankAlbilad.com" w:date="2023-04-30T09:45:00Z">
                <w:rPr>
                  <w:ins w:id="1319" w:author="MMAhmed@bankAlbilad.com" w:date="2023-04-30T09:43:00Z"/>
                  <w:rFonts w:asciiTheme="minorHAnsi" w:eastAsiaTheme="minorEastAsia" w:hAnsiTheme="minorHAnsi" w:cstheme="minorBidi"/>
                  <w:noProof/>
                  <w:sz w:val="22"/>
                  <w:szCs w:val="22"/>
                </w:rPr>
              </w:rPrChange>
            </w:rPr>
          </w:pPr>
          <w:ins w:id="1320" w:author="MMAhmed@bankAlbilad.com" w:date="2023-04-30T09:43:00Z">
            <w:r w:rsidRPr="005E117D">
              <w:rPr>
                <w:rStyle w:val="Hyperlink"/>
                <w:rFonts w:ascii="Frutiger LT Arabic 45 Light" w:hAnsi="Frutiger LT Arabic 45 Light" w:cs="Frutiger LT Arabic 45 Light"/>
                <w:noProof/>
                <w:sz w:val="24"/>
                <w:szCs w:val="24"/>
                <w:rPrChange w:id="132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32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323" w:author="MMAhmed@bankAlbilad.com" w:date="2023-04-30T09:45:00Z">
                  <w:rPr>
                    <w:noProof/>
                  </w:rPr>
                </w:rPrChange>
              </w:rPr>
              <w:instrText>HYPERLINK \l "_Toc133740298"</w:instrText>
            </w:r>
            <w:r w:rsidRPr="005E117D">
              <w:rPr>
                <w:rStyle w:val="Hyperlink"/>
                <w:rFonts w:ascii="Frutiger LT Arabic 45 Light" w:hAnsi="Frutiger LT Arabic 45 Light" w:cs="Frutiger LT Arabic 45 Light"/>
                <w:noProof/>
                <w:sz w:val="24"/>
                <w:szCs w:val="24"/>
                <w:rPrChange w:id="132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32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326" w:author="MMAhmed@bankAlbilad.com" w:date="2023-04-30T09:45:00Z">
                  <w:rPr>
                    <w:rStyle w:val="Hyperlink"/>
                    <w:rFonts w:ascii="Frutiger LT Arabic 45 Light" w:eastAsia="Calibri" w:hAnsi="Frutiger LT Arabic 45 Light" w:cs="Frutiger LT Arabic 45 Light"/>
                    <w:i/>
                    <w:iCs/>
                    <w:noProof/>
                  </w:rPr>
                </w:rPrChange>
              </w:rPr>
              <w:t>Backup &amp; Recovery Considerations</w:t>
            </w:r>
            <w:r w:rsidRPr="005E117D">
              <w:rPr>
                <w:rFonts w:ascii="Frutiger LT Arabic 45 Light" w:hAnsi="Frutiger LT Arabic 45 Light" w:cs="Frutiger LT Arabic 45 Light"/>
                <w:noProof/>
                <w:webHidden/>
                <w:sz w:val="24"/>
                <w:szCs w:val="24"/>
                <w:rPrChange w:id="132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32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329" w:author="MMAhmed@bankAlbilad.com" w:date="2023-04-30T09:45:00Z">
                  <w:rPr>
                    <w:noProof/>
                    <w:webHidden/>
                  </w:rPr>
                </w:rPrChange>
              </w:rPr>
              <w:instrText xml:space="preserve"> PAGEREF _Toc133740298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330" w:author="MMAhmed@bankAlbilad.com" w:date="2023-04-30T09:45:00Z">
                <w:rPr>
                  <w:noProof/>
                  <w:webHidden/>
                </w:rPr>
              </w:rPrChange>
            </w:rPr>
            <w:fldChar w:fldCharType="separate"/>
          </w:r>
          <w:ins w:id="1331" w:author="Mohamed Amer" w:date="2024-07-28T17:10:00Z" w16du:dateUtc="2024-07-28T14:10:00Z">
            <w:r w:rsidR="003C1BA4">
              <w:rPr>
                <w:rFonts w:ascii="Frutiger LT Arabic 45 Light" w:hAnsi="Frutiger LT Arabic 45 Light" w:cs="Frutiger LT Arabic 45 Light"/>
                <w:noProof/>
                <w:webHidden/>
                <w:sz w:val="24"/>
                <w:szCs w:val="24"/>
              </w:rPr>
              <w:t>24</w:t>
            </w:r>
          </w:ins>
          <w:ins w:id="1332" w:author="Islam Nady" w:date="2024-06-09T15:45:00Z">
            <w:del w:id="133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334" w:author="MMAhmed@bankAlbilad.com" w:date="2023-04-30T09:43:00Z">
            <w:del w:id="133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336" w:author="MMAhmed@bankAlbilad.com" w:date="2023-04-30T09:45:00Z">
                    <w:rPr>
                      <w:noProof/>
                      <w:webHidden/>
                    </w:rPr>
                  </w:rPrChange>
                </w:rPr>
                <w:delText>20</w:delText>
              </w:r>
            </w:del>
            <w:r w:rsidRPr="005E117D">
              <w:rPr>
                <w:rFonts w:ascii="Frutiger LT Arabic 45 Light" w:hAnsi="Frutiger LT Arabic 45 Light" w:cs="Frutiger LT Arabic 45 Light"/>
                <w:noProof/>
                <w:webHidden/>
                <w:sz w:val="24"/>
                <w:szCs w:val="24"/>
                <w:rPrChange w:id="133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338" w:author="MMAhmed@bankAlbilad.com" w:date="2023-04-30T09:45:00Z">
                  <w:rPr>
                    <w:rStyle w:val="Hyperlink"/>
                    <w:noProof/>
                  </w:rPr>
                </w:rPrChange>
              </w:rPr>
              <w:fldChar w:fldCharType="end"/>
            </w:r>
          </w:ins>
        </w:p>
        <w:p w14:paraId="6368DEB2" w14:textId="5A72B151" w:rsidR="005E117D" w:rsidRPr="005E117D" w:rsidRDefault="005E117D" w:rsidP="005E117D">
          <w:pPr>
            <w:pStyle w:val="TOC2"/>
            <w:tabs>
              <w:tab w:val="right" w:leader="dot" w:pos="10457"/>
            </w:tabs>
            <w:rPr>
              <w:ins w:id="1339" w:author="MMAhmed@bankAlbilad.com" w:date="2023-04-30T09:43:00Z"/>
              <w:rFonts w:ascii="Frutiger LT Arabic 45 Light" w:eastAsiaTheme="minorEastAsia" w:hAnsi="Frutiger LT Arabic 45 Light" w:cs="Frutiger LT Arabic 45 Light"/>
              <w:noProof/>
              <w:sz w:val="24"/>
              <w:szCs w:val="24"/>
              <w:rPrChange w:id="1340" w:author="MMAhmed@bankAlbilad.com" w:date="2023-04-30T09:45:00Z">
                <w:rPr>
                  <w:ins w:id="1341" w:author="MMAhmed@bankAlbilad.com" w:date="2023-04-30T09:43:00Z"/>
                  <w:rFonts w:asciiTheme="minorHAnsi" w:eastAsiaTheme="minorEastAsia" w:hAnsiTheme="minorHAnsi" w:cstheme="minorBidi"/>
                  <w:noProof/>
                  <w:sz w:val="22"/>
                  <w:szCs w:val="22"/>
                </w:rPr>
              </w:rPrChange>
            </w:rPr>
          </w:pPr>
          <w:ins w:id="1342" w:author="MMAhmed@bankAlbilad.com" w:date="2023-04-30T09:43:00Z">
            <w:r w:rsidRPr="005E117D">
              <w:rPr>
                <w:rStyle w:val="Hyperlink"/>
                <w:rFonts w:ascii="Frutiger LT Arabic 45 Light" w:hAnsi="Frutiger LT Arabic 45 Light" w:cs="Frutiger LT Arabic 45 Light"/>
                <w:noProof/>
                <w:sz w:val="24"/>
                <w:szCs w:val="24"/>
                <w:rPrChange w:id="134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34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345" w:author="MMAhmed@bankAlbilad.com" w:date="2023-04-30T09:45:00Z">
                  <w:rPr>
                    <w:noProof/>
                  </w:rPr>
                </w:rPrChange>
              </w:rPr>
              <w:instrText>HYPERLINK \l "_Toc133740299"</w:instrText>
            </w:r>
            <w:r w:rsidRPr="005E117D">
              <w:rPr>
                <w:rStyle w:val="Hyperlink"/>
                <w:rFonts w:ascii="Frutiger LT Arabic 45 Light" w:hAnsi="Frutiger LT Arabic 45 Light" w:cs="Frutiger LT Arabic 45 Light"/>
                <w:noProof/>
                <w:sz w:val="24"/>
                <w:szCs w:val="24"/>
                <w:rPrChange w:id="134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34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348" w:author="MMAhmed@bankAlbilad.com" w:date="2023-04-30T09:45:00Z">
                  <w:rPr>
                    <w:rStyle w:val="Hyperlink"/>
                    <w:rFonts w:ascii="Frutiger LT Arabic 45 Light" w:eastAsia="Calibri" w:hAnsi="Frutiger LT Arabic 45 Light" w:cs="Frutiger LT Arabic 45 Light"/>
                    <w:i/>
                    <w:iCs/>
                    <w:noProof/>
                  </w:rPr>
                </w:rPrChange>
              </w:rPr>
              <w:t>Data Retention</w:t>
            </w:r>
            <w:r w:rsidRPr="005E117D">
              <w:rPr>
                <w:rFonts w:ascii="Frutiger LT Arabic 45 Light" w:hAnsi="Frutiger LT Arabic 45 Light" w:cs="Frutiger LT Arabic 45 Light"/>
                <w:noProof/>
                <w:webHidden/>
                <w:sz w:val="24"/>
                <w:szCs w:val="24"/>
                <w:rPrChange w:id="134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35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351" w:author="MMAhmed@bankAlbilad.com" w:date="2023-04-30T09:45:00Z">
                  <w:rPr>
                    <w:noProof/>
                    <w:webHidden/>
                  </w:rPr>
                </w:rPrChange>
              </w:rPr>
              <w:instrText xml:space="preserve"> PAGEREF _Toc133740299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352" w:author="MMAhmed@bankAlbilad.com" w:date="2023-04-30T09:45:00Z">
                <w:rPr>
                  <w:noProof/>
                  <w:webHidden/>
                </w:rPr>
              </w:rPrChange>
            </w:rPr>
            <w:fldChar w:fldCharType="separate"/>
          </w:r>
          <w:ins w:id="1353" w:author="Mohamed Amer" w:date="2024-07-28T17:10:00Z" w16du:dateUtc="2024-07-28T14:10:00Z">
            <w:r w:rsidR="003C1BA4">
              <w:rPr>
                <w:rFonts w:ascii="Frutiger LT Arabic 45 Light" w:hAnsi="Frutiger LT Arabic 45 Light" w:cs="Frutiger LT Arabic 45 Light"/>
                <w:noProof/>
                <w:webHidden/>
                <w:sz w:val="24"/>
                <w:szCs w:val="24"/>
              </w:rPr>
              <w:t>25</w:t>
            </w:r>
          </w:ins>
          <w:ins w:id="1354" w:author="Islam Nady" w:date="2024-06-09T15:45:00Z">
            <w:del w:id="135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356" w:author="MMAhmed@bankAlbilad.com" w:date="2023-04-30T09:43:00Z">
            <w:del w:id="135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358" w:author="MMAhmed@bankAlbilad.com" w:date="2023-04-30T09:45:00Z">
                    <w:rPr>
                      <w:noProof/>
                      <w:webHidden/>
                    </w:rPr>
                  </w:rPrChange>
                </w:rPr>
                <w:delText>21</w:delText>
              </w:r>
            </w:del>
            <w:r w:rsidRPr="005E117D">
              <w:rPr>
                <w:rFonts w:ascii="Frutiger LT Arabic 45 Light" w:hAnsi="Frutiger LT Arabic 45 Light" w:cs="Frutiger LT Arabic 45 Light"/>
                <w:noProof/>
                <w:webHidden/>
                <w:sz w:val="24"/>
                <w:szCs w:val="24"/>
                <w:rPrChange w:id="135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360" w:author="MMAhmed@bankAlbilad.com" w:date="2023-04-30T09:45:00Z">
                  <w:rPr>
                    <w:rStyle w:val="Hyperlink"/>
                    <w:noProof/>
                  </w:rPr>
                </w:rPrChange>
              </w:rPr>
              <w:fldChar w:fldCharType="end"/>
            </w:r>
          </w:ins>
        </w:p>
        <w:p w14:paraId="49344CF2" w14:textId="41D1E794" w:rsidR="005E117D" w:rsidRPr="005E117D" w:rsidRDefault="005E117D" w:rsidP="005E117D">
          <w:pPr>
            <w:pStyle w:val="TOC2"/>
            <w:tabs>
              <w:tab w:val="right" w:leader="dot" w:pos="10457"/>
            </w:tabs>
            <w:rPr>
              <w:ins w:id="1361" w:author="MMAhmed@bankAlbilad.com" w:date="2023-04-30T09:43:00Z"/>
              <w:rFonts w:ascii="Frutiger LT Arabic 45 Light" w:eastAsiaTheme="minorEastAsia" w:hAnsi="Frutiger LT Arabic 45 Light" w:cs="Frutiger LT Arabic 45 Light"/>
              <w:noProof/>
              <w:sz w:val="24"/>
              <w:szCs w:val="24"/>
              <w:rPrChange w:id="1362" w:author="MMAhmed@bankAlbilad.com" w:date="2023-04-30T09:45:00Z">
                <w:rPr>
                  <w:ins w:id="1363" w:author="MMAhmed@bankAlbilad.com" w:date="2023-04-30T09:43:00Z"/>
                  <w:rFonts w:asciiTheme="minorHAnsi" w:eastAsiaTheme="minorEastAsia" w:hAnsiTheme="minorHAnsi" w:cstheme="minorBidi"/>
                  <w:noProof/>
                  <w:sz w:val="22"/>
                  <w:szCs w:val="22"/>
                </w:rPr>
              </w:rPrChange>
            </w:rPr>
          </w:pPr>
          <w:ins w:id="1364" w:author="MMAhmed@bankAlbilad.com" w:date="2023-04-30T09:43:00Z">
            <w:r w:rsidRPr="005E117D">
              <w:rPr>
                <w:rStyle w:val="Hyperlink"/>
                <w:rFonts w:ascii="Frutiger LT Arabic 45 Light" w:hAnsi="Frutiger LT Arabic 45 Light" w:cs="Frutiger LT Arabic 45 Light"/>
                <w:noProof/>
                <w:sz w:val="24"/>
                <w:szCs w:val="24"/>
                <w:rPrChange w:id="136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36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367" w:author="MMAhmed@bankAlbilad.com" w:date="2023-04-30T09:45:00Z">
                  <w:rPr>
                    <w:noProof/>
                  </w:rPr>
                </w:rPrChange>
              </w:rPr>
              <w:instrText>HYPERLINK \l "_Toc133740300"</w:instrText>
            </w:r>
            <w:r w:rsidRPr="005E117D">
              <w:rPr>
                <w:rStyle w:val="Hyperlink"/>
                <w:rFonts w:ascii="Frutiger LT Arabic 45 Light" w:hAnsi="Frutiger LT Arabic 45 Light" w:cs="Frutiger LT Arabic 45 Light"/>
                <w:noProof/>
                <w:sz w:val="24"/>
                <w:szCs w:val="24"/>
                <w:rPrChange w:id="136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369"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370" w:author="MMAhmed@bankAlbilad.com" w:date="2023-04-30T09:45:00Z">
                  <w:rPr>
                    <w:rStyle w:val="Hyperlink"/>
                    <w:rFonts w:ascii="Frutiger LT Arabic 45 Light" w:eastAsia="Calibri" w:hAnsi="Frutiger LT Arabic 45 Light" w:cs="Frutiger LT Arabic 45 Light"/>
                    <w:i/>
                    <w:iCs/>
                    <w:noProof/>
                  </w:rPr>
                </w:rPrChange>
              </w:rPr>
              <w:t>High Availability</w:t>
            </w:r>
            <w:r w:rsidRPr="005E117D">
              <w:rPr>
                <w:rFonts w:ascii="Frutiger LT Arabic 45 Light" w:hAnsi="Frutiger LT Arabic 45 Light" w:cs="Frutiger LT Arabic 45 Light"/>
                <w:noProof/>
                <w:webHidden/>
                <w:sz w:val="24"/>
                <w:szCs w:val="24"/>
                <w:rPrChange w:id="137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37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373" w:author="MMAhmed@bankAlbilad.com" w:date="2023-04-30T09:45:00Z">
                  <w:rPr>
                    <w:noProof/>
                    <w:webHidden/>
                  </w:rPr>
                </w:rPrChange>
              </w:rPr>
              <w:instrText xml:space="preserve"> PAGEREF _Toc133740300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374" w:author="MMAhmed@bankAlbilad.com" w:date="2023-04-30T09:45:00Z">
                <w:rPr>
                  <w:noProof/>
                  <w:webHidden/>
                </w:rPr>
              </w:rPrChange>
            </w:rPr>
            <w:fldChar w:fldCharType="separate"/>
          </w:r>
          <w:ins w:id="1375" w:author="Mohamed Amer" w:date="2024-07-28T17:10:00Z" w16du:dateUtc="2024-07-28T14:10:00Z">
            <w:r w:rsidR="003C1BA4">
              <w:rPr>
                <w:rFonts w:ascii="Frutiger LT Arabic 45 Light" w:hAnsi="Frutiger LT Arabic 45 Light" w:cs="Frutiger LT Arabic 45 Light"/>
                <w:noProof/>
                <w:webHidden/>
                <w:sz w:val="24"/>
                <w:szCs w:val="24"/>
              </w:rPr>
              <w:t>25</w:t>
            </w:r>
          </w:ins>
          <w:ins w:id="1376" w:author="Islam Nady" w:date="2024-06-09T15:45:00Z">
            <w:del w:id="137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378" w:author="MMAhmed@bankAlbilad.com" w:date="2023-04-30T09:43:00Z">
            <w:del w:id="137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380" w:author="MMAhmed@bankAlbilad.com" w:date="2023-04-30T09:45:00Z">
                    <w:rPr>
                      <w:noProof/>
                      <w:webHidden/>
                    </w:rPr>
                  </w:rPrChange>
                </w:rPr>
                <w:delText>21</w:delText>
              </w:r>
            </w:del>
            <w:r w:rsidRPr="005E117D">
              <w:rPr>
                <w:rFonts w:ascii="Frutiger LT Arabic 45 Light" w:hAnsi="Frutiger LT Arabic 45 Light" w:cs="Frutiger LT Arabic 45 Light"/>
                <w:noProof/>
                <w:webHidden/>
                <w:sz w:val="24"/>
                <w:szCs w:val="24"/>
                <w:rPrChange w:id="138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382" w:author="MMAhmed@bankAlbilad.com" w:date="2023-04-30T09:45:00Z">
                  <w:rPr>
                    <w:rStyle w:val="Hyperlink"/>
                    <w:noProof/>
                  </w:rPr>
                </w:rPrChange>
              </w:rPr>
              <w:fldChar w:fldCharType="end"/>
            </w:r>
          </w:ins>
        </w:p>
        <w:p w14:paraId="7678CA89" w14:textId="60F13E87" w:rsidR="005E117D" w:rsidRPr="005E117D" w:rsidRDefault="005E117D" w:rsidP="005E117D">
          <w:pPr>
            <w:pStyle w:val="TOC2"/>
            <w:tabs>
              <w:tab w:val="right" w:leader="dot" w:pos="10457"/>
            </w:tabs>
            <w:rPr>
              <w:ins w:id="1383" w:author="MMAhmed@bankAlbilad.com" w:date="2023-04-30T09:43:00Z"/>
              <w:rFonts w:ascii="Frutiger LT Arabic 45 Light" w:eastAsiaTheme="minorEastAsia" w:hAnsi="Frutiger LT Arabic 45 Light" w:cs="Frutiger LT Arabic 45 Light"/>
              <w:noProof/>
              <w:sz w:val="24"/>
              <w:szCs w:val="24"/>
              <w:rPrChange w:id="1384" w:author="MMAhmed@bankAlbilad.com" w:date="2023-04-30T09:45:00Z">
                <w:rPr>
                  <w:ins w:id="1385" w:author="MMAhmed@bankAlbilad.com" w:date="2023-04-30T09:43:00Z"/>
                  <w:rFonts w:asciiTheme="minorHAnsi" w:eastAsiaTheme="minorEastAsia" w:hAnsiTheme="minorHAnsi" w:cstheme="minorBidi"/>
                  <w:noProof/>
                  <w:sz w:val="22"/>
                  <w:szCs w:val="22"/>
                </w:rPr>
              </w:rPrChange>
            </w:rPr>
          </w:pPr>
          <w:ins w:id="1386" w:author="MMAhmed@bankAlbilad.com" w:date="2023-04-30T09:43:00Z">
            <w:r w:rsidRPr="005E117D">
              <w:rPr>
                <w:rStyle w:val="Hyperlink"/>
                <w:rFonts w:ascii="Frutiger LT Arabic 45 Light" w:hAnsi="Frutiger LT Arabic 45 Light" w:cs="Frutiger LT Arabic 45 Light"/>
                <w:noProof/>
                <w:sz w:val="24"/>
                <w:szCs w:val="24"/>
                <w:rPrChange w:id="138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38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389" w:author="MMAhmed@bankAlbilad.com" w:date="2023-04-30T09:45:00Z">
                  <w:rPr>
                    <w:noProof/>
                  </w:rPr>
                </w:rPrChange>
              </w:rPr>
              <w:instrText>HYPERLINK \l "_Toc133740301"</w:instrText>
            </w:r>
            <w:r w:rsidRPr="005E117D">
              <w:rPr>
                <w:rStyle w:val="Hyperlink"/>
                <w:rFonts w:ascii="Frutiger LT Arabic 45 Light" w:hAnsi="Frutiger LT Arabic 45 Light" w:cs="Frutiger LT Arabic 45 Light"/>
                <w:noProof/>
                <w:sz w:val="24"/>
                <w:szCs w:val="24"/>
                <w:rPrChange w:id="139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391"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392" w:author="MMAhmed@bankAlbilad.com" w:date="2023-04-30T09:45:00Z">
                  <w:rPr>
                    <w:rStyle w:val="Hyperlink"/>
                    <w:rFonts w:ascii="Frutiger LT Arabic 45 Light" w:eastAsia="Calibri" w:hAnsi="Frutiger LT Arabic 45 Light" w:cs="Frutiger LT Arabic 45 Light"/>
                    <w:i/>
                    <w:iCs/>
                    <w:noProof/>
                  </w:rPr>
                </w:rPrChange>
              </w:rPr>
              <w:t>Service Availability</w:t>
            </w:r>
            <w:r w:rsidRPr="005E117D">
              <w:rPr>
                <w:rFonts w:ascii="Frutiger LT Arabic 45 Light" w:hAnsi="Frutiger LT Arabic 45 Light" w:cs="Frutiger LT Arabic 45 Light"/>
                <w:noProof/>
                <w:webHidden/>
                <w:sz w:val="24"/>
                <w:szCs w:val="24"/>
                <w:rPrChange w:id="139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39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395" w:author="MMAhmed@bankAlbilad.com" w:date="2023-04-30T09:45:00Z">
                  <w:rPr>
                    <w:noProof/>
                    <w:webHidden/>
                  </w:rPr>
                </w:rPrChange>
              </w:rPr>
              <w:instrText xml:space="preserve"> PAGEREF _Toc133740301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396" w:author="MMAhmed@bankAlbilad.com" w:date="2023-04-30T09:45:00Z">
                <w:rPr>
                  <w:noProof/>
                  <w:webHidden/>
                </w:rPr>
              </w:rPrChange>
            </w:rPr>
            <w:fldChar w:fldCharType="separate"/>
          </w:r>
          <w:ins w:id="1397" w:author="Mohamed Amer" w:date="2024-07-28T17:10:00Z" w16du:dateUtc="2024-07-28T14:10:00Z">
            <w:r w:rsidR="003C1BA4">
              <w:rPr>
                <w:rFonts w:ascii="Frutiger LT Arabic 45 Light" w:hAnsi="Frutiger LT Arabic 45 Light" w:cs="Frutiger LT Arabic 45 Light"/>
                <w:noProof/>
                <w:webHidden/>
                <w:sz w:val="24"/>
                <w:szCs w:val="24"/>
              </w:rPr>
              <w:t>25</w:t>
            </w:r>
          </w:ins>
          <w:ins w:id="1398" w:author="Islam Nady" w:date="2024-06-09T15:45:00Z">
            <w:del w:id="139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400" w:author="MMAhmed@bankAlbilad.com" w:date="2023-04-30T09:43:00Z">
            <w:del w:id="140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402" w:author="MMAhmed@bankAlbilad.com" w:date="2023-04-30T09:45:00Z">
                    <w:rPr>
                      <w:noProof/>
                      <w:webHidden/>
                    </w:rPr>
                  </w:rPrChange>
                </w:rPr>
                <w:delText>21</w:delText>
              </w:r>
            </w:del>
            <w:r w:rsidRPr="005E117D">
              <w:rPr>
                <w:rFonts w:ascii="Frutiger LT Arabic 45 Light" w:hAnsi="Frutiger LT Arabic 45 Light" w:cs="Frutiger LT Arabic 45 Light"/>
                <w:noProof/>
                <w:webHidden/>
                <w:sz w:val="24"/>
                <w:szCs w:val="24"/>
                <w:rPrChange w:id="140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404" w:author="MMAhmed@bankAlbilad.com" w:date="2023-04-30T09:45:00Z">
                  <w:rPr>
                    <w:rStyle w:val="Hyperlink"/>
                    <w:noProof/>
                  </w:rPr>
                </w:rPrChange>
              </w:rPr>
              <w:fldChar w:fldCharType="end"/>
            </w:r>
          </w:ins>
        </w:p>
        <w:p w14:paraId="12FED5D2" w14:textId="4941C80D" w:rsidR="005E117D" w:rsidRPr="005E117D" w:rsidRDefault="005E117D" w:rsidP="005E117D">
          <w:pPr>
            <w:pStyle w:val="TOC2"/>
            <w:tabs>
              <w:tab w:val="right" w:leader="dot" w:pos="10457"/>
            </w:tabs>
            <w:rPr>
              <w:ins w:id="1405" w:author="MMAhmed@bankAlbilad.com" w:date="2023-04-30T09:43:00Z"/>
              <w:rFonts w:ascii="Frutiger LT Arabic 45 Light" w:eastAsiaTheme="minorEastAsia" w:hAnsi="Frutiger LT Arabic 45 Light" w:cs="Frutiger LT Arabic 45 Light"/>
              <w:noProof/>
              <w:sz w:val="24"/>
              <w:szCs w:val="24"/>
              <w:rPrChange w:id="1406" w:author="MMAhmed@bankAlbilad.com" w:date="2023-04-30T09:45:00Z">
                <w:rPr>
                  <w:ins w:id="1407" w:author="MMAhmed@bankAlbilad.com" w:date="2023-04-30T09:43:00Z"/>
                  <w:rFonts w:asciiTheme="minorHAnsi" w:eastAsiaTheme="minorEastAsia" w:hAnsiTheme="minorHAnsi" w:cstheme="minorBidi"/>
                  <w:noProof/>
                  <w:sz w:val="22"/>
                  <w:szCs w:val="22"/>
                </w:rPr>
              </w:rPrChange>
            </w:rPr>
          </w:pPr>
          <w:ins w:id="1408" w:author="MMAhmed@bankAlbilad.com" w:date="2023-04-30T09:43:00Z">
            <w:r w:rsidRPr="005E117D">
              <w:rPr>
                <w:rStyle w:val="Hyperlink"/>
                <w:rFonts w:ascii="Frutiger LT Arabic 45 Light" w:hAnsi="Frutiger LT Arabic 45 Light" w:cs="Frutiger LT Arabic 45 Light"/>
                <w:noProof/>
                <w:sz w:val="24"/>
                <w:szCs w:val="24"/>
                <w:rPrChange w:id="140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41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411" w:author="MMAhmed@bankAlbilad.com" w:date="2023-04-30T09:45:00Z">
                  <w:rPr>
                    <w:noProof/>
                  </w:rPr>
                </w:rPrChange>
              </w:rPr>
              <w:instrText>HYPERLINK \l "_Toc133740302"</w:instrText>
            </w:r>
            <w:r w:rsidRPr="005E117D">
              <w:rPr>
                <w:rStyle w:val="Hyperlink"/>
                <w:rFonts w:ascii="Frutiger LT Arabic 45 Light" w:hAnsi="Frutiger LT Arabic 45 Light" w:cs="Frutiger LT Arabic 45 Light"/>
                <w:noProof/>
                <w:sz w:val="24"/>
                <w:szCs w:val="24"/>
                <w:rPrChange w:id="141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413"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414" w:author="MMAhmed@bankAlbilad.com" w:date="2023-04-30T09:45:00Z">
                  <w:rPr>
                    <w:rStyle w:val="Hyperlink"/>
                    <w:rFonts w:ascii="Frutiger LT Arabic 45 Light" w:eastAsia="Calibri" w:hAnsi="Frutiger LT Arabic 45 Light" w:cs="Frutiger LT Arabic 45 Light"/>
                    <w:i/>
                    <w:iCs/>
                    <w:noProof/>
                  </w:rPr>
                </w:rPrChange>
              </w:rPr>
              <w:t>Logs</w:t>
            </w:r>
            <w:r w:rsidRPr="005E117D">
              <w:rPr>
                <w:rFonts w:ascii="Frutiger LT Arabic 45 Light" w:hAnsi="Frutiger LT Arabic 45 Light" w:cs="Frutiger LT Arabic 45 Light"/>
                <w:noProof/>
                <w:webHidden/>
                <w:sz w:val="24"/>
                <w:szCs w:val="24"/>
                <w:rPrChange w:id="141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41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417" w:author="MMAhmed@bankAlbilad.com" w:date="2023-04-30T09:45:00Z">
                  <w:rPr>
                    <w:noProof/>
                    <w:webHidden/>
                  </w:rPr>
                </w:rPrChange>
              </w:rPr>
              <w:instrText xml:space="preserve"> PAGEREF _Toc133740302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418" w:author="MMAhmed@bankAlbilad.com" w:date="2023-04-30T09:45:00Z">
                <w:rPr>
                  <w:noProof/>
                  <w:webHidden/>
                </w:rPr>
              </w:rPrChange>
            </w:rPr>
            <w:fldChar w:fldCharType="separate"/>
          </w:r>
          <w:ins w:id="1419" w:author="Mohamed Amer" w:date="2024-07-28T17:10:00Z" w16du:dateUtc="2024-07-28T14:10:00Z">
            <w:r w:rsidR="003C1BA4">
              <w:rPr>
                <w:rFonts w:ascii="Frutiger LT Arabic 45 Light" w:hAnsi="Frutiger LT Arabic 45 Light" w:cs="Frutiger LT Arabic 45 Light"/>
                <w:noProof/>
                <w:webHidden/>
                <w:sz w:val="24"/>
                <w:szCs w:val="24"/>
              </w:rPr>
              <w:t>25</w:t>
            </w:r>
          </w:ins>
          <w:ins w:id="1420" w:author="Islam Nady" w:date="2024-06-09T15:45:00Z">
            <w:del w:id="142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422" w:author="MMAhmed@bankAlbilad.com" w:date="2023-04-30T09:43:00Z">
            <w:del w:id="142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424" w:author="MMAhmed@bankAlbilad.com" w:date="2023-04-30T09:45:00Z">
                    <w:rPr>
                      <w:noProof/>
                      <w:webHidden/>
                    </w:rPr>
                  </w:rPrChange>
                </w:rPr>
                <w:delText>21</w:delText>
              </w:r>
            </w:del>
            <w:r w:rsidRPr="005E117D">
              <w:rPr>
                <w:rFonts w:ascii="Frutiger LT Arabic 45 Light" w:hAnsi="Frutiger LT Arabic 45 Light" w:cs="Frutiger LT Arabic 45 Light"/>
                <w:noProof/>
                <w:webHidden/>
                <w:sz w:val="24"/>
                <w:szCs w:val="24"/>
                <w:rPrChange w:id="142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426" w:author="MMAhmed@bankAlbilad.com" w:date="2023-04-30T09:45:00Z">
                  <w:rPr>
                    <w:rStyle w:val="Hyperlink"/>
                    <w:noProof/>
                  </w:rPr>
                </w:rPrChange>
              </w:rPr>
              <w:fldChar w:fldCharType="end"/>
            </w:r>
          </w:ins>
        </w:p>
        <w:p w14:paraId="555D8A11" w14:textId="05ACC990" w:rsidR="005E117D" w:rsidRPr="005E117D" w:rsidRDefault="005E117D" w:rsidP="005E117D">
          <w:pPr>
            <w:pStyle w:val="TOC2"/>
            <w:tabs>
              <w:tab w:val="right" w:leader="dot" w:pos="10457"/>
            </w:tabs>
            <w:rPr>
              <w:ins w:id="1427" w:author="MMAhmed@bankAlbilad.com" w:date="2023-04-30T09:43:00Z"/>
              <w:rFonts w:ascii="Frutiger LT Arabic 45 Light" w:eastAsiaTheme="minorEastAsia" w:hAnsi="Frutiger LT Arabic 45 Light" w:cs="Frutiger LT Arabic 45 Light"/>
              <w:noProof/>
              <w:sz w:val="24"/>
              <w:szCs w:val="24"/>
              <w:rPrChange w:id="1428" w:author="MMAhmed@bankAlbilad.com" w:date="2023-04-30T09:45:00Z">
                <w:rPr>
                  <w:ins w:id="1429" w:author="MMAhmed@bankAlbilad.com" w:date="2023-04-30T09:43:00Z"/>
                  <w:rFonts w:asciiTheme="minorHAnsi" w:eastAsiaTheme="minorEastAsia" w:hAnsiTheme="minorHAnsi" w:cstheme="minorBidi"/>
                  <w:noProof/>
                  <w:sz w:val="22"/>
                  <w:szCs w:val="22"/>
                </w:rPr>
              </w:rPrChange>
            </w:rPr>
          </w:pPr>
          <w:ins w:id="1430" w:author="MMAhmed@bankAlbilad.com" w:date="2023-04-30T09:43:00Z">
            <w:r w:rsidRPr="005E117D">
              <w:rPr>
                <w:rStyle w:val="Hyperlink"/>
                <w:rFonts w:ascii="Frutiger LT Arabic 45 Light" w:hAnsi="Frutiger LT Arabic 45 Light" w:cs="Frutiger LT Arabic 45 Light"/>
                <w:noProof/>
                <w:sz w:val="24"/>
                <w:szCs w:val="24"/>
                <w:rPrChange w:id="143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43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433" w:author="MMAhmed@bankAlbilad.com" w:date="2023-04-30T09:45:00Z">
                  <w:rPr>
                    <w:noProof/>
                  </w:rPr>
                </w:rPrChange>
              </w:rPr>
              <w:instrText>HYPERLINK \l "_Toc133740303"</w:instrText>
            </w:r>
            <w:r w:rsidRPr="005E117D">
              <w:rPr>
                <w:rStyle w:val="Hyperlink"/>
                <w:rFonts w:ascii="Frutiger LT Arabic 45 Light" w:hAnsi="Frutiger LT Arabic 45 Light" w:cs="Frutiger LT Arabic 45 Light"/>
                <w:noProof/>
                <w:sz w:val="24"/>
                <w:szCs w:val="24"/>
                <w:rPrChange w:id="143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43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436" w:author="MMAhmed@bankAlbilad.com" w:date="2023-04-30T09:45:00Z">
                  <w:rPr>
                    <w:rStyle w:val="Hyperlink"/>
                    <w:rFonts w:ascii="Frutiger LT Arabic 45 Light" w:eastAsia="Calibri" w:hAnsi="Frutiger LT Arabic 45 Light" w:cs="Frutiger LT Arabic 45 Light"/>
                    <w:i/>
                    <w:iCs/>
                    <w:noProof/>
                  </w:rPr>
                </w:rPrChange>
              </w:rPr>
              <w:t>Start-up Order</w:t>
            </w:r>
            <w:r w:rsidRPr="005E117D">
              <w:rPr>
                <w:rFonts w:ascii="Frutiger LT Arabic 45 Light" w:hAnsi="Frutiger LT Arabic 45 Light" w:cs="Frutiger LT Arabic 45 Light"/>
                <w:noProof/>
                <w:webHidden/>
                <w:sz w:val="24"/>
                <w:szCs w:val="24"/>
                <w:rPrChange w:id="143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43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439" w:author="MMAhmed@bankAlbilad.com" w:date="2023-04-30T09:45:00Z">
                  <w:rPr>
                    <w:noProof/>
                    <w:webHidden/>
                  </w:rPr>
                </w:rPrChange>
              </w:rPr>
              <w:instrText xml:space="preserve"> PAGEREF _Toc133740303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440" w:author="MMAhmed@bankAlbilad.com" w:date="2023-04-30T09:45:00Z">
                <w:rPr>
                  <w:noProof/>
                  <w:webHidden/>
                </w:rPr>
              </w:rPrChange>
            </w:rPr>
            <w:fldChar w:fldCharType="separate"/>
          </w:r>
          <w:ins w:id="1441" w:author="Mohamed Amer" w:date="2024-07-28T17:10:00Z" w16du:dateUtc="2024-07-28T14:10:00Z">
            <w:r w:rsidR="003C1BA4">
              <w:rPr>
                <w:rFonts w:ascii="Frutiger LT Arabic 45 Light" w:hAnsi="Frutiger LT Arabic 45 Light" w:cs="Frutiger LT Arabic 45 Light"/>
                <w:noProof/>
                <w:webHidden/>
                <w:sz w:val="24"/>
                <w:szCs w:val="24"/>
              </w:rPr>
              <w:t>25</w:t>
            </w:r>
          </w:ins>
          <w:ins w:id="1442" w:author="Islam Nady" w:date="2024-06-09T15:45:00Z">
            <w:del w:id="144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444" w:author="MMAhmed@bankAlbilad.com" w:date="2023-04-30T09:43:00Z">
            <w:del w:id="144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446" w:author="MMAhmed@bankAlbilad.com" w:date="2023-04-30T09:45:00Z">
                    <w:rPr>
                      <w:noProof/>
                      <w:webHidden/>
                    </w:rPr>
                  </w:rPrChange>
                </w:rPr>
                <w:delText>21</w:delText>
              </w:r>
            </w:del>
            <w:r w:rsidRPr="005E117D">
              <w:rPr>
                <w:rFonts w:ascii="Frutiger LT Arabic 45 Light" w:hAnsi="Frutiger LT Arabic 45 Light" w:cs="Frutiger LT Arabic 45 Light"/>
                <w:noProof/>
                <w:webHidden/>
                <w:sz w:val="24"/>
                <w:szCs w:val="24"/>
                <w:rPrChange w:id="144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448" w:author="MMAhmed@bankAlbilad.com" w:date="2023-04-30T09:45:00Z">
                  <w:rPr>
                    <w:rStyle w:val="Hyperlink"/>
                    <w:noProof/>
                  </w:rPr>
                </w:rPrChange>
              </w:rPr>
              <w:fldChar w:fldCharType="end"/>
            </w:r>
          </w:ins>
        </w:p>
        <w:p w14:paraId="00869189" w14:textId="0539C3E5" w:rsidR="005E117D" w:rsidRPr="005E117D" w:rsidRDefault="005E117D" w:rsidP="005E117D">
          <w:pPr>
            <w:pStyle w:val="TOC1"/>
            <w:tabs>
              <w:tab w:val="right" w:leader="dot" w:pos="10457"/>
            </w:tabs>
            <w:rPr>
              <w:ins w:id="1449" w:author="MMAhmed@bankAlbilad.com" w:date="2023-04-30T09:43:00Z"/>
              <w:rFonts w:ascii="Frutiger LT Arabic 45 Light" w:eastAsiaTheme="minorEastAsia" w:hAnsi="Frutiger LT Arabic 45 Light" w:cs="Frutiger LT Arabic 45 Light"/>
              <w:noProof/>
              <w:sz w:val="24"/>
              <w:szCs w:val="24"/>
              <w:rPrChange w:id="1450" w:author="MMAhmed@bankAlbilad.com" w:date="2023-04-30T09:45:00Z">
                <w:rPr>
                  <w:ins w:id="1451" w:author="MMAhmed@bankAlbilad.com" w:date="2023-04-30T09:43:00Z"/>
                  <w:rFonts w:asciiTheme="minorHAnsi" w:eastAsiaTheme="minorEastAsia" w:hAnsiTheme="minorHAnsi" w:cstheme="minorBidi"/>
                  <w:noProof/>
                </w:rPr>
              </w:rPrChange>
            </w:rPr>
          </w:pPr>
          <w:ins w:id="1452" w:author="MMAhmed@bankAlbilad.com" w:date="2023-04-30T09:43:00Z">
            <w:r w:rsidRPr="005E117D">
              <w:rPr>
                <w:rStyle w:val="Hyperlink"/>
                <w:rFonts w:ascii="Frutiger LT Arabic 45 Light" w:hAnsi="Frutiger LT Arabic 45 Light" w:cs="Frutiger LT Arabic 45 Light"/>
                <w:noProof/>
                <w:sz w:val="24"/>
                <w:szCs w:val="24"/>
                <w:rPrChange w:id="145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45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455" w:author="MMAhmed@bankAlbilad.com" w:date="2023-04-30T09:45:00Z">
                  <w:rPr>
                    <w:noProof/>
                  </w:rPr>
                </w:rPrChange>
              </w:rPr>
              <w:instrText>HYPERLINK \l "_Toc133740304"</w:instrText>
            </w:r>
            <w:r w:rsidRPr="005E117D">
              <w:rPr>
                <w:rStyle w:val="Hyperlink"/>
                <w:rFonts w:ascii="Frutiger LT Arabic 45 Light" w:hAnsi="Frutiger LT Arabic 45 Light" w:cs="Frutiger LT Arabic 45 Light"/>
                <w:noProof/>
                <w:sz w:val="24"/>
                <w:szCs w:val="24"/>
                <w:rPrChange w:id="145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45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1458" w:author="MMAhmed@bankAlbilad.com" w:date="2023-04-30T09:45:00Z">
                  <w:rPr>
                    <w:rStyle w:val="Hyperlink"/>
                    <w:rFonts w:ascii="Frutiger LT Arabic 45 Light" w:eastAsia="Calibri" w:hAnsi="Frutiger LT Arabic 45 Light" w:cs="Frutiger LT Arabic 45 Light"/>
                    <w:noProof/>
                  </w:rPr>
                </w:rPrChange>
              </w:rPr>
              <w:t>Information Security</w:t>
            </w:r>
            <w:r w:rsidRPr="005E117D">
              <w:rPr>
                <w:rFonts w:ascii="Frutiger LT Arabic 45 Light" w:hAnsi="Frutiger LT Arabic 45 Light" w:cs="Frutiger LT Arabic 45 Light"/>
                <w:noProof/>
                <w:webHidden/>
                <w:sz w:val="24"/>
                <w:szCs w:val="24"/>
                <w:rPrChange w:id="145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46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461" w:author="MMAhmed@bankAlbilad.com" w:date="2023-04-30T09:45:00Z">
                  <w:rPr>
                    <w:noProof/>
                    <w:webHidden/>
                  </w:rPr>
                </w:rPrChange>
              </w:rPr>
              <w:instrText xml:space="preserve"> PAGEREF _Toc133740304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462" w:author="MMAhmed@bankAlbilad.com" w:date="2023-04-30T09:45:00Z">
                <w:rPr>
                  <w:noProof/>
                  <w:webHidden/>
                </w:rPr>
              </w:rPrChange>
            </w:rPr>
            <w:fldChar w:fldCharType="separate"/>
          </w:r>
          <w:ins w:id="1463" w:author="Mohamed Amer" w:date="2024-07-28T17:10:00Z" w16du:dateUtc="2024-07-28T14:10:00Z">
            <w:r w:rsidR="003C1BA4">
              <w:rPr>
                <w:rFonts w:ascii="Frutiger LT Arabic 45 Light" w:hAnsi="Frutiger LT Arabic 45 Light" w:cs="Frutiger LT Arabic 45 Light"/>
                <w:noProof/>
                <w:webHidden/>
                <w:sz w:val="24"/>
                <w:szCs w:val="24"/>
              </w:rPr>
              <w:t>26</w:t>
            </w:r>
          </w:ins>
          <w:ins w:id="1464" w:author="Islam Nady" w:date="2024-06-09T15:45:00Z">
            <w:del w:id="146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466" w:author="MMAhmed@bankAlbilad.com" w:date="2023-04-30T09:43:00Z">
            <w:del w:id="146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468" w:author="MMAhmed@bankAlbilad.com" w:date="2023-04-30T09:45:00Z">
                    <w:rPr>
                      <w:noProof/>
                      <w:webHidden/>
                    </w:rPr>
                  </w:rPrChange>
                </w:rPr>
                <w:delText>22</w:delText>
              </w:r>
            </w:del>
            <w:r w:rsidRPr="005E117D">
              <w:rPr>
                <w:rFonts w:ascii="Frutiger LT Arabic 45 Light" w:hAnsi="Frutiger LT Arabic 45 Light" w:cs="Frutiger LT Arabic 45 Light"/>
                <w:noProof/>
                <w:webHidden/>
                <w:sz w:val="24"/>
                <w:szCs w:val="24"/>
                <w:rPrChange w:id="146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470" w:author="MMAhmed@bankAlbilad.com" w:date="2023-04-30T09:45:00Z">
                  <w:rPr>
                    <w:rStyle w:val="Hyperlink"/>
                    <w:noProof/>
                  </w:rPr>
                </w:rPrChange>
              </w:rPr>
              <w:fldChar w:fldCharType="end"/>
            </w:r>
          </w:ins>
        </w:p>
        <w:p w14:paraId="4589E2B3" w14:textId="49C58C1F" w:rsidR="005E117D" w:rsidRPr="005E117D" w:rsidRDefault="005E117D" w:rsidP="005E117D">
          <w:pPr>
            <w:pStyle w:val="TOC2"/>
            <w:tabs>
              <w:tab w:val="right" w:leader="dot" w:pos="10457"/>
            </w:tabs>
            <w:rPr>
              <w:ins w:id="1471" w:author="MMAhmed@bankAlbilad.com" w:date="2023-04-30T09:43:00Z"/>
              <w:rFonts w:ascii="Frutiger LT Arabic 45 Light" w:eastAsiaTheme="minorEastAsia" w:hAnsi="Frutiger LT Arabic 45 Light" w:cs="Frutiger LT Arabic 45 Light"/>
              <w:noProof/>
              <w:sz w:val="24"/>
              <w:szCs w:val="24"/>
              <w:rPrChange w:id="1472" w:author="MMAhmed@bankAlbilad.com" w:date="2023-04-30T09:45:00Z">
                <w:rPr>
                  <w:ins w:id="1473" w:author="MMAhmed@bankAlbilad.com" w:date="2023-04-30T09:43:00Z"/>
                  <w:rFonts w:asciiTheme="minorHAnsi" w:eastAsiaTheme="minorEastAsia" w:hAnsiTheme="minorHAnsi" w:cstheme="minorBidi"/>
                  <w:noProof/>
                  <w:sz w:val="22"/>
                  <w:szCs w:val="22"/>
                </w:rPr>
              </w:rPrChange>
            </w:rPr>
          </w:pPr>
          <w:ins w:id="1474" w:author="MMAhmed@bankAlbilad.com" w:date="2023-04-30T09:43:00Z">
            <w:r w:rsidRPr="005E117D">
              <w:rPr>
                <w:rStyle w:val="Hyperlink"/>
                <w:rFonts w:ascii="Frutiger LT Arabic 45 Light" w:hAnsi="Frutiger LT Arabic 45 Light" w:cs="Frutiger LT Arabic 45 Light"/>
                <w:noProof/>
                <w:sz w:val="24"/>
                <w:szCs w:val="24"/>
                <w:rPrChange w:id="147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47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477" w:author="MMAhmed@bankAlbilad.com" w:date="2023-04-30T09:45:00Z">
                  <w:rPr>
                    <w:noProof/>
                  </w:rPr>
                </w:rPrChange>
              </w:rPr>
              <w:instrText>HYPERLINK \l "_Toc133740305"</w:instrText>
            </w:r>
            <w:r w:rsidRPr="005E117D">
              <w:rPr>
                <w:rStyle w:val="Hyperlink"/>
                <w:rFonts w:ascii="Frutiger LT Arabic 45 Light" w:hAnsi="Frutiger LT Arabic 45 Light" w:cs="Frutiger LT Arabic 45 Light"/>
                <w:noProof/>
                <w:sz w:val="24"/>
                <w:szCs w:val="24"/>
                <w:rPrChange w:id="147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479"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480" w:author="MMAhmed@bankAlbilad.com" w:date="2023-04-30T09:45:00Z">
                  <w:rPr>
                    <w:rStyle w:val="Hyperlink"/>
                    <w:rFonts w:ascii="Frutiger LT Arabic 45 Light" w:eastAsia="Calibri" w:hAnsi="Frutiger LT Arabic 45 Light" w:cs="Frutiger LT Arabic 45 Light"/>
                    <w:i/>
                    <w:iCs/>
                    <w:noProof/>
                  </w:rPr>
                </w:rPrChange>
              </w:rPr>
              <w:t>LDAP (Lightweight Directory Access Protocol)</w:t>
            </w:r>
            <w:r w:rsidRPr="005E117D">
              <w:rPr>
                <w:rFonts w:ascii="Frutiger LT Arabic 45 Light" w:hAnsi="Frutiger LT Arabic 45 Light" w:cs="Frutiger LT Arabic 45 Light"/>
                <w:noProof/>
                <w:webHidden/>
                <w:sz w:val="24"/>
                <w:szCs w:val="24"/>
                <w:rPrChange w:id="148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48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483" w:author="MMAhmed@bankAlbilad.com" w:date="2023-04-30T09:45:00Z">
                  <w:rPr>
                    <w:noProof/>
                    <w:webHidden/>
                  </w:rPr>
                </w:rPrChange>
              </w:rPr>
              <w:instrText xml:space="preserve"> PAGEREF _Toc133740305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484" w:author="MMAhmed@bankAlbilad.com" w:date="2023-04-30T09:45:00Z">
                <w:rPr>
                  <w:noProof/>
                  <w:webHidden/>
                </w:rPr>
              </w:rPrChange>
            </w:rPr>
            <w:fldChar w:fldCharType="separate"/>
          </w:r>
          <w:ins w:id="1485" w:author="Mohamed Amer" w:date="2024-07-28T17:10:00Z" w16du:dateUtc="2024-07-28T14:10:00Z">
            <w:r w:rsidR="003C1BA4">
              <w:rPr>
                <w:rFonts w:ascii="Frutiger LT Arabic 45 Light" w:hAnsi="Frutiger LT Arabic 45 Light" w:cs="Frutiger LT Arabic 45 Light"/>
                <w:noProof/>
                <w:webHidden/>
                <w:sz w:val="24"/>
                <w:szCs w:val="24"/>
              </w:rPr>
              <w:t>26</w:t>
            </w:r>
          </w:ins>
          <w:ins w:id="1486" w:author="Islam Nady" w:date="2024-06-09T15:45:00Z">
            <w:del w:id="148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488" w:author="MMAhmed@bankAlbilad.com" w:date="2023-04-30T09:43:00Z">
            <w:del w:id="148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490" w:author="MMAhmed@bankAlbilad.com" w:date="2023-04-30T09:45:00Z">
                    <w:rPr>
                      <w:noProof/>
                      <w:webHidden/>
                    </w:rPr>
                  </w:rPrChange>
                </w:rPr>
                <w:delText>22</w:delText>
              </w:r>
            </w:del>
            <w:r w:rsidRPr="005E117D">
              <w:rPr>
                <w:rFonts w:ascii="Frutiger LT Arabic 45 Light" w:hAnsi="Frutiger LT Arabic 45 Light" w:cs="Frutiger LT Arabic 45 Light"/>
                <w:noProof/>
                <w:webHidden/>
                <w:sz w:val="24"/>
                <w:szCs w:val="24"/>
                <w:rPrChange w:id="149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492" w:author="MMAhmed@bankAlbilad.com" w:date="2023-04-30T09:45:00Z">
                  <w:rPr>
                    <w:rStyle w:val="Hyperlink"/>
                    <w:noProof/>
                  </w:rPr>
                </w:rPrChange>
              </w:rPr>
              <w:fldChar w:fldCharType="end"/>
            </w:r>
          </w:ins>
        </w:p>
        <w:p w14:paraId="55CAD421" w14:textId="5B068C27" w:rsidR="005E117D" w:rsidRPr="005E117D" w:rsidRDefault="005E117D" w:rsidP="005E117D">
          <w:pPr>
            <w:pStyle w:val="TOC3"/>
            <w:tabs>
              <w:tab w:val="right" w:leader="dot" w:pos="10457"/>
            </w:tabs>
            <w:rPr>
              <w:ins w:id="1493" w:author="MMAhmed@bankAlbilad.com" w:date="2023-04-30T09:43:00Z"/>
              <w:rFonts w:ascii="Frutiger LT Arabic 45 Light" w:eastAsiaTheme="minorEastAsia" w:hAnsi="Frutiger LT Arabic 45 Light" w:cs="Frutiger LT Arabic 45 Light"/>
              <w:noProof/>
              <w:sz w:val="24"/>
              <w:szCs w:val="24"/>
              <w:rPrChange w:id="1494" w:author="MMAhmed@bankAlbilad.com" w:date="2023-04-30T09:45:00Z">
                <w:rPr>
                  <w:ins w:id="1495" w:author="MMAhmed@bankAlbilad.com" w:date="2023-04-30T09:43:00Z"/>
                  <w:rFonts w:asciiTheme="minorHAnsi" w:eastAsiaTheme="minorEastAsia" w:hAnsiTheme="minorHAnsi" w:cstheme="minorBidi"/>
                  <w:noProof/>
                  <w:sz w:val="22"/>
                  <w:szCs w:val="22"/>
                </w:rPr>
              </w:rPrChange>
            </w:rPr>
          </w:pPr>
          <w:ins w:id="1496" w:author="MMAhmed@bankAlbilad.com" w:date="2023-04-30T09:43:00Z">
            <w:r w:rsidRPr="005E117D">
              <w:rPr>
                <w:rStyle w:val="Hyperlink"/>
                <w:rFonts w:ascii="Frutiger LT Arabic 45 Light" w:hAnsi="Frutiger LT Arabic 45 Light" w:cs="Frutiger LT Arabic 45 Light"/>
                <w:noProof/>
                <w:sz w:val="24"/>
                <w:szCs w:val="24"/>
                <w:rPrChange w:id="149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49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499" w:author="MMAhmed@bankAlbilad.com" w:date="2023-04-30T09:45:00Z">
                  <w:rPr>
                    <w:noProof/>
                  </w:rPr>
                </w:rPrChange>
              </w:rPr>
              <w:instrText>HYPERLINK \l "_Toc133740306"</w:instrText>
            </w:r>
            <w:r w:rsidRPr="005E117D">
              <w:rPr>
                <w:rStyle w:val="Hyperlink"/>
                <w:rFonts w:ascii="Frutiger LT Arabic 45 Light" w:hAnsi="Frutiger LT Arabic 45 Light" w:cs="Frutiger LT Arabic 45 Light"/>
                <w:noProof/>
                <w:sz w:val="24"/>
                <w:szCs w:val="24"/>
                <w:rPrChange w:id="150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501"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1502" w:author="MMAhmed@bankAlbilad.com" w:date="2023-04-30T09:45:00Z">
                  <w:rPr>
                    <w:rStyle w:val="Hyperlink"/>
                    <w:rFonts w:ascii="Frutiger LT Arabic 45 Light" w:hAnsi="Frutiger LT Arabic 45 Light" w:cs="Frutiger LT Arabic 45 Light"/>
                    <w:i/>
                    <w:iCs/>
                    <w:noProof/>
                  </w:rPr>
                </w:rPrChange>
              </w:rPr>
              <w:t>Authentication</w:t>
            </w:r>
            <w:r w:rsidRPr="005E117D">
              <w:rPr>
                <w:rFonts w:ascii="Frutiger LT Arabic 45 Light" w:hAnsi="Frutiger LT Arabic 45 Light" w:cs="Frutiger LT Arabic 45 Light"/>
                <w:noProof/>
                <w:webHidden/>
                <w:sz w:val="24"/>
                <w:szCs w:val="24"/>
                <w:rPrChange w:id="150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50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505" w:author="MMAhmed@bankAlbilad.com" w:date="2023-04-30T09:45:00Z">
                  <w:rPr>
                    <w:noProof/>
                    <w:webHidden/>
                  </w:rPr>
                </w:rPrChange>
              </w:rPr>
              <w:instrText xml:space="preserve"> PAGEREF _Toc133740306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506" w:author="MMAhmed@bankAlbilad.com" w:date="2023-04-30T09:45:00Z">
                <w:rPr>
                  <w:noProof/>
                  <w:webHidden/>
                </w:rPr>
              </w:rPrChange>
            </w:rPr>
            <w:fldChar w:fldCharType="separate"/>
          </w:r>
          <w:ins w:id="1507" w:author="Mohamed Amer" w:date="2024-07-28T17:10:00Z" w16du:dateUtc="2024-07-28T14:10:00Z">
            <w:r w:rsidR="003C1BA4">
              <w:rPr>
                <w:rFonts w:ascii="Frutiger LT Arabic 45 Light" w:hAnsi="Frutiger LT Arabic 45 Light" w:cs="Frutiger LT Arabic 45 Light"/>
                <w:noProof/>
                <w:webHidden/>
                <w:sz w:val="24"/>
                <w:szCs w:val="24"/>
              </w:rPr>
              <w:t>26</w:t>
            </w:r>
          </w:ins>
          <w:ins w:id="1508" w:author="Islam Nady" w:date="2024-06-09T15:45:00Z">
            <w:del w:id="150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510" w:author="MMAhmed@bankAlbilad.com" w:date="2023-04-30T09:43:00Z">
            <w:del w:id="151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512" w:author="MMAhmed@bankAlbilad.com" w:date="2023-04-30T09:45:00Z">
                    <w:rPr>
                      <w:noProof/>
                      <w:webHidden/>
                    </w:rPr>
                  </w:rPrChange>
                </w:rPr>
                <w:delText>22</w:delText>
              </w:r>
            </w:del>
            <w:r w:rsidRPr="005E117D">
              <w:rPr>
                <w:rFonts w:ascii="Frutiger LT Arabic 45 Light" w:hAnsi="Frutiger LT Arabic 45 Light" w:cs="Frutiger LT Arabic 45 Light"/>
                <w:noProof/>
                <w:webHidden/>
                <w:sz w:val="24"/>
                <w:szCs w:val="24"/>
                <w:rPrChange w:id="151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514" w:author="MMAhmed@bankAlbilad.com" w:date="2023-04-30T09:45:00Z">
                  <w:rPr>
                    <w:rStyle w:val="Hyperlink"/>
                    <w:noProof/>
                  </w:rPr>
                </w:rPrChange>
              </w:rPr>
              <w:fldChar w:fldCharType="end"/>
            </w:r>
          </w:ins>
        </w:p>
        <w:p w14:paraId="6138D8E4" w14:textId="25B81ECA" w:rsidR="005E117D" w:rsidRPr="005E117D" w:rsidRDefault="005E117D" w:rsidP="005E117D">
          <w:pPr>
            <w:pStyle w:val="TOC3"/>
            <w:tabs>
              <w:tab w:val="right" w:leader="dot" w:pos="10457"/>
            </w:tabs>
            <w:rPr>
              <w:ins w:id="1515" w:author="MMAhmed@bankAlbilad.com" w:date="2023-04-30T09:43:00Z"/>
              <w:rFonts w:ascii="Frutiger LT Arabic 45 Light" w:eastAsiaTheme="minorEastAsia" w:hAnsi="Frutiger LT Arabic 45 Light" w:cs="Frutiger LT Arabic 45 Light"/>
              <w:noProof/>
              <w:sz w:val="24"/>
              <w:szCs w:val="24"/>
              <w:rPrChange w:id="1516" w:author="MMAhmed@bankAlbilad.com" w:date="2023-04-30T09:45:00Z">
                <w:rPr>
                  <w:ins w:id="1517" w:author="MMAhmed@bankAlbilad.com" w:date="2023-04-30T09:43:00Z"/>
                  <w:rFonts w:asciiTheme="minorHAnsi" w:eastAsiaTheme="minorEastAsia" w:hAnsiTheme="minorHAnsi" w:cstheme="minorBidi"/>
                  <w:noProof/>
                  <w:sz w:val="22"/>
                  <w:szCs w:val="22"/>
                </w:rPr>
              </w:rPrChange>
            </w:rPr>
          </w:pPr>
          <w:ins w:id="1518" w:author="MMAhmed@bankAlbilad.com" w:date="2023-04-30T09:43:00Z">
            <w:r w:rsidRPr="005E117D">
              <w:rPr>
                <w:rStyle w:val="Hyperlink"/>
                <w:rFonts w:ascii="Frutiger LT Arabic 45 Light" w:hAnsi="Frutiger LT Arabic 45 Light" w:cs="Frutiger LT Arabic 45 Light"/>
                <w:noProof/>
                <w:sz w:val="24"/>
                <w:szCs w:val="24"/>
                <w:rPrChange w:id="151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52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521" w:author="MMAhmed@bankAlbilad.com" w:date="2023-04-30T09:45:00Z">
                  <w:rPr>
                    <w:noProof/>
                  </w:rPr>
                </w:rPrChange>
              </w:rPr>
              <w:instrText>HYPERLINK \l "_Toc133740307"</w:instrText>
            </w:r>
            <w:r w:rsidRPr="005E117D">
              <w:rPr>
                <w:rStyle w:val="Hyperlink"/>
                <w:rFonts w:ascii="Frutiger LT Arabic 45 Light" w:hAnsi="Frutiger LT Arabic 45 Light" w:cs="Frutiger LT Arabic 45 Light"/>
                <w:noProof/>
                <w:sz w:val="24"/>
                <w:szCs w:val="24"/>
                <w:rPrChange w:id="152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523"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1524" w:author="MMAhmed@bankAlbilad.com" w:date="2023-04-30T09:45:00Z">
                  <w:rPr>
                    <w:rStyle w:val="Hyperlink"/>
                    <w:rFonts w:ascii="Frutiger LT Arabic 45 Light" w:hAnsi="Frutiger LT Arabic 45 Light" w:cs="Frutiger LT Arabic 45 Light"/>
                    <w:i/>
                    <w:iCs/>
                    <w:noProof/>
                  </w:rPr>
                </w:rPrChange>
              </w:rPr>
              <w:t>Authorization</w:t>
            </w:r>
            <w:r w:rsidRPr="005E117D">
              <w:rPr>
                <w:rFonts w:ascii="Frutiger LT Arabic 45 Light" w:hAnsi="Frutiger LT Arabic 45 Light" w:cs="Frutiger LT Arabic 45 Light"/>
                <w:noProof/>
                <w:webHidden/>
                <w:sz w:val="24"/>
                <w:szCs w:val="24"/>
                <w:rPrChange w:id="152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52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527" w:author="MMAhmed@bankAlbilad.com" w:date="2023-04-30T09:45:00Z">
                  <w:rPr>
                    <w:noProof/>
                    <w:webHidden/>
                  </w:rPr>
                </w:rPrChange>
              </w:rPr>
              <w:instrText xml:space="preserve"> PAGEREF _Toc133740307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528" w:author="MMAhmed@bankAlbilad.com" w:date="2023-04-30T09:45:00Z">
                <w:rPr>
                  <w:noProof/>
                  <w:webHidden/>
                </w:rPr>
              </w:rPrChange>
            </w:rPr>
            <w:fldChar w:fldCharType="separate"/>
          </w:r>
          <w:ins w:id="1529" w:author="Mohamed Amer" w:date="2024-07-28T17:10:00Z" w16du:dateUtc="2024-07-28T14:10:00Z">
            <w:r w:rsidR="003C1BA4">
              <w:rPr>
                <w:rFonts w:ascii="Frutiger LT Arabic 45 Light" w:hAnsi="Frutiger LT Arabic 45 Light" w:cs="Frutiger LT Arabic 45 Light"/>
                <w:noProof/>
                <w:webHidden/>
                <w:sz w:val="24"/>
                <w:szCs w:val="24"/>
              </w:rPr>
              <w:t>26</w:t>
            </w:r>
          </w:ins>
          <w:ins w:id="1530" w:author="Islam Nady" w:date="2024-06-09T15:45:00Z">
            <w:del w:id="153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532" w:author="MMAhmed@bankAlbilad.com" w:date="2023-04-30T09:43:00Z">
            <w:del w:id="153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534" w:author="MMAhmed@bankAlbilad.com" w:date="2023-04-30T09:45:00Z">
                    <w:rPr>
                      <w:noProof/>
                      <w:webHidden/>
                    </w:rPr>
                  </w:rPrChange>
                </w:rPr>
                <w:delText>22</w:delText>
              </w:r>
            </w:del>
            <w:r w:rsidRPr="005E117D">
              <w:rPr>
                <w:rFonts w:ascii="Frutiger LT Arabic 45 Light" w:hAnsi="Frutiger LT Arabic 45 Light" w:cs="Frutiger LT Arabic 45 Light"/>
                <w:noProof/>
                <w:webHidden/>
                <w:sz w:val="24"/>
                <w:szCs w:val="24"/>
                <w:rPrChange w:id="153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536" w:author="MMAhmed@bankAlbilad.com" w:date="2023-04-30T09:45:00Z">
                  <w:rPr>
                    <w:rStyle w:val="Hyperlink"/>
                    <w:noProof/>
                  </w:rPr>
                </w:rPrChange>
              </w:rPr>
              <w:fldChar w:fldCharType="end"/>
            </w:r>
          </w:ins>
        </w:p>
        <w:p w14:paraId="5CE59A0A" w14:textId="35E24BFE" w:rsidR="005E117D" w:rsidRPr="005E117D" w:rsidRDefault="005E117D" w:rsidP="005E117D">
          <w:pPr>
            <w:pStyle w:val="TOC2"/>
            <w:tabs>
              <w:tab w:val="right" w:leader="dot" w:pos="10457"/>
            </w:tabs>
            <w:rPr>
              <w:ins w:id="1537" w:author="MMAhmed@bankAlbilad.com" w:date="2023-04-30T09:43:00Z"/>
              <w:rFonts w:ascii="Frutiger LT Arabic 45 Light" w:eastAsiaTheme="minorEastAsia" w:hAnsi="Frutiger LT Arabic 45 Light" w:cs="Frutiger LT Arabic 45 Light"/>
              <w:noProof/>
              <w:sz w:val="24"/>
              <w:szCs w:val="24"/>
              <w:rPrChange w:id="1538" w:author="MMAhmed@bankAlbilad.com" w:date="2023-04-30T09:45:00Z">
                <w:rPr>
                  <w:ins w:id="1539" w:author="MMAhmed@bankAlbilad.com" w:date="2023-04-30T09:43:00Z"/>
                  <w:rFonts w:asciiTheme="minorHAnsi" w:eastAsiaTheme="minorEastAsia" w:hAnsiTheme="minorHAnsi" w:cstheme="minorBidi"/>
                  <w:noProof/>
                  <w:sz w:val="22"/>
                  <w:szCs w:val="22"/>
                </w:rPr>
              </w:rPrChange>
            </w:rPr>
          </w:pPr>
          <w:ins w:id="1540" w:author="MMAhmed@bankAlbilad.com" w:date="2023-04-30T09:43:00Z">
            <w:r w:rsidRPr="005E117D">
              <w:rPr>
                <w:rStyle w:val="Hyperlink"/>
                <w:rFonts w:ascii="Frutiger LT Arabic 45 Light" w:hAnsi="Frutiger LT Arabic 45 Light" w:cs="Frutiger LT Arabic 45 Light"/>
                <w:noProof/>
                <w:sz w:val="24"/>
                <w:szCs w:val="24"/>
                <w:rPrChange w:id="154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54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543" w:author="MMAhmed@bankAlbilad.com" w:date="2023-04-30T09:45:00Z">
                  <w:rPr>
                    <w:noProof/>
                  </w:rPr>
                </w:rPrChange>
              </w:rPr>
              <w:instrText>HYPERLINK \l "_Toc133740308"</w:instrText>
            </w:r>
            <w:r w:rsidRPr="005E117D">
              <w:rPr>
                <w:rStyle w:val="Hyperlink"/>
                <w:rFonts w:ascii="Frutiger LT Arabic 45 Light" w:hAnsi="Frutiger LT Arabic 45 Light" w:cs="Frutiger LT Arabic 45 Light"/>
                <w:noProof/>
                <w:sz w:val="24"/>
                <w:szCs w:val="24"/>
                <w:rPrChange w:id="154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54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546" w:author="MMAhmed@bankAlbilad.com" w:date="2023-04-30T09:45:00Z">
                  <w:rPr>
                    <w:rStyle w:val="Hyperlink"/>
                    <w:rFonts w:ascii="Frutiger LT Arabic 45 Light" w:eastAsia="Calibri" w:hAnsi="Frutiger LT Arabic 45 Light" w:cs="Frutiger LT Arabic 45 Light"/>
                    <w:i/>
                    <w:iCs/>
                    <w:noProof/>
                  </w:rPr>
                </w:rPrChange>
              </w:rPr>
              <w:t>PCI</w:t>
            </w:r>
            <w:r w:rsidRPr="005E117D">
              <w:rPr>
                <w:rFonts w:ascii="Frutiger LT Arabic 45 Light" w:hAnsi="Frutiger LT Arabic 45 Light" w:cs="Frutiger LT Arabic 45 Light"/>
                <w:noProof/>
                <w:webHidden/>
                <w:sz w:val="24"/>
                <w:szCs w:val="24"/>
                <w:rPrChange w:id="154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54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549" w:author="MMAhmed@bankAlbilad.com" w:date="2023-04-30T09:45:00Z">
                  <w:rPr>
                    <w:noProof/>
                    <w:webHidden/>
                  </w:rPr>
                </w:rPrChange>
              </w:rPr>
              <w:instrText xml:space="preserve"> PAGEREF _Toc133740308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550" w:author="MMAhmed@bankAlbilad.com" w:date="2023-04-30T09:45:00Z">
                <w:rPr>
                  <w:noProof/>
                  <w:webHidden/>
                </w:rPr>
              </w:rPrChange>
            </w:rPr>
            <w:fldChar w:fldCharType="separate"/>
          </w:r>
          <w:ins w:id="1551" w:author="Mohamed Amer" w:date="2024-07-28T17:10:00Z" w16du:dateUtc="2024-07-28T14:10:00Z">
            <w:r w:rsidR="003C1BA4">
              <w:rPr>
                <w:rFonts w:ascii="Frutiger LT Arabic 45 Light" w:hAnsi="Frutiger LT Arabic 45 Light" w:cs="Frutiger LT Arabic 45 Light"/>
                <w:noProof/>
                <w:webHidden/>
                <w:sz w:val="24"/>
                <w:szCs w:val="24"/>
              </w:rPr>
              <w:t>26</w:t>
            </w:r>
          </w:ins>
          <w:ins w:id="1552" w:author="Islam Nady" w:date="2024-06-09T15:45:00Z">
            <w:del w:id="155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554" w:author="MMAhmed@bankAlbilad.com" w:date="2023-04-30T09:43:00Z">
            <w:del w:id="155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556" w:author="MMAhmed@bankAlbilad.com" w:date="2023-04-30T09:45:00Z">
                    <w:rPr>
                      <w:noProof/>
                      <w:webHidden/>
                    </w:rPr>
                  </w:rPrChange>
                </w:rPr>
                <w:delText>22</w:delText>
              </w:r>
            </w:del>
            <w:r w:rsidRPr="005E117D">
              <w:rPr>
                <w:rFonts w:ascii="Frutiger LT Arabic 45 Light" w:hAnsi="Frutiger LT Arabic 45 Light" w:cs="Frutiger LT Arabic 45 Light"/>
                <w:noProof/>
                <w:webHidden/>
                <w:sz w:val="24"/>
                <w:szCs w:val="24"/>
                <w:rPrChange w:id="155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558" w:author="MMAhmed@bankAlbilad.com" w:date="2023-04-30T09:45:00Z">
                  <w:rPr>
                    <w:rStyle w:val="Hyperlink"/>
                    <w:noProof/>
                  </w:rPr>
                </w:rPrChange>
              </w:rPr>
              <w:fldChar w:fldCharType="end"/>
            </w:r>
          </w:ins>
        </w:p>
        <w:p w14:paraId="6F534B18" w14:textId="08114A79" w:rsidR="005E117D" w:rsidRPr="005E117D" w:rsidRDefault="005E117D" w:rsidP="005E117D">
          <w:pPr>
            <w:pStyle w:val="TOC2"/>
            <w:tabs>
              <w:tab w:val="right" w:leader="dot" w:pos="10457"/>
            </w:tabs>
            <w:rPr>
              <w:ins w:id="1559" w:author="MMAhmed@bankAlbilad.com" w:date="2023-04-30T09:43:00Z"/>
              <w:rFonts w:ascii="Frutiger LT Arabic 45 Light" w:eastAsiaTheme="minorEastAsia" w:hAnsi="Frutiger LT Arabic 45 Light" w:cs="Frutiger LT Arabic 45 Light"/>
              <w:noProof/>
              <w:sz w:val="24"/>
              <w:szCs w:val="24"/>
              <w:rPrChange w:id="1560" w:author="MMAhmed@bankAlbilad.com" w:date="2023-04-30T09:45:00Z">
                <w:rPr>
                  <w:ins w:id="1561" w:author="MMAhmed@bankAlbilad.com" w:date="2023-04-30T09:43:00Z"/>
                  <w:rFonts w:asciiTheme="minorHAnsi" w:eastAsiaTheme="minorEastAsia" w:hAnsiTheme="minorHAnsi" w:cstheme="minorBidi"/>
                  <w:noProof/>
                  <w:sz w:val="22"/>
                  <w:szCs w:val="22"/>
                </w:rPr>
              </w:rPrChange>
            </w:rPr>
          </w:pPr>
          <w:ins w:id="1562" w:author="MMAhmed@bankAlbilad.com" w:date="2023-04-30T09:43:00Z">
            <w:r w:rsidRPr="005E117D">
              <w:rPr>
                <w:rStyle w:val="Hyperlink"/>
                <w:rFonts w:ascii="Frutiger LT Arabic 45 Light" w:hAnsi="Frutiger LT Arabic 45 Light" w:cs="Frutiger LT Arabic 45 Light"/>
                <w:noProof/>
                <w:sz w:val="24"/>
                <w:szCs w:val="24"/>
                <w:rPrChange w:id="156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56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565" w:author="MMAhmed@bankAlbilad.com" w:date="2023-04-30T09:45:00Z">
                  <w:rPr>
                    <w:noProof/>
                  </w:rPr>
                </w:rPrChange>
              </w:rPr>
              <w:instrText>HYPERLINK \l "_Toc133740309"</w:instrText>
            </w:r>
            <w:r w:rsidRPr="005E117D">
              <w:rPr>
                <w:rStyle w:val="Hyperlink"/>
                <w:rFonts w:ascii="Frutiger LT Arabic 45 Light" w:hAnsi="Frutiger LT Arabic 45 Light" w:cs="Frutiger LT Arabic 45 Light"/>
                <w:noProof/>
                <w:sz w:val="24"/>
                <w:szCs w:val="24"/>
                <w:rPrChange w:id="156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56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568" w:author="MMAhmed@bankAlbilad.com" w:date="2023-04-30T09:45:00Z">
                  <w:rPr>
                    <w:rStyle w:val="Hyperlink"/>
                    <w:rFonts w:ascii="Frutiger LT Arabic 45 Light" w:eastAsia="Calibri" w:hAnsi="Frutiger LT Arabic 45 Light" w:cs="Frutiger LT Arabic 45 Light"/>
                    <w:i/>
                    <w:iCs/>
                    <w:noProof/>
                  </w:rPr>
                </w:rPrChange>
              </w:rPr>
              <w:t>Port List</w:t>
            </w:r>
            <w:r w:rsidRPr="005E117D">
              <w:rPr>
                <w:rFonts w:ascii="Frutiger LT Arabic 45 Light" w:hAnsi="Frutiger LT Arabic 45 Light" w:cs="Frutiger LT Arabic 45 Light"/>
                <w:noProof/>
                <w:webHidden/>
                <w:sz w:val="24"/>
                <w:szCs w:val="24"/>
                <w:rPrChange w:id="156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57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571" w:author="MMAhmed@bankAlbilad.com" w:date="2023-04-30T09:45:00Z">
                  <w:rPr>
                    <w:noProof/>
                    <w:webHidden/>
                  </w:rPr>
                </w:rPrChange>
              </w:rPr>
              <w:instrText xml:space="preserve"> PAGEREF _Toc133740309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572" w:author="MMAhmed@bankAlbilad.com" w:date="2023-04-30T09:45:00Z">
                <w:rPr>
                  <w:noProof/>
                  <w:webHidden/>
                </w:rPr>
              </w:rPrChange>
            </w:rPr>
            <w:fldChar w:fldCharType="separate"/>
          </w:r>
          <w:ins w:id="1573" w:author="Mohamed Amer" w:date="2024-07-28T17:10:00Z" w16du:dateUtc="2024-07-28T14:10:00Z">
            <w:r w:rsidR="003C1BA4">
              <w:rPr>
                <w:rFonts w:ascii="Frutiger LT Arabic 45 Light" w:hAnsi="Frutiger LT Arabic 45 Light" w:cs="Frutiger LT Arabic 45 Light"/>
                <w:noProof/>
                <w:webHidden/>
                <w:sz w:val="24"/>
                <w:szCs w:val="24"/>
              </w:rPr>
              <w:t>26</w:t>
            </w:r>
          </w:ins>
          <w:ins w:id="1574" w:author="Islam Nady" w:date="2024-06-09T15:45:00Z">
            <w:del w:id="157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576" w:author="MMAhmed@bankAlbilad.com" w:date="2023-04-30T09:43:00Z">
            <w:del w:id="157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578" w:author="MMAhmed@bankAlbilad.com" w:date="2023-04-30T09:45:00Z">
                    <w:rPr>
                      <w:noProof/>
                      <w:webHidden/>
                    </w:rPr>
                  </w:rPrChange>
                </w:rPr>
                <w:delText>23</w:delText>
              </w:r>
            </w:del>
            <w:r w:rsidRPr="005E117D">
              <w:rPr>
                <w:rFonts w:ascii="Frutiger LT Arabic 45 Light" w:hAnsi="Frutiger LT Arabic 45 Light" w:cs="Frutiger LT Arabic 45 Light"/>
                <w:noProof/>
                <w:webHidden/>
                <w:sz w:val="24"/>
                <w:szCs w:val="24"/>
                <w:rPrChange w:id="157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580" w:author="MMAhmed@bankAlbilad.com" w:date="2023-04-30T09:45:00Z">
                  <w:rPr>
                    <w:rStyle w:val="Hyperlink"/>
                    <w:noProof/>
                  </w:rPr>
                </w:rPrChange>
              </w:rPr>
              <w:fldChar w:fldCharType="end"/>
            </w:r>
          </w:ins>
        </w:p>
        <w:p w14:paraId="6974D346" w14:textId="039F711E" w:rsidR="005E117D" w:rsidRPr="005E117D" w:rsidRDefault="005E117D" w:rsidP="005E117D">
          <w:pPr>
            <w:pStyle w:val="TOC3"/>
            <w:tabs>
              <w:tab w:val="right" w:leader="dot" w:pos="10457"/>
            </w:tabs>
            <w:rPr>
              <w:ins w:id="1581" w:author="MMAhmed@bankAlbilad.com" w:date="2023-04-30T09:43:00Z"/>
              <w:rFonts w:ascii="Frutiger LT Arabic 45 Light" w:eastAsiaTheme="minorEastAsia" w:hAnsi="Frutiger LT Arabic 45 Light" w:cs="Frutiger LT Arabic 45 Light"/>
              <w:noProof/>
              <w:sz w:val="24"/>
              <w:szCs w:val="24"/>
              <w:rPrChange w:id="1582" w:author="MMAhmed@bankAlbilad.com" w:date="2023-04-30T09:45:00Z">
                <w:rPr>
                  <w:ins w:id="1583" w:author="MMAhmed@bankAlbilad.com" w:date="2023-04-30T09:43:00Z"/>
                  <w:rFonts w:asciiTheme="minorHAnsi" w:eastAsiaTheme="minorEastAsia" w:hAnsiTheme="minorHAnsi" w:cstheme="minorBidi"/>
                  <w:noProof/>
                  <w:sz w:val="22"/>
                  <w:szCs w:val="22"/>
                </w:rPr>
              </w:rPrChange>
            </w:rPr>
          </w:pPr>
          <w:ins w:id="1584" w:author="MMAhmed@bankAlbilad.com" w:date="2023-04-30T09:43:00Z">
            <w:r w:rsidRPr="005E117D">
              <w:rPr>
                <w:rStyle w:val="Hyperlink"/>
                <w:rFonts w:ascii="Frutiger LT Arabic 45 Light" w:hAnsi="Frutiger LT Arabic 45 Light" w:cs="Frutiger LT Arabic 45 Light"/>
                <w:noProof/>
                <w:sz w:val="24"/>
                <w:szCs w:val="24"/>
                <w:rPrChange w:id="158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58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587" w:author="MMAhmed@bankAlbilad.com" w:date="2023-04-30T09:45:00Z">
                  <w:rPr>
                    <w:noProof/>
                  </w:rPr>
                </w:rPrChange>
              </w:rPr>
              <w:instrText>HYPERLINK \l "_Toc133740310"</w:instrText>
            </w:r>
            <w:r w:rsidRPr="005E117D">
              <w:rPr>
                <w:rStyle w:val="Hyperlink"/>
                <w:rFonts w:ascii="Frutiger LT Arabic 45 Light" w:hAnsi="Frutiger LT Arabic 45 Light" w:cs="Frutiger LT Arabic 45 Light"/>
                <w:noProof/>
                <w:sz w:val="24"/>
                <w:szCs w:val="24"/>
                <w:rPrChange w:id="158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589"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1590" w:author="MMAhmed@bankAlbilad.com" w:date="2023-04-30T09:45:00Z">
                  <w:rPr>
                    <w:rStyle w:val="Hyperlink"/>
                    <w:rFonts w:ascii="Frutiger LT Arabic 45 Light" w:hAnsi="Frutiger LT Arabic 45 Light" w:cs="Frutiger LT Arabic 45 Light"/>
                    <w:i/>
                    <w:iCs/>
                    <w:noProof/>
                  </w:rPr>
                </w:rPrChange>
              </w:rPr>
              <w:t>Production Ports List</w:t>
            </w:r>
            <w:r w:rsidRPr="005E117D">
              <w:rPr>
                <w:rFonts w:ascii="Frutiger LT Arabic 45 Light" w:hAnsi="Frutiger LT Arabic 45 Light" w:cs="Frutiger LT Arabic 45 Light"/>
                <w:noProof/>
                <w:webHidden/>
                <w:sz w:val="24"/>
                <w:szCs w:val="24"/>
                <w:rPrChange w:id="159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59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593" w:author="MMAhmed@bankAlbilad.com" w:date="2023-04-30T09:45:00Z">
                  <w:rPr>
                    <w:noProof/>
                    <w:webHidden/>
                  </w:rPr>
                </w:rPrChange>
              </w:rPr>
              <w:instrText xml:space="preserve"> PAGEREF _Toc133740310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594" w:author="MMAhmed@bankAlbilad.com" w:date="2023-04-30T09:45:00Z">
                <w:rPr>
                  <w:noProof/>
                  <w:webHidden/>
                </w:rPr>
              </w:rPrChange>
            </w:rPr>
            <w:fldChar w:fldCharType="separate"/>
          </w:r>
          <w:ins w:id="1595" w:author="Mohamed Amer" w:date="2024-07-28T17:10:00Z" w16du:dateUtc="2024-07-28T14:10:00Z">
            <w:r w:rsidR="003C1BA4">
              <w:rPr>
                <w:rFonts w:ascii="Frutiger LT Arabic 45 Light" w:hAnsi="Frutiger LT Arabic 45 Light" w:cs="Frutiger LT Arabic 45 Light"/>
                <w:noProof/>
                <w:webHidden/>
                <w:sz w:val="24"/>
                <w:szCs w:val="24"/>
              </w:rPr>
              <w:t>26</w:t>
            </w:r>
          </w:ins>
          <w:ins w:id="1596" w:author="Islam Nady" w:date="2024-06-09T15:45:00Z">
            <w:del w:id="159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598" w:author="MMAhmed@bankAlbilad.com" w:date="2023-04-30T09:43:00Z">
            <w:del w:id="159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600" w:author="MMAhmed@bankAlbilad.com" w:date="2023-04-30T09:45:00Z">
                    <w:rPr>
                      <w:noProof/>
                      <w:webHidden/>
                    </w:rPr>
                  </w:rPrChange>
                </w:rPr>
                <w:delText>23</w:delText>
              </w:r>
            </w:del>
            <w:r w:rsidRPr="005E117D">
              <w:rPr>
                <w:rFonts w:ascii="Frutiger LT Arabic 45 Light" w:hAnsi="Frutiger LT Arabic 45 Light" w:cs="Frutiger LT Arabic 45 Light"/>
                <w:noProof/>
                <w:webHidden/>
                <w:sz w:val="24"/>
                <w:szCs w:val="24"/>
                <w:rPrChange w:id="160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602" w:author="MMAhmed@bankAlbilad.com" w:date="2023-04-30T09:45:00Z">
                  <w:rPr>
                    <w:rStyle w:val="Hyperlink"/>
                    <w:noProof/>
                  </w:rPr>
                </w:rPrChange>
              </w:rPr>
              <w:fldChar w:fldCharType="end"/>
            </w:r>
          </w:ins>
        </w:p>
        <w:p w14:paraId="41DA1280" w14:textId="1EC739AE" w:rsidR="005E117D" w:rsidRPr="005E117D" w:rsidRDefault="005E117D" w:rsidP="005E117D">
          <w:pPr>
            <w:pStyle w:val="TOC2"/>
            <w:tabs>
              <w:tab w:val="right" w:leader="dot" w:pos="10457"/>
            </w:tabs>
            <w:rPr>
              <w:ins w:id="1603" w:author="MMAhmed@bankAlbilad.com" w:date="2023-04-30T09:43:00Z"/>
              <w:rFonts w:ascii="Frutiger LT Arabic 45 Light" w:eastAsiaTheme="minorEastAsia" w:hAnsi="Frutiger LT Arabic 45 Light" w:cs="Frutiger LT Arabic 45 Light"/>
              <w:noProof/>
              <w:sz w:val="24"/>
              <w:szCs w:val="24"/>
              <w:rPrChange w:id="1604" w:author="MMAhmed@bankAlbilad.com" w:date="2023-04-30T09:45:00Z">
                <w:rPr>
                  <w:ins w:id="1605" w:author="MMAhmed@bankAlbilad.com" w:date="2023-04-30T09:43:00Z"/>
                  <w:rFonts w:asciiTheme="minorHAnsi" w:eastAsiaTheme="minorEastAsia" w:hAnsiTheme="minorHAnsi" w:cstheme="minorBidi"/>
                  <w:noProof/>
                  <w:sz w:val="22"/>
                  <w:szCs w:val="22"/>
                </w:rPr>
              </w:rPrChange>
            </w:rPr>
          </w:pPr>
          <w:ins w:id="1606" w:author="MMAhmed@bankAlbilad.com" w:date="2023-04-30T09:43:00Z">
            <w:r w:rsidRPr="005E117D">
              <w:rPr>
                <w:rStyle w:val="Hyperlink"/>
                <w:rFonts w:ascii="Frutiger LT Arabic 45 Light" w:hAnsi="Frutiger LT Arabic 45 Light" w:cs="Frutiger LT Arabic 45 Light"/>
                <w:noProof/>
                <w:sz w:val="24"/>
                <w:szCs w:val="24"/>
                <w:rPrChange w:id="160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60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609" w:author="MMAhmed@bankAlbilad.com" w:date="2023-04-30T09:45:00Z">
                  <w:rPr>
                    <w:noProof/>
                  </w:rPr>
                </w:rPrChange>
              </w:rPr>
              <w:instrText>HYPERLINK \l "_Toc133740311"</w:instrText>
            </w:r>
            <w:r w:rsidRPr="005E117D">
              <w:rPr>
                <w:rStyle w:val="Hyperlink"/>
                <w:rFonts w:ascii="Frutiger LT Arabic 45 Light" w:hAnsi="Frutiger LT Arabic 45 Light" w:cs="Frutiger LT Arabic 45 Light"/>
                <w:noProof/>
                <w:sz w:val="24"/>
                <w:szCs w:val="24"/>
                <w:rPrChange w:id="161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611"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612" w:author="MMAhmed@bankAlbilad.com" w:date="2023-04-30T09:45:00Z">
                  <w:rPr>
                    <w:rStyle w:val="Hyperlink"/>
                    <w:rFonts w:ascii="Frutiger LT Arabic 45 Light" w:eastAsia="Calibri" w:hAnsi="Frutiger LT Arabic 45 Light" w:cs="Frutiger LT Arabic 45 Light"/>
                    <w:i/>
                    <w:iCs/>
                    <w:noProof/>
                  </w:rPr>
                </w:rPrChange>
              </w:rPr>
              <w:t>VPN</w:t>
            </w:r>
            <w:r w:rsidRPr="005E117D">
              <w:rPr>
                <w:rFonts w:ascii="Frutiger LT Arabic 45 Light" w:hAnsi="Frutiger LT Arabic 45 Light" w:cs="Frutiger LT Arabic 45 Light"/>
                <w:noProof/>
                <w:webHidden/>
                <w:sz w:val="24"/>
                <w:szCs w:val="24"/>
                <w:rPrChange w:id="161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61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615" w:author="MMAhmed@bankAlbilad.com" w:date="2023-04-30T09:45:00Z">
                  <w:rPr>
                    <w:noProof/>
                    <w:webHidden/>
                  </w:rPr>
                </w:rPrChange>
              </w:rPr>
              <w:instrText xml:space="preserve"> PAGEREF _Toc133740311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616" w:author="MMAhmed@bankAlbilad.com" w:date="2023-04-30T09:45:00Z">
                <w:rPr>
                  <w:noProof/>
                  <w:webHidden/>
                </w:rPr>
              </w:rPrChange>
            </w:rPr>
            <w:fldChar w:fldCharType="separate"/>
          </w:r>
          <w:ins w:id="1617" w:author="Mohamed Amer" w:date="2024-07-28T17:10:00Z" w16du:dateUtc="2024-07-28T14:10:00Z">
            <w:r w:rsidR="003C1BA4">
              <w:rPr>
                <w:rFonts w:ascii="Frutiger LT Arabic 45 Light" w:hAnsi="Frutiger LT Arabic 45 Light" w:cs="Frutiger LT Arabic 45 Light"/>
                <w:noProof/>
                <w:webHidden/>
                <w:sz w:val="24"/>
                <w:szCs w:val="24"/>
              </w:rPr>
              <w:t>27</w:t>
            </w:r>
          </w:ins>
          <w:ins w:id="1618" w:author="Islam Nady" w:date="2024-06-09T15:45:00Z">
            <w:del w:id="161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620" w:author="MMAhmed@bankAlbilad.com" w:date="2023-04-30T09:43:00Z">
            <w:del w:id="162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622" w:author="MMAhmed@bankAlbilad.com" w:date="2023-04-30T09:45:00Z">
                    <w:rPr>
                      <w:noProof/>
                      <w:webHidden/>
                    </w:rPr>
                  </w:rPrChange>
                </w:rPr>
                <w:delText>23</w:delText>
              </w:r>
            </w:del>
            <w:r w:rsidRPr="005E117D">
              <w:rPr>
                <w:rFonts w:ascii="Frutiger LT Arabic 45 Light" w:hAnsi="Frutiger LT Arabic 45 Light" w:cs="Frutiger LT Arabic 45 Light"/>
                <w:noProof/>
                <w:webHidden/>
                <w:sz w:val="24"/>
                <w:szCs w:val="24"/>
                <w:rPrChange w:id="162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624" w:author="MMAhmed@bankAlbilad.com" w:date="2023-04-30T09:45:00Z">
                  <w:rPr>
                    <w:rStyle w:val="Hyperlink"/>
                    <w:noProof/>
                  </w:rPr>
                </w:rPrChange>
              </w:rPr>
              <w:fldChar w:fldCharType="end"/>
            </w:r>
          </w:ins>
        </w:p>
        <w:p w14:paraId="66048BD1" w14:textId="6568E921" w:rsidR="005E117D" w:rsidRPr="005E117D" w:rsidRDefault="005E117D" w:rsidP="005E117D">
          <w:pPr>
            <w:pStyle w:val="TOC2"/>
            <w:tabs>
              <w:tab w:val="right" w:leader="dot" w:pos="10457"/>
            </w:tabs>
            <w:rPr>
              <w:ins w:id="1625" w:author="MMAhmed@bankAlbilad.com" w:date="2023-04-30T09:43:00Z"/>
              <w:rFonts w:ascii="Frutiger LT Arabic 45 Light" w:eastAsiaTheme="minorEastAsia" w:hAnsi="Frutiger LT Arabic 45 Light" w:cs="Frutiger LT Arabic 45 Light"/>
              <w:noProof/>
              <w:sz w:val="24"/>
              <w:szCs w:val="24"/>
              <w:rPrChange w:id="1626" w:author="MMAhmed@bankAlbilad.com" w:date="2023-04-30T09:45:00Z">
                <w:rPr>
                  <w:ins w:id="1627" w:author="MMAhmed@bankAlbilad.com" w:date="2023-04-30T09:43:00Z"/>
                  <w:rFonts w:asciiTheme="minorHAnsi" w:eastAsiaTheme="minorEastAsia" w:hAnsiTheme="minorHAnsi" w:cstheme="minorBidi"/>
                  <w:noProof/>
                  <w:sz w:val="22"/>
                  <w:szCs w:val="22"/>
                </w:rPr>
              </w:rPrChange>
            </w:rPr>
          </w:pPr>
          <w:ins w:id="1628" w:author="MMAhmed@bankAlbilad.com" w:date="2023-04-30T09:43:00Z">
            <w:r w:rsidRPr="005E117D">
              <w:rPr>
                <w:rStyle w:val="Hyperlink"/>
                <w:rFonts w:ascii="Frutiger LT Arabic 45 Light" w:hAnsi="Frutiger LT Arabic 45 Light" w:cs="Frutiger LT Arabic 45 Light"/>
                <w:noProof/>
                <w:sz w:val="24"/>
                <w:szCs w:val="24"/>
                <w:rPrChange w:id="162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63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631" w:author="MMAhmed@bankAlbilad.com" w:date="2023-04-30T09:45:00Z">
                  <w:rPr>
                    <w:noProof/>
                  </w:rPr>
                </w:rPrChange>
              </w:rPr>
              <w:instrText>HYPERLINK \l "_Toc133740312"</w:instrText>
            </w:r>
            <w:r w:rsidRPr="005E117D">
              <w:rPr>
                <w:rStyle w:val="Hyperlink"/>
                <w:rFonts w:ascii="Frutiger LT Arabic 45 Light" w:hAnsi="Frutiger LT Arabic 45 Light" w:cs="Frutiger LT Arabic 45 Light"/>
                <w:noProof/>
                <w:sz w:val="24"/>
                <w:szCs w:val="24"/>
                <w:rPrChange w:id="163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633"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634" w:author="MMAhmed@bankAlbilad.com" w:date="2023-04-30T09:45:00Z">
                  <w:rPr>
                    <w:rStyle w:val="Hyperlink"/>
                    <w:rFonts w:ascii="Frutiger LT Arabic 45 Light" w:eastAsia="Calibri" w:hAnsi="Frutiger LT Arabic 45 Light" w:cs="Frutiger LT Arabic 45 Light"/>
                    <w:i/>
                    <w:iCs/>
                    <w:noProof/>
                  </w:rPr>
                </w:rPrChange>
              </w:rPr>
              <w:t>Shared Folders</w:t>
            </w:r>
            <w:r w:rsidRPr="005E117D">
              <w:rPr>
                <w:rFonts w:ascii="Frutiger LT Arabic 45 Light" w:hAnsi="Frutiger LT Arabic 45 Light" w:cs="Frutiger LT Arabic 45 Light"/>
                <w:noProof/>
                <w:webHidden/>
                <w:sz w:val="24"/>
                <w:szCs w:val="24"/>
                <w:rPrChange w:id="163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63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637" w:author="MMAhmed@bankAlbilad.com" w:date="2023-04-30T09:45:00Z">
                  <w:rPr>
                    <w:noProof/>
                    <w:webHidden/>
                  </w:rPr>
                </w:rPrChange>
              </w:rPr>
              <w:instrText xml:space="preserve"> PAGEREF _Toc133740312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638" w:author="MMAhmed@bankAlbilad.com" w:date="2023-04-30T09:45:00Z">
                <w:rPr>
                  <w:noProof/>
                  <w:webHidden/>
                </w:rPr>
              </w:rPrChange>
            </w:rPr>
            <w:fldChar w:fldCharType="separate"/>
          </w:r>
          <w:ins w:id="1639" w:author="Mohamed Amer" w:date="2024-07-28T17:10:00Z" w16du:dateUtc="2024-07-28T14:10:00Z">
            <w:r w:rsidR="003C1BA4">
              <w:rPr>
                <w:rFonts w:ascii="Frutiger LT Arabic 45 Light" w:hAnsi="Frutiger LT Arabic 45 Light" w:cs="Frutiger LT Arabic 45 Light"/>
                <w:noProof/>
                <w:webHidden/>
                <w:sz w:val="24"/>
                <w:szCs w:val="24"/>
              </w:rPr>
              <w:t>27</w:t>
            </w:r>
          </w:ins>
          <w:ins w:id="1640" w:author="Islam Nady" w:date="2024-06-09T15:45:00Z">
            <w:del w:id="164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642" w:author="MMAhmed@bankAlbilad.com" w:date="2023-04-30T09:43:00Z">
            <w:del w:id="164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644" w:author="MMAhmed@bankAlbilad.com" w:date="2023-04-30T09:45:00Z">
                    <w:rPr>
                      <w:noProof/>
                      <w:webHidden/>
                    </w:rPr>
                  </w:rPrChange>
                </w:rPr>
                <w:delText>23</w:delText>
              </w:r>
            </w:del>
            <w:r w:rsidRPr="005E117D">
              <w:rPr>
                <w:rFonts w:ascii="Frutiger LT Arabic 45 Light" w:hAnsi="Frutiger LT Arabic 45 Light" w:cs="Frutiger LT Arabic 45 Light"/>
                <w:noProof/>
                <w:webHidden/>
                <w:sz w:val="24"/>
                <w:szCs w:val="24"/>
                <w:rPrChange w:id="164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646" w:author="MMAhmed@bankAlbilad.com" w:date="2023-04-30T09:45:00Z">
                  <w:rPr>
                    <w:rStyle w:val="Hyperlink"/>
                    <w:noProof/>
                  </w:rPr>
                </w:rPrChange>
              </w:rPr>
              <w:fldChar w:fldCharType="end"/>
            </w:r>
          </w:ins>
        </w:p>
        <w:p w14:paraId="5774D087" w14:textId="3115C5E9" w:rsidR="005E117D" w:rsidRPr="005E117D" w:rsidRDefault="005E117D" w:rsidP="005E117D">
          <w:pPr>
            <w:pStyle w:val="TOC2"/>
            <w:tabs>
              <w:tab w:val="right" w:leader="dot" w:pos="10457"/>
            </w:tabs>
            <w:rPr>
              <w:ins w:id="1647" w:author="MMAhmed@bankAlbilad.com" w:date="2023-04-30T09:43:00Z"/>
              <w:rFonts w:ascii="Frutiger LT Arabic 45 Light" w:eastAsiaTheme="minorEastAsia" w:hAnsi="Frutiger LT Arabic 45 Light" w:cs="Frutiger LT Arabic 45 Light"/>
              <w:noProof/>
              <w:sz w:val="24"/>
              <w:szCs w:val="24"/>
              <w:rPrChange w:id="1648" w:author="MMAhmed@bankAlbilad.com" w:date="2023-04-30T09:45:00Z">
                <w:rPr>
                  <w:ins w:id="1649" w:author="MMAhmed@bankAlbilad.com" w:date="2023-04-30T09:43:00Z"/>
                  <w:rFonts w:asciiTheme="minorHAnsi" w:eastAsiaTheme="minorEastAsia" w:hAnsiTheme="minorHAnsi" w:cstheme="minorBidi"/>
                  <w:noProof/>
                  <w:sz w:val="22"/>
                  <w:szCs w:val="22"/>
                </w:rPr>
              </w:rPrChange>
            </w:rPr>
          </w:pPr>
          <w:ins w:id="1650" w:author="MMAhmed@bankAlbilad.com" w:date="2023-04-30T09:43:00Z">
            <w:r w:rsidRPr="005E117D">
              <w:rPr>
                <w:rStyle w:val="Hyperlink"/>
                <w:rFonts w:ascii="Frutiger LT Arabic 45 Light" w:hAnsi="Frutiger LT Arabic 45 Light" w:cs="Frutiger LT Arabic 45 Light"/>
                <w:noProof/>
                <w:sz w:val="24"/>
                <w:szCs w:val="24"/>
                <w:rPrChange w:id="165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65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653" w:author="MMAhmed@bankAlbilad.com" w:date="2023-04-30T09:45:00Z">
                  <w:rPr>
                    <w:noProof/>
                  </w:rPr>
                </w:rPrChange>
              </w:rPr>
              <w:instrText>HYPERLINK \l "_Toc133740313"</w:instrText>
            </w:r>
            <w:r w:rsidRPr="005E117D">
              <w:rPr>
                <w:rStyle w:val="Hyperlink"/>
                <w:rFonts w:ascii="Frutiger LT Arabic 45 Light" w:hAnsi="Frutiger LT Arabic 45 Light" w:cs="Frutiger LT Arabic 45 Light"/>
                <w:noProof/>
                <w:sz w:val="24"/>
                <w:szCs w:val="24"/>
                <w:rPrChange w:id="165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65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656" w:author="MMAhmed@bankAlbilad.com" w:date="2023-04-30T09:45:00Z">
                  <w:rPr>
                    <w:rStyle w:val="Hyperlink"/>
                    <w:rFonts w:ascii="Frutiger LT Arabic 45 Light" w:eastAsia="Calibri" w:hAnsi="Frutiger LT Arabic 45 Light" w:cs="Frutiger LT Arabic 45 Light"/>
                    <w:i/>
                    <w:iCs/>
                    <w:noProof/>
                  </w:rPr>
                </w:rPrChange>
              </w:rPr>
              <w:t>Nat or Pat or Proxy</w:t>
            </w:r>
            <w:r w:rsidRPr="005E117D">
              <w:rPr>
                <w:rFonts w:ascii="Frutiger LT Arabic 45 Light" w:hAnsi="Frutiger LT Arabic 45 Light" w:cs="Frutiger LT Arabic 45 Light"/>
                <w:noProof/>
                <w:webHidden/>
                <w:sz w:val="24"/>
                <w:szCs w:val="24"/>
                <w:rPrChange w:id="165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65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659" w:author="MMAhmed@bankAlbilad.com" w:date="2023-04-30T09:45:00Z">
                  <w:rPr>
                    <w:noProof/>
                    <w:webHidden/>
                  </w:rPr>
                </w:rPrChange>
              </w:rPr>
              <w:instrText xml:space="preserve"> PAGEREF _Toc133740313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660" w:author="MMAhmed@bankAlbilad.com" w:date="2023-04-30T09:45:00Z">
                <w:rPr>
                  <w:noProof/>
                  <w:webHidden/>
                </w:rPr>
              </w:rPrChange>
            </w:rPr>
            <w:fldChar w:fldCharType="separate"/>
          </w:r>
          <w:ins w:id="1661" w:author="Mohamed Amer" w:date="2024-07-28T17:10:00Z" w16du:dateUtc="2024-07-28T14:10:00Z">
            <w:r w:rsidR="003C1BA4">
              <w:rPr>
                <w:rFonts w:ascii="Frutiger LT Arabic 45 Light" w:hAnsi="Frutiger LT Arabic 45 Light" w:cs="Frutiger LT Arabic 45 Light"/>
                <w:noProof/>
                <w:webHidden/>
                <w:sz w:val="24"/>
                <w:szCs w:val="24"/>
              </w:rPr>
              <w:t>27</w:t>
            </w:r>
          </w:ins>
          <w:ins w:id="1662" w:author="Islam Nady" w:date="2024-06-09T15:45:00Z">
            <w:del w:id="166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664" w:author="MMAhmed@bankAlbilad.com" w:date="2023-04-30T09:43:00Z">
            <w:del w:id="166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666" w:author="MMAhmed@bankAlbilad.com" w:date="2023-04-30T09:45:00Z">
                    <w:rPr>
                      <w:noProof/>
                      <w:webHidden/>
                    </w:rPr>
                  </w:rPrChange>
                </w:rPr>
                <w:delText>23</w:delText>
              </w:r>
            </w:del>
            <w:r w:rsidRPr="005E117D">
              <w:rPr>
                <w:rFonts w:ascii="Frutiger LT Arabic 45 Light" w:hAnsi="Frutiger LT Arabic 45 Light" w:cs="Frutiger LT Arabic 45 Light"/>
                <w:noProof/>
                <w:webHidden/>
                <w:sz w:val="24"/>
                <w:szCs w:val="24"/>
                <w:rPrChange w:id="166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668" w:author="MMAhmed@bankAlbilad.com" w:date="2023-04-30T09:45:00Z">
                  <w:rPr>
                    <w:rStyle w:val="Hyperlink"/>
                    <w:noProof/>
                  </w:rPr>
                </w:rPrChange>
              </w:rPr>
              <w:fldChar w:fldCharType="end"/>
            </w:r>
          </w:ins>
        </w:p>
        <w:p w14:paraId="3770B1B2" w14:textId="45FFFE4C" w:rsidR="005E117D" w:rsidRPr="005E117D" w:rsidRDefault="005E117D" w:rsidP="005E117D">
          <w:pPr>
            <w:pStyle w:val="TOC2"/>
            <w:tabs>
              <w:tab w:val="right" w:leader="dot" w:pos="10457"/>
            </w:tabs>
            <w:rPr>
              <w:ins w:id="1669" w:author="MMAhmed@bankAlbilad.com" w:date="2023-04-30T09:43:00Z"/>
              <w:rFonts w:ascii="Frutiger LT Arabic 45 Light" w:eastAsiaTheme="minorEastAsia" w:hAnsi="Frutiger LT Arabic 45 Light" w:cs="Frutiger LT Arabic 45 Light"/>
              <w:noProof/>
              <w:sz w:val="24"/>
              <w:szCs w:val="24"/>
              <w:rPrChange w:id="1670" w:author="MMAhmed@bankAlbilad.com" w:date="2023-04-30T09:45:00Z">
                <w:rPr>
                  <w:ins w:id="1671" w:author="MMAhmed@bankAlbilad.com" w:date="2023-04-30T09:43:00Z"/>
                  <w:rFonts w:asciiTheme="minorHAnsi" w:eastAsiaTheme="minorEastAsia" w:hAnsiTheme="minorHAnsi" w:cstheme="minorBidi"/>
                  <w:noProof/>
                  <w:sz w:val="22"/>
                  <w:szCs w:val="22"/>
                </w:rPr>
              </w:rPrChange>
            </w:rPr>
          </w:pPr>
          <w:ins w:id="1672" w:author="MMAhmed@bankAlbilad.com" w:date="2023-04-30T09:43:00Z">
            <w:r w:rsidRPr="005E117D">
              <w:rPr>
                <w:rStyle w:val="Hyperlink"/>
                <w:rFonts w:ascii="Frutiger LT Arabic 45 Light" w:hAnsi="Frutiger LT Arabic 45 Light" w:cs="Frutiger LT Arabic 45 Light"/>
                <w:noProof/>
                <w:sz w:val="24"/>
                <w:szCs w:val="24"/>
                <w:rPrChange w:id="1673"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674"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675" w:author="MMAhmed@bankAlbilad.com" w:date="2023-04-30T09:45:00Z">
                  <w:rPr>
                    <w:noProof/>
                  </w:rPr>
                </w:rPrChange>
              </w:rPr>
              <w:instrText>HYPERLINK \l "_Toc133740314"</w:instrText>
            </w:r>
            <w:r w:rsidRPr="005E117D">
              <w:rPr>
                <w:rStyle w:val="Hyperlink"/>
                <w:rFonts w:ascii="Frutiger LT Arabic 45 Light" w:hAnsi="Frutiger LT Arabic 45 Light" w:cs="Frutiger LT Arabic 45 Light"/>
                <w:noProof/>
                <w:sz w:val="24"/>
                <w:szCs w:val="24"/>
                <w:rPrChange w:id="1676"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677"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i/>
                <w:iCs/>
                <w:noProof/>
                <w:sz w:val="24"/>
                <w:szCs w:val="24"/>
                <w:rPrChange w:id="1678" w:author="MMAhmed@bankAlbilad.com" w:date="2023-04-30T09:45:00Z">
                  <w:rPr>
                    <w:rStyle w:val="Hyperlink"/>
                    <w:rFonts w:ascii="Frutiger LT Arabic 45 Light" w:eastAsia="Calibri" w:hAnsi="Frutiger LT Arabic 45 Light" w:cs="Frutiger LT Arabic 45 Light"/>
                    <w:i/>
                    <w:iCs/>
                    <w:noProof/>
                  </w:rPr>
                </w:rPrChange>
              </w:rPr>
              <w:t>User Roles</w:t>
            </w:r>
            <w:r w:rsidRPr="005E117D">
              <w:rPr>
                <w:rFonts w:ascii="Frutiger LT Arabic 45 Light" w:hAnsi="Frutiger LT Arabic 45 Light" w:cs="Frutiger LT Arabic 45 Light"/>
                <w:noProof/>
                <w:webHidden/>
                <w:sz w:val="24"/>
                <w:szCs w:val="24"/>
                <w:rPrChange w:id="1679"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680"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681" w:author="MMAhmed@bankAlbilad.com" w:date="2023-04-30T09:45:00Z">
                  <w:rPr>
                    <w:noProof/>
                    <w:webHidden/>
                  </w:rPr>
                </w:rPrChange>
              </w:rPr>
              <w:instrText xml:space="preserve"> PAGEREF _Toc133740314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682" w:author="MMAhmed@bankAlbilad.com" w:date="2023-04-30T09:45:00Z">
                <w:rPr>
                  <w:noProof/>
                  <w:webHidden/>
                </w:rPr>
              </w:rPrChange>
            </w:rPr>
            <w:fldChar w:fldCharType="separate"/>
          </w:r>
          <w:ins w:id="1683" w:author="Mohamed Amer" w:date="2024-07-28T17:10:00Z" w16du:dateUtc="2024-07-28T14:10:00Z">
            <w:r w:rsidR="003C1BA4">
              <w:rPr>
                <w:rFonts w:ascii="Frutiger LT Arabic 45 Light" w:hAnsi="Frutiger LT Arabic 45 Light" w:cs="Frutiger LT Arabic 45 Light"/>
                <w:noProof/>
                <w:webHidden/>
                <w:sz w:val="24"/>
                <w:szCs w:val="24"/>
              </w:rPr>
              <w:t>27</w:t>
            </w:r>
          </w:ins>
          <w:ins w:id="1684" w:author="Islam Nady" w:date="2024-06-09T15:45:00Z">
            <w:del w:id="1685"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686" w:author="MMAhmed@bankAlbilad.com" w:date="2023-04-30T09:43:00Z">
            <w:del w:id="1687"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688" w:author="MMAhmed@bankAlbilad.com" w:date="2023-04-30T09:45:00Z">
                    <w:rPr>
                      <w:noProof/>
                      <w:webHidden/>
                    </w:rPr>
                  </w:rPrChange>
                </w:rPr>
                <w:delText>23</w:delText>
              </w:r>
            </w:del>
            <w:r w:rsidRPr="005E117D">
              <w:rPr>
                <w:rFonts w:ascii="Frutiger LT Arabic 45 Light" w:hAnsi="Frutiger LT Arabic 45 Light" w:cs="Frutiger LT Arabic 45 Light"/>
                <w:noProof/>
                <w:webHidden/>
                <w:sz w:val="24"/>
                <w:szCs w:val="24"/>
                <w:rPrChange w:id="1689"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690" w:author="MMAhmed@bankAlbilad.com" w:date="2023-04-30T09:45:00Z">
                  <w:rPr>
                    <w:rStyle w:val="Hyperlink"/>
                    <w:noProof/>
                  </w:rPr>
                </w:rPrChange>
              </w:rPr>
              <w:fldChar w:fldCharType="end"/>
            </w:r>
          </w:ins>
        </w:p>
        <w:p w14:paraId="795DCDA8" w14:textId="19ED8F85" w:rsidR="005E117D" w:rsidRPr="005E117D" w:rsidRDefault="005E117D" w:rsidP="005E117D">
          <w:pPr>
            <w:pStyle w:val="TOC1"/>
            <w:tabs>
              <w:tab w:val="right" w:leader="dot" w:pos="10457"/>
            </w:tabs>
            <w:rPr>
              <w:ins w:id="1691" w:author="MMAhmed@bankAlbilad.com" w:date="2023-04-30T09:43:00Z"/>
              <w:rFonts w:ascii="Frutiger LT Arabic 45 Light" w:eastAsiaTheme="minorEastAsia" w:hAnsi="Frutiger LT Arabic 45 Light" w:cs="Frutiger LT Arabic 45 Light"/>
              <w:noProof/>
              <w:sz w:val="24"/>
              <w:szCs w:val="24"/>
              <w:rPrChange w:id="1692" w:author="MMAhmed@bankAlbilad.com" w:date="2023-04-30T09:45:00Z">
                <w:rPr>
                  <w:ins w:id="1693" w:author="MMAhmed@bankAlbilad.com" w:date="2023-04-30T09:43:00Z"/>
                  <w:rFonts w:asciiTheme="minorHAnsi" w:eastAsiaTheme="minorEastAsia" w:hAnsiTheme="minorHAnsi" w:cstheme="minorBidi"/>
                  <w:noProof/>
                </w:rPr>
              </w:rPrChange>
            </w:rPr>
          </w:pPr>
          <w:ins w:id="1694" w:author="MMAhmed@bankAlbilad.com" w:date="2023-04-30T09:43:00Z">
            <w:r w:rsidRPr="005E117D">
              <w:rPr>
                <w:rStyle w:val="Hyperlink"/>
                <w:rFonts w:ascii="Frutiger LT Arabic 45 Light" w:hAnsi="Frutiger LT Arabic 45 Light" w:cs="Frutiger LT Arabic 45 Light"/>
                <w:noProof/>
                <w:sz w:val="24"/>
                <w:szCs w:val="24"/>
                <w:rPrChange w:id="1695"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696"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697" w:author="MMAhmed@bankAlbilad.com" w:date="2023-04-30T09:45:00Z">
                  <w:rPr>
                    <w:noProof/>
                  </w:rPr>
                </w:rPrChange>
              </w:rPr>
              <w:instrText>HYPERLINK \l "_Toc133740315"</w:instrText>
            </w:r>
            <w:r w:rsidRPr="005E117D">
              <w:rPr>
                <w:rStyle w:val="Hyperlink"/>
                <w:rFonts w:ascii="Frutiger LT Arabic 45 Light" w:hAnsi="Frutiger LT Arabic 45 Light" w:cs="Frutiger LT Arabic 45 Light"/>
                <w:noProof/>
                <w:sz w:val="24"/>
                <w:szCs w:val="24"/>
                <w:rPrChange w:id="1698"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699"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1700" w:author="MMAhmed@bankAlbilad.com" w:date="2023-04-30T09:45:00Z">
                  <w:rPr>
                    <w:rStyle w:val="Hyperlink"/>
                    <w:rFonts w:ascii="Frutiger LT Arabic 45 Light" w:eastAsia="Calibri" w:hAnsi="Frutiger LT Arabic 45 Light" w:cs="Frutiger LT Arabic 45 Light"/>
                    <w:noProof/>
                  </w:rPr>
                </w:rPrChange>
              </w:rPr>
              <w:t>Client Software Deployment</w:t>
            </w:r>
            <w:r w:rsidRPr="005E117D">
              <w:rPr>
                <w:rFonts w:ascii="Frutiger LT Arabic 45 Light" w:hAnsi="Frutiger LT Arabic 45 Light" w:cs="Frutiger LT Arabic 45 Light"/>
                <w:noProof/>
                <w:webHidden/>
                <w:sz w:val="24"/>
                <w:szCs w:val="24"/>
                <w:rPrChange w:id="1701"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702"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703" w:author="MMAhmed@bankAlbilad.com" w:date="2023-04-30T09:45:00Z">
                  <w:rPr>
                    <w:noProof/>
                    <w:webHidden/>
                  </w:rPr>
                </w:rPrChange>
              </w:rPr>
              <w:instrText xml:space="preserve"> PAGEREF _Toc133740315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704" w:author="MMAhmed@bankAlbilad.com" w:date="2023-04-30T09:45:00Z">
                <w:rPr>
                  <w:noProof/>
                  <w:webHidden/>
                </w:rPr>
              </w:rPrChange>
            </w:rPr>
            <w:fldChar w:fldCharType="separate"/>
          </w:r>
          <w:ins w:id="1705" w:author="Mohamed Amer" w:date="2024-07-28T17:10:00Z" w16du:dateUtc="2024-07-28T14:10:00Z">
            <w:r w:rsidR="003C1BA4">
              <w:rPr>
                <w:rFonts w:ascii="Frutiger LT Arabic 45 Light" w:hAnsi="Frutiger LT Arabic 45 Light" w:cs="Frutiger LT Arabic 45 Light"/>
                <w:noProof/>
                <w:webHidden/>
                <w:sz w:val="24"/>
                <w:szCs w:val="24"/>
              </w:rPr>
              <w:t>34</w:t>
            </w:r>
          </w:ins>
          <w:ins w:id="1706" w:author="Islam Nady" w:date="2024-06-09T15:45:00Z">
            <w:del w:id="1707"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708" w:author="MMAhmed@bankAlbilad.com" w:date="2023-04-30T09:43:00Z">
            <w:del w:id="1709"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710" w:author="MMAhmed@bankAlbilad.com" w:date="2023-04-30T09:45:00Z">
                    <w:rPr>
                      <w:noProof/>
                      <w:webHidden/>
                    </w:rPr>
                  </w:rPrChange>
                </w:rPr>
                <w:delText>24</w:delText>
              </w:r>
            </w:del>
            <w:r w:rsidRPr="005E117D">
              <w:rPr>
                <w:rFonts w:ascii="Frutiger LT Arabic 45 Light" w:hAnsi="Frutiger LT Arabic 45 Light" w:cs="Frutiger LT Arabic 45 Light"/>
                <w:noProof/>
                <w:webHidden/>
                <w:sz w:val="24"/>
                <w:szCs w:val="24"/>
                <w:rPrChange w:id="1711"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712" w:author="MMAhmed@bankAlbilad.com" w:date="2023-04-30T09:45:00Z">
                  <w:rPr>
                    <w:rStyle w:val="Hyperlink"/>
                    <w:noProof/>
                  </w:rPr>
                </w:rPrChange>
              </w:rPr>
              <w:fldChar w:fldCharType="end"/>
            </w:r>
          </w:ins>
        </w:p>
        <w:p w14:paraId="1EA797A0" w14:textId="008ED9F3" w:rsidR="005E117D" w:rsidRPr="005E117D" w:rsidRDefault="005E117D" w:rsidP="005E117D">
          <w:pPr>
            <w:pStyle w:val="TOC2"/>
            <w:tabs>
              <w:tab w:val="right" w:leader="dot" w:pos="10457"/>
            </w:tabs>
            <w:rPr>
              <w:ins w:id="1713" w:author="MMAhmed@bankAlbilad.com" w:date="2023-04-30T09:43:00Z"/>
              <w:rFonts w:ascii="Frutiger LT Arabic 45 Light" w:eastAsiaTheme="minorEastAsia" w:hAnsi="Frutiger LT Arabic 45 Light" w:cs="Frutiger LT Arabic 45 Light"/>
              <w:noProof/>
              <w:sz w:val="24"/>
              <w:szCs w:val="24"/>
              <w:rPrChange w:id="1714" w:author="MMAhmed@bankAlbilad.com" w:date="2023-04-30T09:45:00Z">
                <w:rPr>
                  <w:ins w:id="1715" w:author="MMAhmed@bankAlbilad.com" w:date="2023-04-30T09:43:00Z"/>
                  <w:rFonts w:asciiTheme="minorHAnsi" w:eastAsiaTheme="minorEastAsia" w:hAnsiTheme="minorHAnsi" w:cstheme="minorBidi"/>
                  <w:noProof/>
                  <w:sz w:val="22"/>
                  <w:szCs w:val="22"/>
                </w:rPr>
              </w:rPrChange>
            </w:rPr>
          </w:pPr>
          <w:ins w:id="1716" w:author="MMAhmed@bankAlbilad.com" w:date="2023-04-30T09:43:00Z">
            <w:r w:rsidRPr="005E117D">
              <w:rPr>
                <w:rStyle w:val="Hyperlink"/>
                <w:rFonts w:ascii="Frutiger LT Arabic 45 Light" w:hAnsi="Frutiger LT Arabic 45 Light" w:cs="Frutiger LT Arabic 45 Light"/>
                <w:noProof/>
                <w:sz w:val="24"/>
                <w:szCs w:val="24"/>
                <w:rPrChange w:id="1717"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718"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719" w:author="MMAhmed@bankAlbilad.com" w:date="2023-04-30T09:45:00Z">
                  <w:rPr>
                    <w:noProof/>
                  </w:rPr>
                </w:rPrChange>
              </w:rPr>
              <w:instrText>HYPERLINK \l "_Toc133740316"</w:instrText>
            </w:r>
            <w:r w:rsidRPr="005E117D">
              <w:rPr>
                <w:rStyle w:val="Hyperlink"/>
                <w:rFonts w:ascii="Frutiger LT Arabic 45 Light" w:hAnsi="Frutiger LT Arabic 45 Light" w:cs="Frutiger LT Arabic 45 Light"/>
                <w:noProof/>
                <w:sz w:val="24"/>
                <w:szCs w:val="24"/>
                <w:rPrChange w:id="1720"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721"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1722" w:author="MMAhmed@bankAlbilad.com" w:date="2023-04-30T09:45:00Z">
                  <w:rPr>
                    <w:rStyle w:val="Hyperlink"/>
                    <w:rFonts w:ascii="Frutiger LT Arabic 45 Light" w:hAnsi="Frutiger LT Arabic 45 Light" w:cs="Frutiger LT Arabic 45 Light"/>
                    <w:i/>
                    <w:iCs/>
                    <w:noProof/>
                  </w:rPr>
                </w:rPrChange>
              </w:rPr>
              <w:t>PC Deployment</w:t>
            </w:r>
            <w:r w:rsidRPr="005E117D">
              <w:rPr>
                <w:rFonts w:ascii="Frutiger LT Arabic 45 Light" w:hAnsi="Frutiger LT Arabic 45 Light" w:cs="Frutiger LT Arabic 45 Light"/>
                <w:noProof/>
                <w:webHidden/>
                <w:sz w:val="24"/>
                <w:szCs w:val="24"/>
                <w:rPrChange w:id="1723"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724"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725" w:author="MMAhmed@bankAlbilad.com" w:date="2023-04-30T09:45:00Z">
                  <w:rPr>
                    <w:noProof/>
                    <w:webHidden/>
                  </w:rPr>
                </w:rPrChange>
              </w:rPr>
              <w:instrText xml:space="preserve"> PAGEREF _Toc133740316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726" w:author="MMAhmed@bankAlbilad.com" w:date="2023-04-30T09:45:00Z">
                <w:rPr>
                  <w:noProof/>
                  <w:webHidden/>
                </w:rPr>
              </w:rPrChange>
            </w:rPr>
            <w:fldChar w:fldCharType="separate"/>
          </w:r>
          <w:ins w:id="1727" w:author="Mohamed Amer" w:date="2024-07-28T17:10:00Z" w16du:dateUtc="2024-07-28T14:10:00Z">
            <w:r w:rsidR="003C1BA4">
              <w:rPr>
                <w:rFonts w:ascii="Frutiger LT Arabic 45 Light" w:hAnsi="Frutiger LT Arabic 45 Light" w:cs="Frutiger LT Arabic 45 Light"/>
                <w:noProof/>
                <w:webHidden/>
                <w:sz w:val="24"/>
                <w:szCs w:val="24"/>
              </w:rPr>
              <w:t>34</w:t>
            </w:r>
          </w:ins>
          <w:ins w:id="1728" w:author="Islam Nady" w:date="2024-06-09T15:45:00Z">
            <w:del w:id="1729"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730" w:author="MMAhmed@bankAlbilad.com" w:date="2023-04-30T09:43:00Z">
            <w:del w:id="1731"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732" w:author="MMAhmed@bankAlbilad.com" w:date="2023-04-30T09:45:00Z">
                    <w:rPr>
                      <w:noProof/>
                      <w:webHidden/>
                    </w:rPr>
                  </w:rPrChange>
                </w:rPr>
                <w:delText>24</w:delText>
              </w:r>
            </w:del>
            <w:r w:rsidRPr="005E117D">
              <w:rPr>
                <w:rFonts w:ascii="Frutiger LT Arabic 45 Light" w:hAnsi="Frutiger LT Arabic 45 Light" w:cs="Frutiger LT Arabic 45 Light"/>
                <w:noProof/>
                <w:webHidden/>
                <w:sz w:val="24"/>
                <w:szCs w:val="24"/>
                <w:rPrChange w:id="1733"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734" w:author="MMAhmed@bankAlbilad.com" w:date="2023-04-30T09:45:00Z">
                  <w:rPr>
                    <w:rStyle w:val="Hyperlink"/>
                    <w:noProof/>
                  </w:rPr>
                </w:rPrChange>
              </w:rPr>
              <w:fldChar w:fldCharType="end"/>
            </w:r>
          </w:ins>
        </w:p>
        <w:p w14:paraId="1E7096B1" w14:textId="24C63F38" w:rsidR="005E117D" w:rsidRPr="005E117D" w:rsidRDefault="005E117D" w:rsidP="005E117D">
          <w:pPr>
            <w:pStyle w:val="TOC2"/>
            <w:tabs>
              <w:tab w:val="right" w:leader="dot" w:pos="10457"/>
            </w:tabs>
            <w:rPr>
              <w:ins w:id="1735" w:author="MMAhmed@bankAlbilad.com" w:date="2023-04-30T09:43:00Z"/>
              <w:rFonts w:ascii="Frutiger LT Arabic 45 Light" w:eastAsiaTheme="minorEastAsia" w:hAnsi="Frutiger LT Arabic 45 Light" w:cs="Frutiger LT Arabic 45 Light"/>
              <w:noProof/>
              <w:sz w:val="24"/>
              <w:szCs w:val="24"/>
              <w:rPrChange w:id="1736" w:author="MMAhmed@bankAlbilad.com" w:date="2023-04-30T09:45:00Z">
                <w:rPr>
                  <w:ins w:id="1737" w:author="MMAhmed@bankAlbilad.com" w:date="2023-04-30T09:43:00Z"/>
                  <w:rFonts w:asciiTheme="minorHAnsi" w:eastAsiaTheme="minorEastAsia" w:hAnsiTheme="minorHAnsi" w:cstheme="minorBidi"/>
                  <w:noProof/>
                  <w:sz w:val="22"/>
                  <w:szCs w:val="22"/>
                </w:rPr>
              </w:rPrChange>
            </w:rPr>
          </w:pPr>
          <w:ins w:id="1738" w:author="MMAhmed@bankAlbilad.com" w:date="2023-04-30T09:43:00Z">
            <w:r w:rsidRPr="005E117D">
              <w:rPr>
                <w:rStyle w:val="Hyperlink"/>
                <w:rFonts w:ascii="Frutiger LT Arabic 45 Light" w:hAnsi="Frutiger LT Arabic 45 Light" w:cs="Frutiger LT Arabic 45 Light"/>
                <w:noProof/>
                <w:sz w:val="24"/>
                <w:szCs w:val="24"/>
                <w:rPrChange w:id="1739"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740"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741" w:author="MMAhmed@bankAlbilad.com" w:date="2023-04-30T09:45:00Z">
                  <w:rPr>
                    <w:noProof/>
                  </w:rPr>
                </w:rPrChange>
              </w:rPr>
              <w:instrText>HYPERLINK \l "_Toc133740317"</w:instrText>
            </w:r>
            <w:r w:rsidRPr="005E117D">
              <w:rPr>
                <w:rStyle w:val="Hyperlink"/>
                <w:rFonts w:ascii="Frutiger LT Arabic 45 Light" w:hAnsi="Frutiger LT Arabic 45 Light" w:cs="Frutiger LT Arabic 45 Light"/>
                <w:noProof/>
                <w:sz w:val="24"/>
                <w:szCs w:val="24"/>
                <w:rPrChange w:id="1742"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743" w:author="MMAhmed@bankAlbilad.com" w:date="2023-04-30T09:45:00Z">
                  <w:rPr>
                    <w:rStyle w:val="Hyperlink"/>
                    <w:noProof/>
                  </w:rPr>
                </w:rPrChange>
              </w:rPr>
              <w:fldChar w:fldCharType="separate"/>
            </w:r>
            <w:r w:rsidRPr="005E117D">
              <w:rPr>
                <w:rStyle w:val="Hyperlink"/>
                <w:rFonts w:ascii="Frutiger LT Arabic 45 Light" w:hAnsi="Frutiger LT Arabic 45 Light" w:cs="Frutiger LT Arabic 45 Light"/>
                <w:i/>
                <w:iCs/>
                <w:noProof/>
                <w:sz w:val="24"/>
                <w:szCs w:val="24"/>
                <w:rPrChange w:id="1744" w:author="MMAhmed@bankAlbilad.com" w:date="2023-04-30T09:45:00Z">
                  <w:rPr>
                    <w:rStyle w:val="Hyperlink"/>
                    <w:rFonts w:ascii="Frutiger LT Arabic 45 Light" w:hAnsi="Frutiger LT Arabic 45 Light" w:cs="Frutiger LT Arabic 45 Light"/>
                    <w:i/>
                    <w:iCs/>
                    <w:noProof/>
                  </w:rPr>
                </w:rPrChange>
              </w:rPr>
              <w:t>Mobile Deployment</w:t>
            </w:r>
            <w:r w:rsidRPr="005E117D">
              <w:rPr>
                <w:rFonts w:ascii="Frutiger LT Arabic 45 Light" w:hAnsi="Frutiger LT Arabic 45 Light" w:cs="Frutiger LT Arabic 45 Light"/>
                <w:noProof/>
                <w:webHidden/>
                <w:sz w:val="24"/>
                <w:szCs w:val="24"/>
                <w:rPrChange w:id="1745"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746"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747" w:author="MMAhmed@bankAlbilad.com" w:date="2023-04-30T09:45:00Z">
                  <w:rPr>
                    <w:noProof/>
                    <w:webHidden/>
                  </w:rPr>
                </w:rPrChange>
              </w:rPr>
              <w:instrText xml:space="preserve"> PAGEREF _Toc133740317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748" w:author="MMAhmed@bankAlbilad.com" w:date="2023-04-30T09:45:00Z">
                <w:rPr>
                  <w:noProof/>
                  <w:webHidden/>
                </w:rPr>
              </w:rPrChange>
            </w:rPr>
            <w:fldChar w:fldCharType="separate"/>
          </w:r>
          <w:ins w:id="1749" w:author="Mohamed Amer" w:date="2024-07-28T17:10:00Z" w16du:dateUtc="2024-07-28T14:10:00Z">
            <w:r w:rsidR="003C1BA4">
              <w:rPr>
                <w:rFonts w:ascii="Frutiger LT Arabic 45 Light" w:hAnsi="Frutiger LT Arabic 45 Light" w:cs="Frutiger LT Arabic 45 Light"/>
                <w:noProof/>
                <w:webHidden/>
                <w:sz w:val="24"/>
                <w:szCs w:val="24"/>
              </w:rPr>
              <w:t>34</w:t>
            </w:r>
          </w:ins>
          <w:ins w:id="1750" w:author="Islam Nady" w:date="2024-06-09T15:45:00Z">
            <w:del w:id="1751"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752" w:author="MMAhmed@bankAlbilad.com" w:date="2023-04-30T09:43:00Z">
            <w:del w:id="1753"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754" w:author="MMAhmed@bankAlbilad.com" w:date="2023-04-30T09:45:00Z">
                    <w:rPr>
                      <w:noProof/>
                      <w:webHidden/>
                    </w:rPr>
                  </w:rPrChange>
                </w:rPr>
                <w:delText>24</w:delText>
              </w:r>
            </w:del>
            <w:r w:rsidRPr="005E117D">
              <w:rPr>
                <w:rFonts w:ascii="Frutiger LT Arabic 45 Light" w:hAnsi="Frutiger LT Arabic 45 Light" w:cs="Frutiger LT Arabic 45 Light"/>
                <w:noProof/>
                <w:webHidden/>
                <w:sz w:val="24"/>
                <w:szCs w:val="24"/>
                <w:rPrChange w:id="1755"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756" w:author="MMAhmed@bankAlbilad.com" w:date="2023-04-30T09:45:00Z">
                  <w:rPr>
                    <w:rStyle w:val="Hyperlink"/>
                    <w:noProof/>
                  </w:rPr>
                </w:rPrChange>
              </w:rPr>
              <w:fldChar w:fldCharType="end"/>
            </w:r>
          </w:ins>
        </w:p>
        <w:p w14:paraId="6051B54D" w14:textId="2E94AB72" w:rsidR="005E117D" w:rsidRPr="005E117D" w:rsidRDefault="005E117D" w:rsidP="005E117D">
          <w:pPr>
            <w:pStyle w:val="TOC1"/>
            <w:tabs>
              <w:tab w:val="right" w:leader="dot" w:pos="10457"/>
            </w:tabs>
            <w:rPr>
              <w:ins w:id="1757" w:author="MMAhmed@bankAlbilad.com" w:date="2023-04-30T09:43:00Z"/>
              <w:rFonts w:ascii="Frutiger LT Arabic 45 Light" w:eastAsiaTheme="minorEastAsia" w:hAnsi="Frutiger LT Arabic 45 Light" w:cs="Frutiger LT Arabic 45 Light"/>
              <w:noProof/>
              <w:sz w:val="24"/>
              <w:szCs w:val="24"/>
              <w:rPrChange w:id="1758" w:author="MMAhmed@bankAlbilad.com" w:date="2023-04-30T09:45:00Z">
                <w:rPr>
                  <w:ins w:id="1759" w:author="MMAhmed@bankAlbilad.com" w:date="2023-04-30T09:43:00Z"/>
                  <w:rFonts w:asciiTheme="minorHAnsi" w:eastAsiaTheme="minorEastAsia" w:hAnsiTheme="minorHAnsi" w:cstheme="minorBidi"/>
                  <w:noProof/>
                </w:rPr>
              </w:rPrChange>
            </w:rPr>
          </w:pPr>
          <w:ins w:id="1760" w:author="MMAhmed@bankAlbilad.com" w:date="2023-04-30T09:43:00Z">
            <w:r w:rsidRPr="005E117D">
              <w:rPr>
                <w:rStyle w:val="Hyperlink"/>
                <w:rFonts w:ascii="Frutiger LT Arabic 45 Light" w:hAnsi="Frutiger LT Arabic 45 Light" w:cs="Frutiger LT Arabic 45 Light"/>
                <w:noProof/>
                <w:sz w:val="24"/>
                <w:szCs w:val="24"/>
                <w:rPrChange w:id="1761" w:author="MMAhmed@bankAlbilad.com" w:date="2023-04-30T09:45:00Z">
                  <w:rPr>
                    <w:rStyle w:val="Hyperlink"/>
                    <w:noProof/>
                  </w:rPr>
                </w:rPrChange>
              </w:rPr>
              <w:fldChar w:fldCharType="begin"/>
            </w:r>
            <w:r w:rsidRPr="005E117D">
              <w:rPr>
                <w:rStyle w:val="Hyperlink"/>
                <w:rFonts w:ascii="Frutiger LT Arabic 45 Light" w:hAnsi="Frutiger LT Arabic 45 Light" w:cs="Frutiger LT Arabic 45 Light"/>
                <w:noProof/>
                <w:sz w:val="24"/>
                <w:szCs w:val="24"/>
                <w:rPrChange w:id="1762" w:author="MMAhmed@bankAlbilad.com" w:date="2023-04-30T09:45:00Z">
                  <w:rPr>
                    <w:rStyle w:val="Hyperlink"/>
                    <w:noProof/>
                  </w:rPr>
                </w:rPrChange>
              </w:rPr>
              <w:instrText xml:space="preserve"> </w:instrText>
            </w:r>
            <w:r w:rsidRPr="005E117D">
              <w:rPr>
                <w:rFonts w:ascii="Frutiger LT Arabic 45 Light" w:hAnsi="Frutiger LT Arabic 45 Light" w:cs="Frutiger LT Arabic 45 Light"/>
                <w:noProof/>
                <w:sz w:val="24"/>
                <w:szCs w:val="24"/>
                <w:rPrChange w:id="1763" w:author="MMAhmed@bankAlbilad.com" w:date="2023-04-30T09:45:00Z">
                  <w:rPr>
                    <w:noProof/>
                  </w:rPr>
                </w:rPrChange>
              </w:rPr>
              <w:instrText>HYPERLINK \l "_Toc133740318"</w:instrText>
            </w:r>
            <w:r w:rsidRPr="005E117D">
              <w:rPr>
                <w:rStyle w:val="Hyperlink"/>
                <w:rFonts w:ascii="Frutiger LT Arabic 45 Light" w:hAnsi="Frutiger LT Arabic 45 Light" w:cs="Frutiger LT Arabic 45 Light"/>
                <w:noProof/>
                <w:sz w:val="24"/>
                <w:szCs w:val="24"/>
                <w:rPrChange w:id="1764" w:author="MMAhmed@bankAlbilad.com" w:date="2023-04-30T09:45:00Z">
                  <w:rPr>
                    <w:rStyle w:val="Hyperlink"/>
                    <w:noProof/>
                  </w:rPr>
                </w:rPrChange>
              </w:rPr>
              <w:instrText xml:space="preserve"> </w:instrText>
            </w:r>
            <w:r w:rsidRPr="00FF2D39">
              <w:rPr>
                <w:rStyle w:val="Hyperlink"/>
                <w:rFonts w:ascii="Frutiger LT Arabic 45 Light" w:hAnsi="Frutiger LT Arabic 45 Light" w:cs="Frutiger LT Arabic 45 Light"/>
                <w:noProof/>
                <w:sz w:val="24"/>
                <w:szCs w:val="24"/>
              </w:rPr>
            </w:r>
            <w:r w:rsidRPr="005E117D">
              <w:rPr>
                <w:rStyle w:val="Hyperlink"/>
                <w:rFonts w:ascii="Frutiger LT Arabic 45 Light" w:hAnsi="Frutiger LT Arabic 45 Light" w:cs="Frutiger LT Arabic 45 Light"/>
                <w:noProof/>
                <w:sz w:val="24"/>
                <w:szCs w:val="24"/>
                <w:rPrChange w:id="1765" w:author="MMAhmed@bankAlbilad.com" w:date="2023-04-30T09:45:00Z">
                  <w:rPr>
                    <w:rStyle w:val="Hyperlink"/>
                    <w:noProof/>
                  </w:rPr>
                </w:rPrChange>
              </w:rPr>
              <w:fldChar w:fldCharType="separate"/>
            </w:r>
            <w:r w:rsidRPr="005E117D">
              <w:rPr>
                <w:rStyle w:val="Hyperlink"/>
                <w:rFonts w:ascii="Frutiger LT Arabic 45 Light" w:eastAsia="Calibri" w:hAnsi="Frutiger LT Arabic 45 Light" w:cs="Frutiger LT Arabic 45 Light"/>
                <w:noProof/>
                <w:sz w:val="24"/>
                <w:szCs w:val="24"/>
                <w:rPrChange w:id="1766" w:author="MMAhmed@bankAlbilad.com" w:date="2023-04-30T09:45:00Z">
                  <w:rPr>
                    <w:rStyle w:val="Hyperlink"/>
                    <w:rFonts w:ascii="Frutiger LT Arabic 45 Light" w:eastAsia="Calibri" w:hAnsi="Frutiger LT Arabic 45 Light" w:cs="Frutiger LT Arabic 45 Light"/>
                    <w:noProof/>
                  </w:rPr>
                </w:rPrChange>
              </w:rPr>
              <w:t>Appendix A: …</w:t>
            </w:r>
            <w:r w:rsidRPr="005E117D">
              <w:rPr>
                <w:rFonts w:ascii="Frutiger LT Arabic 45 Light" w:hAnsi="Frutiger LT Arabic 45 Light" w:cs="Frutiger LT Arabic 45 Light"/>
                <w:noProof/>
                <w:webHidden/>
                <w:sz w:val="24"/>
                <w:szCs w:val="24"/>
                <w:rPrChange w:id="1767" w:author="MMAhmed@bankAlbilad.com" w:date="2023-04-30T09:45:00Z">
                  <w:rPr>
                    <w:noProof/>
                    <w:webHidden/>
                  </w:rPr>
                </w:rPrChange>
              </w:rPr>
              <w:tab/>
            </w:r>
            <w:r w:rsidRPr="005E117D">
              <w:rPr>
                <w:rFonts w:ascii="Frutiger LT Arabic 45 Light" w:hAnsi="Frutiger LT Arabic 45 Light" w:cs="Frutiger LT Arabic 45 Light"/>
                <w:noProof/>
                <w:webHidden/>
                <w:sz w:val="24"/>
                <w:szCs w:val="24"/>
                <w:rPrChange w:id="1768" w:author="MMAhmed@bankAlbilad.com" w:date="2023-04-30T09:45:00Z">
                  <w:rPr>
                    <w:noProof/>
                    <w:webHidden/>
                  </w:rPr>
                </w:rPrChange>
              </w:rPr>
              <w:fldChar w:fldCharType="begin"/>
            </w:r>
            <w:r w:rsidRPr="005E117D">
              <w:rPr>
                <w:rFonts w:ascii="Frutiger LT Arabic 45 Light" w:hAnsi="Frutiger LT Arabic 45 Light" w:cs="Frutiger LT Arabic 45 Light"/>
                <w:noProof/>
                <w:webHidden/>
                <w:sz w:val="24"/>
                <w:szCs w:val="24"/>
                <w:rPrChange w:id="1769" w:author="MMAhmed@bankAlbilad.com" w:date="2023-04-30T09:45:00Z">
                  <w:rPr>
                    <w:noProof/>
                    <w:webHidden/>
                  </w:rPr>
                </w:rPrChange>
              </w:rPr>
              <w:instrText xml:space="preserve"> PAGEREF _Toc133740318 \h </w:instrText>
            </w:r>
          </w:ins>
          <w:r w:rsidRPr="00FF2D39">
            <w:rPr>
              <w:rFonts w:ascii="Frutiger LT Arabic 45 Light" w:hAnsi="Frutiger LT Arabic 45 Light" w:cs="Frutiger LT Arabic 45 Light"/>
              <w:noProof/>
              <w:webHidden/>
              <w:sz w:val="24"/>
              <w:szCs w:val="24"/>
            </w:rPr>
          </w:r>
          <w:r w:rsidRPr="005E117D">
            <w:rPr>
              <w:rFonts w:ascii="Frutiger LT Arabic 45 Light" w:hAnsi="Frutiger LT Arabic 45 Light" w:cs="Frutiger LT Arabic 45 Light"/>
              <w:noProof/>
              <w:webHidden/>
              <w:sz w:val="24"/>
              <w:szCs w:val="24"/>
              <w:rPrChange w:id="1770" w:author="MMAhmed@bankAlbilad.com" w:date="2023-04-30T09:45:00Z">
                <w:rPr>
                  <w:noProof/>
                  <w:webHidden/>
                </w:rPr>
              </w:rPrChange>
            </w:rPr>
            <w:fldChar w:fldCharType="separate"/>
          </w:r>
          <w:ins w:id="1771" w:author="Mohamed Amer" w:date="2024-07-28T17:10:00Z" w16du:dateUtc="2024-07-28T14:10:00Z">
            <w:r w:rsidR="003C1BA4">
              <w:rPr>
                <w:rFonts w:ascii="Frutiger LT Arabic 45 Light" w:hAnsi="Frutiger LT Arabic 45 Light" w:cs="Frutiger LT Arabic 45 Light"/>
                <w:noProof/>
                <w:webHidden/>
                <w:sz w:val="24"/>
                <w:szCs w:val="24"/>
              </w:rPr>
              <w:t>35</w:t>
            </w:r>
          </w:ins>
          <w:ins w:id="1772" w:author="Islam Nady" w:date="2024-06-09T15:45:00Z">
            <w:del w:id="1773" w:author="Mohamed Amer" w:date="2024-07-28T17:10:00Z" w16du:dateUtc="2024-07-28T14:10:00Z">
              <w:r w:rsidR="00DA5508" w:rsidDel="003C1BA4">
                <w:rPr>
                  <w:rFonts w:ascii="Frutiger LT Arabic 45 Light" w:hAnsi="Frutiger LT Arabic 45 Light" w:cs="Frutiger LT Arabic 45 Light"/>
                  <w:noProof/>
                  <w:webHidden/>
                  <w:sz w:val="24"/>
                  <w:szCs w:val="24"/>
                </w:rPr>
                <w:delText>4</w:delText>
              </w:r>
            </w:del>
          </w:ins>
          <w:ins w:id="1774" w:author="MMAhmed@bankAlbilad.com" w:date="2023-04-30T09:43:00Z">
            <w:del w:id="1775" w:author="Mohamed Amer" w:date="2024-07-28T17:10:00Z" w16du:dateUtc="2024-07-28T14:10:00Z">
              <w:r w:rsidRPr="005E117D" w:rsidDel="003C1BA4">
                <w:rPr>
                  <w:rFonts w:ascii="Frutiger LT Arabic 45 Light" w:hAnsi="Frutiger LT Arabic 45 Light" w:cs="Frutiger LT Arabic 45 Light"/>
                  <w:noProof/>
                  <w:webHidden/>
                  <w:sz w:val="24"/>
                  <w:szCs w:val="24"/>
                  <w:rPrChange w:id="1776" w:author="MMAhmed@bankAlbilad.com" w:date="2023-04-30T09:45:00Z">
                    <w:rPr>
                      <w:noProof/>
                      <w:webHidden/>
                    </w:rPr>
                  </w:rPrChange>
                </w:rPr>
                <w:delText>25</w:delText>
              </w:r>
            </w:del>
            <w:r w:rsidRPr="005E117D">
              <w:rPr>
                <w:rFonts w:ascii="Frutiger LT Arabic 45 Light" w:hAnsi="Frutiger LT Arabic 45 Light" w:cs="Frutiger LT Arabic 45 Light"/>
                <w:noProof/>
                <w:webHidden/>
                <w:sz w:val="24"/>
                <w:szCs w:val="24"/>
                <w:rPrChange w:id="1777" w:author="MMAhmed@bankAlbilad.com" w:date="2023-04-30T09:45:00Z">
                  <w:rPr>
                    <w:noProof/>
                    <w:webHidden/>
                  </w:rPr>
                </w:rPrChange>
              </w:rPr>
              <w:fldChar w:fldCharType="end"/>
            </w:r>
            <w:r w:rsidRPr="005E117D">
              <w:rPr>
                <w:rStyle w:val="Hyperlink"/>
                <w:rFonts w:ascii="Frutiger LT Arabic 45 Light" w:hAnsi="Frutiger LT Arabic 45 Light" w:cs="Frutiger LT Arabic 45 Light"/>
                <w:noProof/>
                <w:sz w:val="24"/>
                <w:szCs w:val="24"/>
                <w:rPrChange w:id="1778" w:author="MMAhmed@bankAlbilad.com" w:date="2023-04-30T09:45:00Z">
                  <w:rPr>
                    <w:rStyle w:val="Hyperlink"/>
                    <w:noProof/>
                  </w:rPr>
                </w:rPrChange>
              </w:rPr>
              <w:fldChar w:fldCharType="end"/>
            </w:r>
          </w:ins>
        </w:p>
        <w:p w14:paraId="39A5433C" w14:textId="77777777" w:rsidR="00256843" w:rsidRPr="005E117D" w:rsidDel="005E117D" w:rsidRDefault="00256843">
          <w:pPr>
            <w:pStyle w:val="TOC1"/>
            <w:tabs>
              <w:tab w:val="right" w:leader="dot" w:pos="10457"/>
            </w:tabs>
            <w:rPr>
              <w:del w:id="1779" w:author="MMAhmed@bankAlbilad.com" w:date="2023-04-30T09:41:00Z"/>
              <w:rFonts w:ascii="Frutiger LT Arabic 45 Light" w:eastAsiaTheme="minorEastAsia" w:hAnsi="Frutiger LT Arabic 45 Light" w:cs="Frutiger LT Arabic 45 Light"/>
              <w:noProof/>
              <w:sz w:val="24"/>
              <w:szCs w:val="24"/>
              <w:rPrChange w:id="1780" w:author="MMAhmed@bankAlbilad.com" w:date="2023-04-30T09:45:00Z">
                <w:rPr>
                  <w:del w:id="1781" w:author="MMAhmed@bankAlbilad.com" w:date="2023-04-30T09:41:00Z"/>
                  <w:rFonts w:asciiTheme="minorHAnsi" w:eastAsiaTheme="minorEastAsia" w:hAnsiTheme="minorHAnsi" w:cstheme="minorBidi"/>
                  <w:noProof/>
                </w:rPr>
              </w:rPrChange>
            </w:rPr>
          </w:pPr>
          <w:del w:id="1782" w:author="MMAhmed@bankAlbilad.com" w:date="2023-04-30T09:41:00Z">
            <w:r w:rsidRPr="005E117D" w:rsidDel="005E117D">
              <w:rPr>
                <w:rFonts w:eastAsia="Calibri"/>
                <w:sz w:val="24"/>
                <w:szCs w:val="24"/>
                <w:rPrChange w:id="1783" w:author="MMAhmed@bankAlbilad.com" w:date="2023-04-30T09:45:00Z">
                  <w:rPr>
                    <w:rStyle w:val="Hyperlink"/>
                    <w:rFonts w:ascii="Frutiger LT Arabic 45 Light" w:eastAsia="Calibri" w:hAnsi="Frutiger LT Arabic 45 Light" w:cs="Frutiger LT Arabic 45 Light"/>
                    <w:noProof/>
                  </w:rPr>
                </w:rPrChange>
              </w:rPr>
              <w:delText>Table</w:delText>
            </w:r>
            <w:r w:rsidRPr="005E117D" w:rsidDel="005E117D">
              <w:rPr>
                <w:sz w:val="24"/>
                <w:szCs w:val="24"/>
                <w:rPrChange w:id="1784" w:author="MMAhmed@bankAlbilad.com" w:date="2023-04-30T09:45:00Z">
                  <w:rPr>
                    <w:rStyle w:val="Hyperlink"/>
                    <w:rFonts w:ascii="Frutiger LT Arabic 45 Light" w:hAnsi="Frutiger LT Arabic 45 Light" w:cs="Frutiger LT Arabic 45 Light"/>
                    <w:noProof/>
                  </w:rPr>
                </w:rPrChange>
              </w:rPr>
              <w:delText xml:space="preserve"> of contents</w:delText>
            </w:r>
            <w:r w:rsidRPr="005E117D" w:rsidDel="005E117D">
              <w:rPr>
                <w:rFonts w:ascii="Frutiger LT Arabic 45 Light" w:hAnsi="Frutiger LT Arabic 45 Light" w:cs="Frutiger LT Arabic 45 Light"/>
                <w:noProof/>
                <w:webHidden/>
                <w:sz w:val="24"/>
                <w:szCs w:val="24"/>
                <w:rPrChange w:id="1785" w:author="MMAhmed@bankAlbilad.com" w:date="2023-04-30T09:45:00Z">
                  <w:rPr>
                    <w:noProof/>
                    <w:webHidden/>
                  </w:rPr>
                </w:rPrChange>
              </w:rPr>
              <w:tab/>
              <w:delText>3</w:delText>
            </w:r>
          </w:del>
        </w:p>
        <w:p w14:paraId="14111CBB" w14:textId="77777777" w:rsidR="00256843" w:rsidRPr="005E117D" w:rsidDel="005E117D" w:rsidRDefault="00256843">
          <w:pPr>
            <w:pStyle w:val="TOC1"/>
            <w:tabs>
              <w:tab w:val="right" w:leader="dot" w:pos="10457"/>
            </w:tabs>
            <w:rPr>
              <w:del w:id="1786" w:author="MMAhmed@bankAlbilad.com" w:date="2023-04-30T09:41:00Z"/>
              <w:rFonts w:ascii="Frutiger LT Arabic 45 Light" w:eastAsiaTheme="minorEastAsia" w:hAnsi="Frutiger LT Arabic 45 Light" w:cs="Frutiger LT Arabic 45 Light"/>
              <w:noProof/>
              <w:sz w:val="24"/>
              <w:szCs w:val="24"/>
              <w:rPrChange w:id="1787" w:author="MMAhmed@bankAlbilad.com" w:date="2023-04-30T09:45:00Z">
                <w:rPr>
                  <w:del w:id="1788" w:author="MMAhmed@bankAlbilad.com" w:date="2023-04-30T09:41:00Z"/>
                  <w:rFonts w:asciiTheme="minorHAnsi" w:eastAsiaTheme="minorEastAsia" w:hAnsiTheme="minorHAnsi" w:cstheme="minorBidi"/>
                  <w:noProof/>
                </w:rPr>
              </w:rPrChange>
            </w:rPr>
          </w:pPr>
          <w:del w:id="1789" w:author="MMAhmed@bankAlbilad.com" w:date="2023-04-30T09:41:00Z">
            <w:r w:rsidRPr="005E117D" w:rsidDel="005E117D">
              <w:rPr>
                <w:rFonts w:eastAsia="Calibri"/>
                <w:sz w:val="24"/>
                <w:szCs w:val="24"/>
                <w:rPrChange w:id="1790" w:author="MMAhmed@bankAlbilad.com" w:date="2023-04-30T09:45:00Z">
                  <w:rPr>
                    <w:rStyle w:val="Hyperlink"/>
                    <w:rFonts w:ascii="Frutiger LT Arabic 45 Light" w:eastAsia="Calibri" w:hAnsi="Frutiger LT Arabic 45 Light" w:cs="Frutiger LT Arabic 45 Light"/>
                    <w:noProof/>
                  </w:rPr>
                </w:rPrChange>
              </w:rPr>
              <w:delText>Diagrams Contents</w:delText>
            </w:r>
            <w:r w:rsidRPr="005E117D" w:rsidDel="005E117D">
              <w:rPr>
                <w:rFonts w:ascii="Frutiger LT Arabic 45 Light" w:hAnsi="Frutiger LT Arabic 45 Light" w:cs="Frutiger LT Arabic 45 Light"/>
                <w:noProof/>
                <w:webHidden/>
                <w:sz w:val="24"/>
                <w:szCs w:val="24"/>
                <w:rPrChange w:id="1791" w:author="MMAhmed@bankAlbilad.com" w:date="2023-04-30T09:45:00Z">
                  <w:rPr>
                    <w:noProof/>
                    <w:webHidden/>
                  </w:rPr>
                </w:rPrChange>
              </w:rPr>
              <w:tab/>
              <w:delText>5</w:delText>
            </w:r>
          </w:del>
        </w:p>
        <w:p w14:paraId="6F87F3CB" w14:textId="77777777" w:rsidR="00256843" w:rsidRPr="005E117D" w:rsidDel="005E117D" w:rsidRDefault="00256843">
          <w:pPr>
            <w:pStyle w:val="TOC1"/>
            <w:tabs>
              <w:tab w:val="right" w:leader="dot" w:pos="10457"/>
            </w:tabs>
            <w:rPr>
              <w:del w:id="1792" w:author="MMAhmed@bankAlbilad.com" w:date="2023-04-30T09:41:00Z"/>
              <w:rFonts w:ascii="Frutiger LT Arabic 45 Light" w:eastAsiaTheme="minorEastAsia" w:hAnsi="Frutiger LT Arabic 45 Light" w:cs="Frutiger LT Arabic 45 Light"/>
              <w:noProof/>
              <w:sz w:val="24"/>
              <w:szCs w:val="24"/>
              <w:rPrChange w:id="1793" w:author="MMAhmed@bankAlbilad.com" w:date="2023-04-30T09:45:00Z">
                <w:rPr>
                  <w:del w:id="1794" w:author="MMAhmed@bankAlbilad.com" w:date="2023-04-30T09:41:00Z"/>
                  <w:rFonts w:asciiTheme="minorHAnsi" w:eastAsiaTheme="minorEastAsia" w:hAnsiTheme="minorHAnsi" w:cstheme="minorBidi"/>
                  <w:noProof/>
                </w:rPr>
              </w:rPrChange>
            </w:rPr>
          </w:pPr>
          <w:del w:id="1795" w:author="MMAhmed@bankAlbilad.com" w:date="2023-04-30T09:41:00Z">
            <w:r w:rsidRPr="005E117D" w:rsidDel="005E117D">
              <w:rPr>
                <w:rFonts w:eastAsia="Calibri"/>
                <w:sz w:val="24"/>
                <w:szCs w:val="24"/>
                <w:rPrChange w:id="1796" w:author="MMAhmed@bankAlbilad.com" w:date="2023-04-30T09:45:00Z">
                  <w:rPr>
                    <w:rStyle w:val="Hyperlink"/>
                    <w:rFonts w:ascii="Frutiger LT Arabic 45 Light" w:eastAsia="Calibri" w:hAnsi="Frutiger LT Arabic 45 Light" w:cs="Frutiger LT Arabic 45 Light"/>
                    <w:noProof/>
                  </w:rPr>
                </w:rPrChange>
              </w:rPr>
              <w:delText>Glossary</w:delText>
            </w:r>
            <w:r w:rsidRPr="005E117D" w:rsidDel="005E117D">
              <w:rPr>
                <w:rFonts w:ascii="Frutiger LT Arabic 45 Light" w:hAnsi="Frutiger LT Arabic 45 Light" w:cs="Frutiger LT Arabic 45 Light"/>
                <w:noProof/>
                <w:webHidden/>
                <w:sz w:val="24"/>
                <w:szCs w:val="24"/>
                <w:rPrChange w:id="1797" w:author="MMAhmed@bankAlbilad.com" w:date="2023-04-30T09:45:00Z">
                  <w:rPr>
                    <w:noProof/>
                    <w:webHidden/>
                  </w:rPr>
                </w:rPrChange>
              </w:rPr>
              <w:tab/>
              <w:delText>6</w:delText>
            </w:r>
          </w:del>
        </w:p>
        <w:p w14:paraId="4DA0A5FC" w14:textId="77777777" w:rsidR="00256843" w:rsidRPr="005E117D" w:rsidDel="005E117D" w:rsidRDefault="00256843">
          <w:pPr>
            <w:pStyle w:val="TOC1"/>
            <w:tabs>
              <w:tab w:val="right" w:leader="dot" w:pos="10457"/>
            </w:tabs>
            <w:rPr>
              <w:del w:id="1798" w:author="MMAhmed@bankAlbilad.com" w:date="2023-04-30T09:41:00Z"/>
              <w:rFonts w:ascii="Frutiger LT Arabic 45 Light" w:eastAsiaTheme="minorEastAsia" w:hAnsi="Frutiger LT Arabic 45 Light" w:cs="Frutiger LT Arabic 45 Light"/>
              <w:noProof/>
              <w:sz w:val="24"/>
              <w:szCs w:val="24"/>
              <w:rPrChange w:id="1799" w:author="MMAhmed@bankAlbilad.com" w:date="2023-04-30T09:45:00Z">
                <w:rPr>
                  <w:del w:id="1800" w:author="MMAhmed@bankAlbilad.com" w:date="2023-04-30T09:41:00Z"/>
                  <w:rFonts w:asciiTheme="minorHAnsi" w:eastAsiaTheme="minorEastAsia" w:hAnsiTheme="minorHAnsi" w:cstheme="minorBidi"/>
                  <w:noProof/>
                </w:rPr>
              </w:rPrChange>
            </w:rPr>
          </w:pPr>
          <w:del w:id="1801" w:author="MMAhmed@bankAlbilad.com" w:date="2023-04-30T09:41:00Z">
            <w:r w:rsidRPr="005E117D" w:rsidDel="005E117D">
              <w:rPr>
                <w:rFonts w:eastAsia="Calibri"/>
                <w:sz w:val="24"/>
                <w:szCs w:val="24"/>
                <w:rPrChange w:id="1802" w:author="MMAhmed@bankAlbilad.com" w:date="2023-04-30T09:45:00Z">
                  <w:rPr>
                    <w:rStyle w:val="Hyperlink"/>
                    <w:rFonts w:ascii="Frutiger LT Arabic 45 Light" w:eastAsia="Calibri" w:hAnsi="Frutiger LT Arabic 45 Light" w:cs="Frutiger LT Arabic 45 Light"/>
                    <w:noProof/>
                  </w:rPr>
                </w:rPrChange>
              </w:rPr>
              <w:delText>Introduction</w:delText>
            </w:r>
            <w:r w:rsidRPr="005E117D" w:rsidDel="005E117D">
              <w:rPr>
                <w:rFonts w:ascii="Frutiger LT Arabic 45 Light" w:hAnsi="Frutiger LT Arabic 45 Light" w:cs="Frutiger LT Arabic 45 Light"/>
                <w:noProof/>
                <w:webHidden/>
                <w:sz w:val="24"/>
                <w:szCs w:val="24"/>
                <w:rPrChange w:id="1803" w:author="MMAhmed@bankAlbilad.com" w:date="2023-04-30T09:45:00Z">
                  <w:rPr>
                    <w:noProof/>
                    <w:webHidden/>
                  </w:rPr>
                </w:rPrChange>
              </w:rPr>
              <w:tab/>
              <w:delText>7</w:delText>
            </w:r>
          </w:del>
        </w:p>
        <w:p w14:paraId="270C9C79" w14:textId="77777777" w:rsidR="00256843" w:rsidRPr="005E117D" w:rsidDel="005E117D" w:rsidRDefault="00256843">
          <w:pPr>
            <w:pStyle w:val="TOC2"/>
            <w:tabs>
              <w:tab w:val="right" w:leader="dot" w:pos="10457"/>
            </w:tabs>
            <w:rPr>
              <w:del w:id="1804" w:author="MMAhmed@bankAlbilad.com" w:date="2023-04-30T09:41:00Z"/>
              <w:rFonts w:ascii="Frutiger LT Arabic 45 Light" w:eastAsiaTheme="minorEastAsia" w:hAnsi="Frutiger LT Arabic 45 Light" w:cs="Frutiger LT Arabic 45 Light"/>
              <w:noProof/>
              <w:sz w:val="24"/>
              <w:szCs w:val="24"/>
              <w:rPrChange w:id="1805" w:author="MMAhmed@bankAlbilad.com" w:date="2023-04-30T09:45:00Z">
                <w:rPr>
                  <w:del w:id="1806" w:author="MMAhmed@bankAlbilad.com" w:date="2023-04-30T09:41:00Z"/>
                  <w:rFonts w:asciiTheme="minorHAnsi" w:eastAsiaTheme="minorEastAsia" w:hAnsiTheme="minorHAnsi" w:cstheme="minorBidi"/>
                  <w:noProof/>
                  <w:sz w:val="22"/>
                  <w:szCs w:val="22"/>
                </w:rPr>
              </w:rPrChange>
            </w:rPr>
          </w:pPr>
          <w:del w:id="1807" w:author="MMAhmed@bankAlbilad.com" w:date="2023-04-30T09:41:00Z">
            <w:r w:rsidRPr="005E117D" w:rsidDel="005E117D">
              <w:rPr>
                <w:rFonts w:eastAsia="Calibri"/>
                <w:sz w:val="24"/>
                <w:szCs w:val="24"/>
                <w:rPrChange w:id="1808" w:author="MMAhmed@bankAlbilad.com" w:date="2023-04-30T09:45:00Z">
                  <w:rPr>
                    <w:rStyle w:val="Hyperlink"/>
                    <w:rFonts w:ascii="Frutiger LT Arabic 45 Light" w:eastAsia="Calibri" w:hAnsi="Frutiger LT Arabic 45 Light" w:cs="Frutiger LT Arabic 45 Light"/>
                    <w:i/>
                    <w:iCs/>
                    <w:noProof/>
                  </w:rPr>
                </w:rPrChange>
              </w:rPr>
              <w:delText>Purpose</w:delText>
            </w:r>
            <w:r w:rsidRPr="005E117D" w:rsidDel="005E117D">
              <w:rPr>
                <w:rFonts w:ascii="Frutiger LT Arabic 45 Light" w:hAnsi="Frutiger LT Arabic 45 Light" w:cs="Frutiger LT Arabic 45 Light"/>
                <w:noProof/>
                <w:webHidden/>
                <w:sz w:val="24"/>
                <w:szCs w:val="24"/>
                <w:rPrChange w:id="1809" w:author="MMAhmed@bankAlbilad.com" w:date="2023-04-30T09:45:00Z">
                  <w:rPr>
                    <w:noProof/>
                    <w:webHidden/>
                  </w:rPr>
                </w:rPrChange>
              </w:rPr>
              <w:tab/>
              <w:delText>7</w:delText>
            </w:r>
          </w:del>
        </w:p>
        <w:p w14:paraId="29DBA553" w14:textId="77777777" w:rsidR="00256843" w:rsidRPr="005E117D" w:rsidDel="005E117D" w:rsidRDefault="00256843">
          <w:pPr>
            <w:pStyle w:val="TOC2"/>
            <w:tabs>
              <w:tab w:val="right" w:leader="dot" w:pos="10457"/>
            </w:tabs>
            <w:rPr>
              <w:del w:id="1810" w:author="MMAhmed@bankAlbilad.com" w:date="2023-04-30T09:41:00Z"/>
              <w:rFonts w:ascii="Frutiger LT Arabic 45 Light" w:eastAsiaTheme="minorEastAsia" w:hAnsi="Frutiger LT Arabic 45 Light" w:cs="Frutiger LT Arabic 45 Light"/>
              <w:noProof/>
              <w:sz w:val="24"/>
              <w:szCs w:val="24"/>
              <w:rPrChange w:id="1811" w:author="MMAhmed@bankAlbilad.com" w:date="2023-04-30T09:45:00Z">
                <w:rPr>
                  <w:del w:id="1812" w:author="MMAhmed@bankAlbilad.com" w:date="2023-04-30T09:41:00Z"/>
                  <w:rFonts w:asciiTheme="minorHAnsi" w:eastAsiaTheme="minorEastAsia" w:hAnsiTheme="minorHAnsi" w:cstheme="minorBidi"/>
                  <w:noProof/>
                  <w:sz w:val="22"/>
                  <w:szCs w:val="22"/>
                </w:rPr>
              </w:rPrChange>
            </w:rPr>
          </w:pPr>
          <w:del w:id="1813" w:author="MMAhmed@bankAlbilad.com" w:date="2023-04-30T09:41:00Z">
            <w:r w:rsidRPr="005E117D" w:rsidDel="005E117D">
              <w:rPr>
                <w:rFonts w:eastAsia="Calibri"/>
                <w:sz w:val="24"/>
                <w:szCs w:val="24"/>
                <w:rPrChange w:id="1814" w:author="MMAhmed@bankAlbilad.com" w:date="2023-04-30T09:45:00Z">
                  <w:rPr>
                    <w:rStyle w:val="Hyperlink"/>
                    <w:rFonts w:ascii="Frutiger LT Arabic 45 Light" w:eastAsia="Calibri" w:hAnsi="Frutiger LT Arabic 45 Light" w:cs="Frutiger LT Arabic 45 Light"/>
                    <w:i/>
                    <w:iCs/>
                    <w:noProof/>
                  </w:rPr>
                </w:rPrChange>
              </w:rPr>
              <w:delText>Scope</w:delText>
            </w:r>
            <w:r w:rsidRPr="005E117D" w:rsidDel="005E117D">
              <w:rPr>
                <w:rFonts w:ascii="Frutiger LT Arabic 45 Light" w:hAnsi="Frutiger LT Arabic 45 Light" w:cs="Frutiger LT Arabic 45 Light"/>
                <w:noProof/>
                <w:webHidden/>
                <w:sz w:val="24"/>
                <w:szCs w:val="24"/>
                <w:rPrChange w:id="1815" w:author="MMAhmed@bankAlbilad.com" w:date="2023-04-30T09:45:00Z">
                  <w:rPr>
                    <w:noProof/>
                    <w:webHidden/>
                  </w:rPr>
                </w:rPrChange>
              </w:rPr>
              <w:tab/>
              <w:delText>7</w:delText>
            </w:r>
          </w:del>
        </w:p>
        <w:p w14:paraId="6A62330C" w14:textId="77777777" w:rsidR="00256843" w:rsidRPr="005E117D" w:rsidDel="005E117D" w:rsidRDefault="00256843">
          <w:pPr>
            <w:pStyle w:val="TOC2"/>
            <w:tabs>
              <w:tab w:val="right" w:leader="dot" w:pos="10457"/>
            </w:tabs>
            <w:rPr>
              <w:del w:id="1816" w:author="MMAhmed@bankAlbilad.com" w:date="2023-04-30T09:41:00Z"/>
              <w:rFonts w:ascii="Frutiger LT Arabic 45 Light" w:eastAsiaTheme="minorEastAsia" w:hAnsi="Frutiger LT Arabic 45 Light" w:cs="Frutiger LT Arabic 45 Light"/>
              <w:noProof/>
              <w:sz w:val="24"/>
              <w:szCs w:val="24"/>
              <w:rPrChange w:id="1817" w:author="MMAhmed@bankAlbilad.com" w:date="2023-04-30T09:45:00Z">
                <w:rPr>
                  <w:del w:id="1818" w:author="MMAhmed@bankAlbilad.com" w:date="2023-04-30T09:41:00Z"/>
                  <w:rFonts w:asciiTheme="minorHAnsi" w:eastAsiaTheme="minorEastAsia" w:hAnsiTheme="minorHAnsi" w:cstheme="minorBidi"/>
                  <w:noProof/>
                  <w:sz w:val="22"/>
                  <w:szCs w:val="22"/>
                </w:rPr>
              </w:rPrChange>
            </w:rPr>
          </w:pPr>
          <w:del w:id="1819" w:author="MMAhmed@bankAlbilad.com" w:date="2023-04-30T09:41:00Z">
            <w:r w:rsidRPr="005E117D" w:rsidDel="005E117D">
              <w:rPr>
                <w:rFonts w:eastAsia="Calibri"/>
                <w:sz w:val="24"/>
                <w:szCs w:val="24"/>
                <w:rPrChange w:id="1820" w:author="MMAhmed@bankAlbilad.com" w:date="2023-04-30T09:45:00Z">
                  <w:rPr>
                    <w:rStyle w:val="Hyperlink"/>
                    <w:rFonts w:ascii="Frutiger LT Arabic 45 Light" w:eastAsia="Calibri" w:hAnsi="Frutiger LT Arabic 45 Light" w:cs="Frutiger LT Arabic 45 Light"/>
                    <w:i/>
                    <w:iCs/>
                    <w:noProof/>
                  </w:rPr>
                </w:rPrChange>
              </w:rPr>
              <w:delText>Assumptions</w:delText>
            </w:r>
            <w:r w:rsidRPr="005E117D" w:rsidDel="005E117D">
              <w:rPr>
                <w:rFonts w:ascii="Frutiger LT Arabic 45 Light" w:hAnsi="Frutiger LT Arabic 45 Light" w:cs="Frutiger LT Arabic 45 Light"/>
                <w:noProof/>
                <w:webHidden/>
                <w:sz w:val="24"/>
                <w:szCs w:val="24"/>
                <w:rPrChange w:id="1821" w:author="MMAhmed@bankAlbilad.com" w:date="2023-04-30T09:45:00Z">
                  <w:rPr>
                    <w:noProof/>
                    <w:webHidden/>
                  </w:rPr>
                </w:rPrChange>
              </w:rPr>
              <w:tab/>
              <w:delText>7</w:delText>
            </w:r>
          </w:del>
        </w:p>
        <w:p w14:paraId="544D41A7" w14:textId="77777777" w:rsidR="00256843" w:rsidRPr="005E117D" w:rsidDel="005E117D" w:rsidRDefault="00256843">
          <w:pPr>
            <w:pStyle w:val="TOC1"/>
            <w:tabs>
              <w:tab w:val="right" w:leader="dot" w:pos="10457"/>
            </w:tabs>
            <w:rPr>
              <w:del w:id="1822" w:author="MMAhmed@bankAlbilad.com" w:date="2023-04-30T09:41:00Z"/>
              <w:rFonts w:ascii="Frutiger LT Arabic 45 Light" w:eastAsiaTheme="minorEastAsia" w:hAnsi="Frutiger LT Arabic 45 Light" w:cs="Frutiger LT Arabic 45 Light"/>
              <w:noProof/>
              <w:sz w:val="24"/>
              <w:szCs w:val="24"/>
              <w:rPrChange w:id="1823" w:author="MMAhmed@bankAlbilad.com" w:date="2023-04-30T09:45:00Z">
                <w:rPr>
                  <w:del w:id="1824" w:author="MMAhmed@bankAlbilad.com" w:date="2023-04-30T09:41:00Z"/>
                  <w:rFonts w:asciiTheme="minorHAnsi" w:eastAsiaTheme="minorEastAsia" w:hAnsiTheme="minorHAnsi" w:cstheme="minorBidi"/>
                  <w:noProof/>
                </w:rPr>
              </w:rPrChange>
            </w:rPr>
          </w:pPr>
          <w:del w:id="1825" w:author="MMAhmed@bankAlbilad.com" w:date="2023-04-30T09:41:00Z">
            <w:r w:rsidRPr="005E117D" w:rsidDel="005E117D">
              <w:rPr>
                <w:rFonts w:eastAsia="Calibri"/>
                <w:sz w:val="24"/>
                <w:szCs w:val="24"/>
                <w:rPrChange w:id="1826" w:author="MMAhmed@bankAlbilad.com" w:date="2023-04-30T09:45:00Z">
                  <w:rPr>
                    <w:rStyle w:val="Hyperlink"/>
                    <w:rFonts w:ascii="Frutiger LT Arabic 45 Light" w:eastAsia="Calibri" w:hAnsi="Frutiger LT Arabic 45 Light" w:cs="Frutiger LT Arabic 45 Light"/>
                    <w:noProof/>
                  </w:rPr>
                </w:rPrChange>
              </w:rPr>
              <w:delText>Application Architecture</w:delText>
            </w:r>
            <w:r w:rsidRPr="005E117D" w:rsidDel="005E117D">
              <w:rPr>
                <w:rFonts w:ascii="Frutiger LT Arabic 45 Light" w:hAnsi="Frutiger LT Arabic 45 Light" w:cs="Frutiger LT Arabic 45 Light"/>
                <w:noProof/>
                <w:webHidden/>
                <w:sz w:val="24"/>
                <w:szCs w:val="24"/>
                <w:rPrChange w:id="1827" w:author="MMAhmed@bankAlbilad.com" w:date="2023-04-30T09:45:00Z">
                  <w:rPr>
                    <w:noProof/>
                    <w:webHidden/>
                  </w:rPr>
                </w:rPrChange>
              </w:rPr>
              <w:tab/>
              <w:delText>8</w:delText>
            </w:r>
          </w:del>
        </w:p>
        <w:p w14:paraId="32DC8BE5" w14:textId="77777777" w:rsidR="00256843" w:rsidRPr="005E117D" w:rsidDel="005E117D" w:rsidRDefault="00256843">
          <w:pPr>
            <w:pStyle w:val="TOC2"/>
            <w:tabs>
              <w:tab w:val="right" w:leader="dot" w:pos="10457"/>
            </w:tabs>
            <w:rPr>
              <w:del w:id="1828" w:author="MMAhmed@bankAlbilad.com" w:date="2023-04-30T09:41:00Z"/>
              <w:rFonts w:ascii="Frutiger LT Arabic 45 Light" w:eastAsiaTheme="minorEastAsia" w:hAnsi="Frutiger LT Arabic 45 Light" w:cs="Frutiger LT Arabic 45 Light"/>
              <w:noProof/>
              <w:sz w:val="24"/>
              <w:szCs w:val="24"/>
              <w:rPrChange w:id="1829" w:author="MMAhmed@bankAlbilad.com" w:date="2023-04-30T09:45:00Z">
                <w:rPr>
                  <w:del w:id="1830" w:author="MMAhmed@bankAlbilad.com" w:date="2023-04-30T09:41:00Z"/>
                  <w:rFonts w:asciiTheme="minorHAnsi" w:eastAsiaTheme="minorEastAsia" w:hAnsiTheme="minorHAnsi" w:cstheme="minorBidi"/>
                  <w:noProof/>
                  <w:sz w:val="22"/>
                  <w:szCs w:val="22"/>
                </w:rPr>
              </w:rPrChange>
            </w:rPr>
          </w:pPr>
          <w:del w:id="1831" w:author="MMAhmed@bankAlbilad.com" w:date="2023-04-30T09:41:00Z">
            <w:r w:rsidRPr="005E117D" w:rsidDel="005E117D">
              <w:rPr>
                <w:rFonts w:eastAsia="Calibri"/>
                <w:sz w:val="24"/>
                <w:szCs w:val="24"/>
                <w:rPrChange w:id="1832" w:author="MMAhmed@bankAlbilad.com" w:date="2023-04-30T09:45:00Z">
                  <w:rPr>
                    <w:rStyle w:val="Hyperlink"/>
                    <w:rFonts w:ascii="Frutiger LT Arabic 45 Light" w:eastAsia="Calibri" w:hAnsi="Frutiger LT Arabic 45 Light" w:cs="Frutiger LT Arabic 45 Light"/>
                    <w:i/>
                    <w:iCs/>
                    <w:noProof/>
                  </w:rPr>
                </w:rPrChange>
              </w:rPr>
              <w:delText>System Overview</w:delText>
            </w:r>
            <w:r w:rsidRPr="005E117D" w:rsidDel="005E117D">
              <w:rPr>
                <w:rFonts w:ascii="Frutiger LT Arabic 45 Light" w:hAnsi="Frutiger LT Arabic 45 Light" w:cs="Frutiger LT Arabic 45 Light"/>
                <w:noProof/>
                <w:webHidden/>
                <w:sz w:val="24"/>
                <w:szCs w:val="24"/>
                <w:rPrChange w:id="1833" w:author="MMAhmed@bankAlbilad.com" w:date="2023-04-30T09:45:00Z">
                  <w:rPr>
                    <w:noProof/>
                    <w:webHidden/>
                  </w:rPr>
                </w:rPrChange>
              </w:rPr>
              <w:tab/>
              <w:delText>8</w:delText>
            </w:r>
          </w:del>
        </w:p>
        <w:p w14:paraId="51EF9D11" w14:textId="77777777" w:rsidR="00256843" w:rsidRPr="005E117D" w:rsidDel="005E117D" w:rsidRDefault="00256843">
          <w:pPr>
            <w:pStyle w:val="TOC2"/>
            <w:tabs>
              <w:tab w:val="right" w:leader="dot" w:pos="10457"/>
            </w:tabs>
            <w:rPr>
              <w:del w:id="1834" w:author="MMAhmed@bankAlbilad.com" w:date="2023-04-30T09:41:00Z"/>
              <w:rFonts w:ascii="Frutiger LT Arabic 45 Light" w:eastAsiaTheme="minorEastAsia" w:hAnsi="Frutiger LT Arabic 45 Light" w:cs="Frutiger LT Arabic 45 Light"/>
              <w:noProof/>
              <w:sz w:val="24"/>
              <w:szCs w:val="24"/>
              <w:rPrChange w:id="1835" w:author="MMAhmed@bankAlbilad.com" w:date="2023-04-30T09:45:00Z">
                <w:rPr>
                  <w:del w:id="1836" w:author="MMAhmed@bankAlbilad.com" w:date="2023-04-30T09:41:00Z"/>
                  <w:rFonts w:asciiTheme="minorHAnsi" w:eastAsiaTheme="minorEastAsia" w:hAnsiTheme="minorHAnsi" w:cstheme="minorBidi"/>
                  <w:noProof/>
                  <w:sz w:val="22"/>
                  <w:szCs w:val="22"/>
                </w:rPr>
              </w:rPrChange>
            </w:rPr>
          </w:pPr>
          <w:del w:id="1837" w:author="MMAhmed@bankAlbilad.com" w:date="2023-04-30T09:41:00Z">
            <w:r w:rsidRPr="005E117D" w:rsidDel="005E117D">
              <w:rPr>
                <w:rFonts w:eastAsia="Calibri"/>
                <w:sz w:val="24"/>
                <w:szCs w:val="24"/>
                <w:rPrChange w:id="1838" w:author="MMAhmed@bankAlbilad.com" w:date="2023-04-30T09:45:00Z">
                  <w:rPr>
                    <w:rStyle w:val="Hyperlink"/>
                    <w:rFonts w:ascii="Frutiger LT Arabic 45 Light" w:eastAsia="Calibri" w:hAnsi="Frutiger LT Arabic 45 Light" w:cs="Frutiger LT Arabic 45 Light"/>
                    <w:i/>
                    <w:iCs/>
                    <w:noProof/>
                  </w:rPr>
                </w:rPrChange>
              </w:rPr>
              <w:delText>System Interactions</w:delText>
            </w:r>
            <w:r w:rsidRPr="005E117D" w:rsidDel="005E117D">
              <w:rPr>
                <w:rFonts w:ascii="Frutiger LT Arabic 45 Light" w:hAnsi="Frutiger LT Arabic 45 Light" w:cs="Frutiger LT Arabic 45 Light"/>
                <w:noProof/>
                <w:webHidden/>
                <w:sz w:val="24"/>
                <w:szCs w:val="24"/>
                <w:rPrChange w:id="1839" w:author="MMAhmed@bankAlbilad.com" w:date="2023-04-30T09:45:00Z">
                  <w:rPr>
                    <w:noProof/>
                    <w:webHidden/>
                  </w:rPr>
                </w:rPrChange>
              </w:rPr>
              <w:tab/>
              <w:delText>8</w:delText>
            </w:r>
          </w:del>
        </w:p>
        <w:p w14:paraId="70697CF3" w14:textId="77777777" w:rsidR="00256843" w:rsidRPr="005E117D" w:rsidDel="005E117D" w:rsidRDefault="00256843">
          <w:pPr>
            <w:pStyle w:val="TOC3"/>
            <w:tabs>
              <w:tab w:val="left" w:pos="3240"/>
              <w:tab w:val="right" w:leader="dot" w:pos="10457"/>
            </w:tabs>
            <w:rPr>
              <w:del w:id="1840" w:author="MMAhmed@bankAlbilad.com" w:date="2023-04-30T09:41:00Z"/>
              <w:rFonts w:ascii="Frutiger LT Arabic 45 Light" w:eastAsiaTheme="minorEastAsia" w:hAnsi="Frutiger LT Arabic 45 Light" w:cs="Frutiger LT Arabic 45 Light"/>
              <w:noProof/>
              <w:sz w:val="24"/>
              <w:szCs w:val="24"/>
              <w:rPrChange w:id="1841" w:author="MMAhmed@bankAlbilad.com" w:date="2023-04-30T09:45:00Z">
                <w:rPr>
                  <w:del w:id="1842" w:author="MMAhmed@bankAlbilad.com" w:date="2023-04-30T09:41:00Z"/>
                  <w:rFonts w:asciiTheme="minorHAnsi" w:eastAsiaTheme="minorEastAsia" w:hAnsiTheme="minorHAnsi" w:cstheme="minorBidi"/>
                  <w:noProof/>
                  <w:sz w:val="22"/>
                  <w:szCs w:val="22"/>
                </w:rPr>
              </w:rPrChange>
            </w:rPr>
          </w:pPr>
          <w:del w:id="1843" w:author="MMAhmed@bankAlbilad.com" w:date="2023-04-30T09:41:00Z">
            <w:r w:rsidRPr="005E117D" w:rsidDel="005E117D">
              <w:rPr>
                <w:sz w:val="24"/>
                <w:szCs w:val="24"/>
                <w:rPrChange w:id="1844" w:author="MMAhmed@bankAlbilad.com" w:date="2023-04-30T09:45:00Z">
                  <w:rPr>
                    <w:rStyle w:val="Hyperlink"/>
                    <w:rFonts w:ascii="Frutiger LT Arabic 45 Light" w:hAnsi="Frutiger LT Arabic 45 Light" w:cs="Frutiger LT Arabic 45 Light"/>
                    <w:i/>
                    <w:iCs/>
                    <w:noProof/>
                  </w:rPr>
                </w:rPrChange>
              </w:rPr>
              <w:delText>1.</w:delText>
            </w:r>
            <w:r w:rsidRPr="005E117D" w:rsidDel="005E117D">
              <w:rPr>
                <w:rFonts w:ascii="Frutiger LT Arabic 45 Light" w:eastAsiaTheme="minorEastAsia" w:hAnsi="Frutiger LT Arabic 45 Light" w:cs="Frutiger LT Arabic 45 Light"/>
                <w:noProof/>
                <w:sz w:val="24"/>
                <w:szCs w:val="24"/>
                <w:rPrChange w:id="1845" w:author="MMAhmed@bankAlbilad.com" w:date="2023-04-30T09:45:00Z">
                  <w:rPr>
                    <w:rFonts w:asciiTheme="minorHAnsi" w:eastAsiaTheme="minorEastAsia" w:hAnsiTheme="minorHAnsi" w:cstheme="minorBidi"/>
                    <w:noProof/>
                    <w:sz w:val="22"/>
                    <w:szCs w:val="22"/>
                  </w:rPr>
                </w:rPrChange>
              </w:rPr>
              <w:tab/>
            </w:r>
            <w:r w:rsidRPr="005E117D" w:rsidDel="005E117D">
              <w:rPr>
                <w:sz w:val="24"/>
                <w:szCs w:val="24"/>
                <w:rPrChange w:id="1846" w:author="MMAhmed@bankAlbilad.com" w:date="2023-04-30T09:45:00Z">
                  <w:rPr>
                    <w:rStyle w:val="Hyperlink"/>
                    <w:rFonts w:ascii="Frutiger LT Arabic 45 Light" w:hAnsi="Frutiger LT Arabic 45 Light" w:cs="Frutiger LT Arabic 45 Light"/>
                    <w:i/>
                    <w:iCs/>
                    <w:noProof/>
                  </w:rPr>
                </w:rPrChange>
              </w:rPr>
              <w:delText>… Flow</w:delText>
            </w:r>
            <w:r w:rsidRPr="005E117D" w:rsidDel="005E117D">
              <w:rPr>
                <w:rFonts w:ascii="Frutiger LT Arabic 45 Light" w:hAnsi="Frutiger LT Arabic 45 Light" w:cs="Frutiger LT Arabic 45 Light"/>
                <w:noProof/>
                <w:webHidden/>
                <w:sz w:val="24"/>
                <w:szCs w:val="24"/>
                <w:rPrChange w:id="1847" w:author="MMAhmed@bankAlbilad.com" w:date="2023-04-30T09:45:00Z">
                  <w:rPr>
                    <w:noProof/>
                    <w:webHidden/>
                  </w:rPr>
                </w:rPrChange>
              </w:rPr>
              <w:tab/>
              <w:delText>8</w:delText>
            </w:r>
          </w:del>
        </w:p>
        <w:p w14:paraId="19EB6613" w14:textId="77777777" w:rsidR="00256843" w:rsidRPr="005E117D" w:rsidDel="005E117D" w:rsidRDefault="00256843">
          <w:pPr>
            <w:pStyle w:val="TOC1"/>
            <w:tabs>
              <w:tab w:val="right" w:leader="dot" w:pos="10457"/>
            </w:tabs>
            <w:rPr>
              <w:del w:id="1848" w:author="MMAhmed@bankAlbilad.com" w:date="2023-04-30T09:41:00Z"/>
              <w:rFonts w:ascii="Frutiger LT Arabic 45 Light" w:eastAsiaTheme="minorEastAsia" w:hAnsi="Frutiger LT Arabic 45 Light" w:cs="Frutiger LT Arabic 45 Light"/>
              <w:noProof/>
              <w:sz w:val="24"/>
              <w:szCs w:val="24"/>
              <w:rPrChange w:id="1849" w:author="MMAhmed@bankAlbilad.com" w:date="2023-04-30T09:45:00Z">
                <w:rPr>
                  <w:del w:id="1850" w:author="MMAhmed@bankAlbilad.com" w:date="2023-04-30T09:41:00Z"/>
                  <w:rFonts w:asciiTheme="minorHAnsi" w:eastAsiaTheme="minorEastAsia" w:hAnsiTheme="minorHAnsi" w:cstheme="minorBidi"/>
                  <w:noProof/>
                </w:rPr>
              </w:rPrChange>
            </w:rPr>
          </w:pPr>
          <w:del w:id="1851" w:author="MMAhmed@bankAlbilad.com" w:date="2023-04-30T09:41:00Z">
            <w:r w:rsidRPr="005E117D" w:rsidDel="005E117D">
              <w:rPr>
                <w:rFonts w:eastAsia="Calibri"/>
                <w:sz w:val="24"/>
                <w:szCs w:val="24"/>
                <w:rPrChange w:id="1852" w:author="MMAhmed@bankAlbilad.com" w:date="2023-04-30T09:45:00Z">
                  <w:rPr>
                    <w:rStyle w:val="Hyperlink"/>
                    <w:rFonts w:ascii="Frutiger LT Arabic 45 Light" w:eastAsia="Calibri" w:hAnsi="Frutiger LT Arabic 45 Light" w:cs="Frutiger LT Arabic 45 Light"/>
                    <w:noProof/>
                  </w:rPr>
                </w:rPrChange>
              </w:rPr>
              <w:delText>Infra-structure</w:delText>
            </w:r>
            <w:r w:rsidRPr="005E117D" w:rsidDel="005E117D">
              <w:rPr>
                <w:sz w:val="24"/>
                <w:szCs w:val="24"/>
                <w:rPrChange w:id="1853" w:author="MMAhmed@bankAlbilad.com" w:date="2023-04-30T09:45:00Z">
                  <w:rPr>
                    <w:rStyle w:val="Hyperlink"/>
                    <w:rFonts w:ascii="Frutiger LT Arabic 45 Light" w:hAnsi="Frutiger LT Arabic 45 Light" w:cs="Frutiger LT Arabic 45 Light"/>
                    <w:noProof/>
                  </w:rPr>
                </w:rPrChange>
              </w:rPr>
              <w:delText xml:space="preserve"> </w:delText>
            </w:r>
            <w:r w:rsidRPr="005E117D" w:rsidDel="005E117D">
              <w:rPr>
                <w:rFonts w:eastAsia="Calibri"/>
                <w:sz w:val="24"/>
                <w:szCs w:val="24"/>
                <w:rPrChange w:id="1854" w:author="MMAhmed@bankAlbilad.com" w:date="2023-04-30T09:45:00Z">
                  <w:rPr>
                    <w:rStyle w:val="Hyperlink"/>
                    <w:rFonts w:ascii="Frutiger LT Arabic 45 Light" w:eastAsia="Calibri" w:hAnsi="Frutiger LT Arabic 45 Light" w:cs="Frutiger LT Arabic 45 Light"/>
                    <w:noProof/>
                  </w:rPr>
                </w:rPrChange>
              </w:rPr>
              <w:delText>Architecture</w:delText>
            </w:r>
            <w:r w:rsidRPr="005E117D" w:rsidDel="005E117D">
              <w:rPr>
                <w:rFonts w:ascii="Frutiger LT Arabic 45 Light" w:hAnsi="Frutiger LT Arabic 45 Light" w:cs="Frutiger LT Arabic 45 Light"/>
                <w:noProof/>
                <w:webHidden/>
                <w:sz w:val="24"/>
                <w:szCs w:val="24"/>
                <w:rPrChange w:id="1855" w:author="MMAhmed@bankAlbilad.com" w:date="2023-04-30T09:45:00Z">
                  <w:rPr>
                    <w:noProof/>
                    <w:webHidden/>
                  </w:rPr>
                </w:rPrChange>
              </w:rPr>
              <w:tab/>
              <w:delText>10</w:delText>
            </w:r>
          </w:del>
        </w:p>
        <w:p w14:paraId="76B79AAD" w14:textId="77777777" w:rsidR="00256843" w:rsidRPr="005E117D" w:rsidDel="005E117D" w:rsidRDefault="00256843">
          <w:pPr>
            <w:pStyle w:val="TOC2"/>
            <w:tabs>
              <w:tab w:val="right" w:leader="dot" w:pos="10457"/>
            </w:tabs>
            <w:rPr>
              <w:del w:id="1856" w:author="MMAhmed@bankAlbilad.com" w:date="2023-04-30T09:41:00Z"/>
              <w:rFonts w:ascii="Frutiger LT Arabic 45 Light" w:eastAsiaTheme="minorEastAsia" w:hAnsi="Frutiger LT Arabic 45 Light" w:cs="Frutiger LT Arabic 45 Light"/>
              <w:noProof/>
              <w:sz w:val="24"/>
              <w:szCs w:val="24"/>
              <w:rPrChange w:id="1857" w:author="MMAhmed@bankAlbilad.com" w:date="2023-04-30T09:45:00Z">
                <w:rPr>
                  <w:del w:id="1858" w:author="MMAhmed@bankAlbilad.com" w:date="2023-04-30T09:41:00Z"/>
                  <w:rFonts w:asciiTheme="minorHAnsi" w:eastAsiaTheme="minorEastAsia" w:hAnsiTheme="minorHAnsi" w:cstheme="minorBidi"/>
                  <w:noProof/>
                  <w:sz w:val="22"/>
                  <w:szCs w:val="22"/>
                </w:rPr>
              </w:rPrChange>
            </w:rPr>
          </w:pPr>
          <w:del w:id="1859" w:author="MMAhmed@bankAlbilad.com" w:date="2023-04-30T09:41:00Z">
            <w:r w:rsidRPr="005E117D" w:rsidDel="005E117D">
              <w:rPr>
                <w:rFonts w:eastAsia="Calibri"/>
                <w:sz w:val="24"/>
                <w:szCs w:val="24"/>
                <w:rPrChange w:id="1860" w:author="MMAhmed@bankAlbilad.com" w:date="2023-04-30T09:45:00Z">
                  <w:rPr>
                    <w:rStyle w:val="Hyperlink"/>
                    <w:rFonts w:ascii="Frutiger LT Arabic 45 Light" w:eastAsia="Calibri" w:hAnsi="Frutiger LT Arabic 45 Light" w:cs="Frutiger LT Arabic 45 Light"/>
                    <w:i/>
                    <w:iCs/>
                    <w:noProof/>
                  </w:rPr>
                </w:rPrChange>
              </w:rPr>
              <w:delText>System Production Architecture</w:delText>
            </w:r>
            <w:r w:rsidRPr="005E117D" w:rsidDel="005E117D">
              <w:rPr>
                <w:rFonts w:ascii="Frutiger LT Arabic 45 Light" w:hAnsi="Frutiger LT Arabic 45 Light" w:cs="Frutiger LT Arabic 45 Light"/>
                <w:noProof/>
                <w:webHidden/>
                <w:sz w:val="24"/>
                <w:szCs w:val="24"/>
                <w:rPrChange w:id="1861" w:author="MMAhmed@bankAlbilad.com" w:date="2023-04-30T09:45:00Z">
                  <w:rPr>
                    <w:noProof/>
                    <w:webHidden/>
                  </w:rPr>
                </w:rPrChange>
              </w:rPr>
              <w:tab/>
              <w:delText>10</w:delText>
            </w:r>
          </w:del>
        </w:p>
        <w:p w14:paraId="7CB5CC64" w14:textId="77777777" w:rsidR="00256843" w:rsidRPr="005E117D" w:rsidDel="005E117D" w:rsidRDefault="00256843">
          <w:pPr>
            <w:pStyle w:val="TOC2"/>
            <w:tabs>
              <w:tab w:val="right" w:leader="dot" w:pos="10457"/>
            </w:tabs>
            <w:rPr>
              <w:del w:id="1862" w:author="MMAhmed@bankAlbilad.com" w:date="2023-04-30T09:41:00Z"/>
              <w:rFonts w:ascii="Frutiger LT Arabic 45 Light" w:eastAsiaTheme="minorEastAsia" w:hAnsi="Frutiger LT Arabic 45 Light" w:cs="Frutiger LT Arabic 45 Light"/>
              <w:noProof/>
              <w:sz w:val="24"/>
              <w:szCs w:val="24"/>
              <w:rPrChange w:id="1863" w:author="MMAhmed@bankAlbilad.com" w:date="2023-04-30T09:45:00Z">
                <w:rPr>
                  <w:del w:id="1864" w:author="MMAhmed@bankAlbilad.com" w:date="2023-04-30T09:41:00Z"/>
                  <w:rFonts w:asciiTheme="minorHAnsi" w:eastAsiaTheme="minorEastAsia" w:hAnsiTheme="minorHAnsi" w:cstheme="minorBidi"/>
                  <w:noProof/>
                  <w:sz w:val="22"/>
                  <w:szCs w:val="22"/>
                </w:rPr>
              </w:rPrChange>
            </w:rPr>
          </w:pPr>
          <w:del w:id="1865" w:author="MMAhmed@bankAlbilad.com" w:date="2023-04-30T09:41:00Z">
            <w:r w:rsidRPr="005E117D" w:rsidDel="005E117D">
              <w:rPr>
                <w:rFonts w:eastAsia="Calibri"/>
                <w:sz w:val="24"/>
                <w:szCs w:val="24"/>
                <w:rPrChange w:id="1866" w:author="MMAhmed@bankAlbilad.com" w:date="2023-04-30T09:45:00Z">
                  <w:rPr>
                    <w:rStyle w:val="Hyperlink"/>
                    <w:rFonts w:ascii="Frutiger LT Arabic 45 Light" w:eastAsia="Calibri" w:hAnsi="Frutiger LT Arabic 45 Light" w:cs="Frutiger LT Arabic 45 Light"/>
                    <w:i/>
                    <w:iCs/>
                    <w:noProof/>
                  </w:rPr>
                </w:rPrChange>
              </w:rPr>
              <w:delText>System Disaster Recovery Architecture</w:delText>
            </w:r>
            <w:r w:rsidRPr="005E117D" w:rsidDel="005E117D">
              <w:rPr>
                <w:rFonts w:ascii="Frutiger LT Arabic 45 Light" w:hAnsi="Frutiger LT Arabic 45 Light" w:cs="Frutiger LT Arabic 45 Light"/>
                <w:noProof/>
                <w:webHidden/>
                <w:sz w:val="24"/>
                <w:szCs w:val="24"/>
                <w:rPrChange w:id="1867" w:author="MMAhmed@bankAlbilad.com" w:date="2023-04-30T09:45:00Z">
                  <w:rPr>
                    <w:noProof/>
                    <w:webHidden/>
                  </w:rPr>
                </w:rPrChange>
              </w:rPr>
              <w:tab/>
              <w:delText>10</w:delText>
            </w:r>
          </w:del>
        </w:p>
        <w:p w14:paraId="656F07BF" w14:textId="77777777" w:rsidR="00256843" w:rsidRPr="005E117D" w:rsidDel="005E117D" w:rsidRDefault="00256843">
          <w:pPr>
            <w:pStyle w:val="TOC2"/>
            <w:tabs>
              <w:tab w:val="right" w:leader="dot" w:pos="10457"/>
            </w:tabs>
            <w:rPr>
              <w:del w:id="1868" w:author="MMAhmed@bankAlbilad.com" w:date="2023-04-30T09:41:00Z"/>
              <w:rFonts w:ascii="Frutiger LT Arabic 45 Light" w:eastAsiaTheme="minorEastAsia" w:hAnsi="Frutiger LT Arabic 45 Light" w:cs="Frutiger LT Arabic 45 Light"/>
              <w:noProof/>
              <w:sz w:val="24"/>
              <w:szCs w:val="24"/>
              <w:rPrChange w:id="1869" w:author="MMAhmed@bankAlbilad.com" w:date="2023-04-30T09:45:00Z">
                <w:rPr>
                  <w:del w:id="1870" w:author="MMAhmed@bankAlbilad.com" w:date="2023-04-30T09:41:00Z"/>
                  <w:rFonts w:asciiTheme="minorHAnsi" w:eastAsiaTheme="minorEastAsia" w:hAnsiTheme="minorHAnsi" w:cstheme="minorBidi"/>
                  <w:noProof/>
                  <w:sz w:val="22"/>
                  <w:szCs w:val="22"/>
                </w:rPr>
              </w:rPrChange>
            </w:rPr>
          </w:pPr>
          <w:del w:id="1871" w:author="MMAhmed@bankAlbilad.com" w:date="2023-04-30T09:41:00Z">
            <w:r w:rsidRPr="005E117D" w:rsidDel="005E117D">
              <w:rPr>
                <w:rFonts w:eastAsia="Calibri"/>
                <w:sz w:val="24"/>
                <w:szCs w:val="24"/>
                <w:rPrChange w:id="1872" w:author="MMAhmed@bankAlbilad.com" w:date="2023-04-30T09:45:00Z">
                  <w:rPr>
                    <w:rStyle w:val="Hyperlink"/>
                    <w:rFonts w:ascii="Frutiger LT Arabic 45 Light" w:eastAsia="Calibri" w:hAnsi="Frutiger LT Arabic 45 Light" w:cs="Frutiger LT Arabic 45 Light"/>
                    <w:i/>
                    <w:iCs/>
                    <w:noProof/>
                  </w:rPr>
                </w:rPrChange>
              </w:rPr>
              <w:delText>System UAT Architecture</w:delText>
            </w:r>
            <w:r w:rsidRPr="005E117D" w:rsidDel="005E117D">
              <w:rPr>
                <w:rFonts w:ascii="Frutiger LT Arabic 45 Light" w:hAnsi="Frutiger LT Arabic 45 Light" w:cs="Frutiger LT Arabic 45 Light"/>
                <w:noProof/>
                <w:webHidden/>
                <w:sz w:val="24"/>
                <w:szCs w:val="24"/>
                <w:rPrChange w:id="1873" w:author="MMAhmed@bankAlbilad.com" w:date="2023-04-30T09:45:00Z">
                  <w:rPr>
                    <w:noProof/>
                    <w:webHidden/>
                  </w:rPr>
                </w:rPrChange>
              </w:rPr>
              <w:tab/>
              <w:delText>11</w:delText>
            </w:r>
          </w:del>
        </w:p>
        <w:p w14:paraId="6F89081F" w14:textId="77777777" w:rsidR="00256843" w:rsidRPr="005E117D" w:rsidDel="005E117D" w:rsidRDefault="00256843">
          <w:pPr>
            <w:pStyle w:val="TOC2"/>
            <w:tabs>
              <w:tab w:val="right" w:leader="dot" w:pos="10457"/>
            </w:tabs>
            <w:rPr>
              <w:del w:id="1874" w:author="MMAhmed@bankAlbilad.com" w:date="2023-04-30T09:41:00Z"/>
              <w:rFonts w:ascii="Frutiger LT Arabic 45 Light" w:eastAsiaTheme="minorEastAsia" w:hAnsi="Frutiger LT Arabic 45 Light" w:cs="Frutiger LT Arabic 45 Light"/>
              <w:noProof/>
              <w:sz w:val="24"/>
              <w:szCs w:val="24"/>
              <w:rPrChange w:id="1875" w:author="MMAhmed@bankAlbilad.com" w:date="2023-04-30T09:45:00Z">
                <w:rPr>
                  <w:del w:id="1876" w:author="MMAhmed@bankAlbilad.com" w:date="2023-04-30T09:41:00Z"/>
                  <w:rFonts w:asciiTheme="minorHAnsi" w:eastAsiaTheme="minorEastAsia" w:hAnsiTheme="minorHAnsi" w:cstheme="minorBidi"/>
                  <w:noProof/>
                  <w:sz w:val="22"/>
                  <w:szCs w:val="22"/>
                </w:rPr>
              </w:rPrChange>
            </w:rPr>
          </w:pPr>
          <w:del w:id="1877" w:author="MMAhmed@bankAlbilad.com" w:date="2023-04-30T09:41:00Z">
            <w:r w:rsidRPr="005E117D" w:rsidDel="005E117D">
              <w:rPr>
                <w:rFonts w:eastAsia="Calibri"/>
                <w:sz w:val="24"/>
                <w:szCs w:val="24"/>
                <w:rPrChange w:id="1878" w:author="MMAhmed@bankAlbilad.com" w:date="2023-04-30T09:45:00Z">
                  <w:rPr>
                    <w:rStyle w:val="Hyperlink"/>
                    <w:rFonts w:ascii="Frutiger LT Arabic 45 Light" w:eastAsia="Calibri" w:hAnsi="Frutiger LT Arabic 45 Light" w:cs="Frutiger LT Arabic 45 Light"/>
                    <w:i/>
                    <w:iCs/>
                    <w:noProof/>
                  </w:rPr>
                </w:rPrChange>
              </w:rPr>
              <w:delText>System SIT Architecture</w:delText>
            </w:r>
            <w:r w:rsidRPr="005E117D" w:rsidDel="005E117D">
              <w:rPr>
                <w:rFonts w:ascii="Frutiger LT Arabic 45 Light" w:hAnsi="Frutiger LT Arabic 45 Light" w:cs="Frutiger LT Arabic 45 Light"/>
                <w:noProof/>
                <w:webHidden/>
                <w:sz w:val="24"/>
                <w:szCs w:val="24"/>
                <w:rPrChange w:id="1879" w:author="MMAhmed@bankAlbilad.com" w:date="2023-04-30T09:45:00Z">
                  <w:rPr>
                    <w:noProof/>
                    <w:webHidden/>
                  </w:rPr>
                </w:rPrChange>
              </w:rPr>
              <w:tab/>
              <w:delText>11</w:delText>
            </w:r>
          </w:del>
        </w:p>
        <w:p w14:paraId="77097004" w14:textId="77777777" w:rsidR="00256843" w:rsidRPr="005E117D" w:rsidDel="005E117D" w:rsidRDefault="00256843">
          <w:pPr>
            <w:pStyle w:val="TOC2"/>
            <w:tabs>
              <w:tab w:val="right" w:leader="dot" w:pos="10457"/>
            </w:tabs>
            <w:rPr>
              <w:del w:id="1880" w:author="MMAhmed@bankAlbilad.com" w:date="2023-04-30T09:41:00Z"/>
              <w:rFonts w:ascii="Frutiger LT Arabic 45 Light" w:eastAsiaTheme="minorEastAsia" w:hAnsi="Frutiger LT Arabic 45 Light" w:cs="Frutiger LT Arabic 45 Light"/>
              <w:noProof/>
              <w:sz w:val="24"/>
              <w:szCs w:val="24"/>
              <w:rPrChange w:id="1881" w:author="MMAhmed@bankAlbilad.com" w:date="2023-04-30T09:45:00Z">
                <w:rPr>
                  <w:del w:id="1882" w:author="MMAhmed@bankAlbilad.com" w:date="2023-04-30T09:41:00Z"/>
                  <w:rFonts w:asciiTheme="minorHAnsi" w:eastAsiaTheme="minorEastAsia" w:hAnsiTheme="minorHAnsi" w:cstheme="minorBidi"/>
                  <w:noProof/>
                  <w:sz w:val="22"/>
                  <w:szCs w:val="22"/>
                </w:rPr>
              </w:rPrChange>
            </w:rPr>
          </w:pPr>
          <w:del w:id="1883" w:author="MMAhmed@bankAlbilad.com" w:date="2023-04-30T09:41:00Z">
            <w:r w:rsidRPr="005E117D" w:rsidDel="005E117D">
              <w:rPr>
                <w:rFonts w:eastAsia="Calibri"/>
                <w:sz w:val="24"/>
                <w:szCs w:val="24"/>
                <w:rPrChange w:id="1884" w:author="MMAhmed@bankAlbilad.com" w:date="2023-04-30T09:45:00Z">
                  <w:rPr>
                    <w:rStyle w:val="Hyperlink"/>
                    <w:rFonts w:ascii="Frutiger LT Arabic 45 Light" w:eastAsia="Calibri" w:hAnsi="Frutiger LT Arabic 45 Light" w:cs="Frutiger LT Arabic 45 Light"/>
                    <w:i/>
                    <w:iCs/>
                    <w:noProof/>
                  </w:rPr>
                </w:rPrChange>
              </w:rPr>
              <w:delText>System Development Architecture</w:delText>
            </w:r>
            <w:r w:rsidRPr="005E117D" w:rsidDel="005E117D">
              <w:rPr>
                <w:rFonts w:ascii="Frutiger LT Arabic 45 Light" w:hAnsi="Frutiger LT Arabic 45 Light" w:cs="Frutiger LT Arabic 45 Light"/>
                <w:noProof/>
                <w:webHidden/>
                <w:sz w:val="24"/>
                <w:szCs w:val="24"/>
                <w:rPrChange w:id="1885" w:author="MMAhmed@bankAlbilad.com" w:date="2023-04-30T09:45:00Z">
                  <w:rPr>
                    <w:noProof/>
                    <w:webHidden/>
                  </w:rPr>
                </w:rPrChange>
              </w:rPr>
              <w:tab/>
              <w:delText>12</w:delText>
            </w:r>
          </w:del>
        </w:p>
        <w:p w14:paraId="401B32E1" w14:textId="77777777" w:rsidR="00256843" w:rsidRPr="005E117D" w:rsidDel="005E117D" w:rsidRDefault="00256843">
          <w:pPr>
            <w:pStyle w:val="TOC1"/>
            <w:tabs>
              <w:tab w:val="right" w:leader="dot" w:pos="10457"/>
            </w:tabs>
            <w:rPr>
              <w:del w:id="1886" w:author="MMAhmed@bankAlbilad.com" w:date="2023-04-30T09:41:00Z"/>
              <w:rFonts w:ascii="Frutiger LT Arabic 45 Light" w:eastAsiaTheme="minorEastAsia" w:hAnsi="Frutiger LT Arabic 45 Light" w:cs="Frutiger LT Arabic 45 Light"/>
              <w:noProof/>
              <w:sz w:val="24"/>
              <w:szCs w:val="24"/>
              <w:rPrChange w:id="1887" w:author="MMAhmed@bankAlbilad.com" w:date="2023-04-30T09:45:00Z">
                <w:rPr>
                  <w:del w:id="1888" w:author="MMAhmed@bankAlbilad.com" w:date="2023-04-30T09:41:00Z"/>
                  <w:rFonts w:asciiTheme="minorHAnsi" w:eastAsiaTheme="minorEastAsia" w:hAnsiTheme="minorHAnsi" w:cstheme="minorBidi"/>
                  <w:noProof/>
                </w:rPr>
              </w:rPrChange>
            </w:rPr>
          </w:pPr>
          <w:del w:id="1889" w:author="MMAhmed@bankAlbilad.com" w:date="2023-04-30T09:41:00Z">
            <w:r w:rsidRPr="005E117D" w:rsidDel="005E117D">
              <w:rPr>
                <w:rFonts w:eastAsia="Calibri"/>
                <w:sz w:val="24"/>
                <w:szCs w:val="24"/>
                <w:rPrChange w:id="1890" w:author="MMAhmed@bankAlbilad.com" w:date="2023-04-30T09:45:00Z">
                  <w:rPr>
                    <w:rStyle w:val="Hyperlink"/>
                    <w:rFonts w:ascii="Frutiger LT Arabic 45 Light" w:eastAsia="Calibri" w:hAnsi="Frutiger LT Arabic 45 Light" w:cs="Frutiger LT Arabic 45 Light"/>
                    <w:noProof/>
                  </w:rPr>
                </w:rPrChange>
              </w:rPr>
              <w:delText>Capacity Considerations</w:delText>
            </w:r>
            <w:r w:rsidRPr="005E117D" w:rsidDel="005E117D">
              <w:rPr>
                <w:rFonts w:ascii="Frutiger LT Arabic 45 Light" w:hAnsi="Frutiger LT Arabic 45 Light" w:cs="Frutiger LT Arabic 45 Light"/>
                <w:noProof/>
                <w:webHidden/>
                <w:sz w:val="24"/>
                <w:szCs w:val="24"/>
                <w:rPrChange w:id="1891" w:author="MMAhmed@bankAlbilad.com" w:date="2023-04-30T09:45:00Z">
                  <w:rPr>
                    <w:noProof/>
                    <w:webHidden/>
                  </w:rPr>
                </w:rPrChange>
              </w:rPr>
              <w:tab/>
              <w:delText>13</w:delText>
            </w:r>
          </w:del>
        </w:p>
        <w:p w14:paraId="6E7BAB17" w14:textId="77777777" w:rsidR="00256843" w:rsidRPr="005E117D" w:rsidDel="005E117D" w:rsidRDefault="00256843">
          <w:pPr>
            <w:pStyle w:val="TOC2"/>
            <w:tabs>
              <w:tab w:val="right" w:leader="dot" w:pos="10457"/>
            </w:tabs>
            <w:rPr>
              <w:del w:id="1892" w:author="MMAhmed@bankAlbilad.com" w:date="2023-04-30T09:41:00Z"/>
              <w:rFonts w:ascii="Frutiger LT Arabic 45 Light" w:eastAsiaTheme="minorEastAsia" w:hAnsi="Frutiger LT Arabic 45 Light" w:cs="Frutiger LT Arabic 45 Light"/>
              <w:noProof/>
              <w:sz w:val="24"/>
              <w:szCs w:val="24"/>
              <w:rPrChange w:id="1893" w:author="MMAhmed@bankAlbilad.com" w:date="2023-04-30T09:45:00Z">
                <w:rPr>
                  <w:del w:id="1894" w:author="MMAhmed@bankAlbilad.com" w:date="2023-04-30T09:41:00Z"/>
                  <w:rFonts w:asciiTheme="minorHAnsi" w:eastAsiaTheme="minorEastAsia" w:hAnsiTheme="minorHAnsi" w:cstheme="minorBidi"/>
                  <w:noProof/>
                  <w:sz w:val="22"/>
                  <w:szCs w:val="22"/>
                </w:rPr>
              </w:rPrChange>
            </w:rPr>
          </w:pPr>
          <w:del w:id="1895" w:author="MMAhmed@bankAlbilad.com" w:date="2023-04-30T09:41:00Z">
            <w:r w:rsidRPr="005E117D" w:rsidDel="005E117D">
              <w:rPr>
                <w:rFonts w:eastAsia="Calibri"/>
                <w:sz w:val="24"/>
                <w:szCs w:val="24"/>
                <w:rPrChange w:id="1896" w:author="MMAhmed@bankAlbilad.com" w:date="2023-04-30T09:45:00Z">
                  <w:rPr>
                    <w:rStyle w:val="Hyperlink"/>
                    <w:rFonts w:ascii="Frutiger LT Arabic 45 Light" w:eastAsia="Calibri" w:hAnsi="Frutiger LT Arabic 45 Light" w:cs="Frutiger LT Arabic 45 Light"/>
                    <w:i/>
                    <w:iCs/>
                    <w:noProof/>
                  </w:rPr>
                </w:rPrChange>
              </w:rPr>
              <w:delText>Disk Storage for X Environment</w:delText>
            </w:r>
            <w:r w:rsidRPr="005E117D" w:rsidDel="005E117D">
              <w:rPr>
                <w:rFonts w:ascii="Frutiger LT Arabic 45 Light" w:hAnsi="Frutiger LT Arabic 45 Light" w:cs="Frutiger LT Arabic 45 Light"/>
                <w:noProof/>
                <w:webHidden/>
                <w:sz w:val="24"/>
                <w:szCs w:val="24"/>
                <w:rPrChange w:id="1897" w:author="MMAhmed@bankAlbilad.com" w:date="2023-04-30T09:45:00Z">
                  <w:rPr>
                    <w:noProof/>
                    <w:webHidden/>
                  </w:rPr>
                </w:rPrChange>
              </w:rPr>
              <w:tab/>
              <w:delText>13</w:delText>
            </w:r>
          </w:del>
        </w:p>
        <w:p w14:paraId="195F8AE4" w14:textId="77777777" w:rsidR="00256843" w:rsidRPr="005E117D" w:rsidDel="005E117D" w:rsidRDefault="00256843">
          <w:pPr>
            <w:pStyle w:val="TOC2"/>
            <w:tabs>
              <w:tab w:val="right" w:leader="dot" w:pos="10457"/>
            </w:tabs>
            <w:rPr>
              <w:del w:id="1898" w:author="MMAhmed@bankAlbilad.com" w:date="2023-04-30T09:41:00Z"/>
              <w:rFonts w:ascii="Frutiger LT Arabic 45 Light" w:eastAsiaTheme="minorEastAsia" w:hAnsi="Frutiger LT Arabic 45 Light" w:cs="Frutiger LT Arabic 45 Light"/>
              <w:noProof/>
              <w:sz w:val="24"/>
              <w:szCs w:val="24"/>
              <w:rPrChange w:id="1899" w:author="MMAhmed@bankAlbilad.com" w:date="2023-04-30T09:45:00Z">
                <w:rPr>
                  <w:del w:id="1900" w:author="MMAhmed@bankAlbilad.com" w:date="2023-04-30T09:41:00Z"/>
                  <w:rFonts w:asciiTheme="minorHAnsi" w:eastAsiaTheme="minorEastAsia" w:hAnsiTheme="minorHAnsi" w:cstheme="minorBidi"/>
                  <w:noProof/>
                  <w:sz w:val="22"/>
                  <w:szCs w:val="22"/>
                </w:rPr>
              </w:rPrChange>
            </w:rPr>
          </w:pPr>
          <w:del w:id="1901" w:author="MMAhmed@bankAlbilad.com" w:date="2023-04-30T09:41:00Z">
            <w:r w:rsidRPr="005E117D" w:rsidDel="005E117D">
              <w:rPr>
                <w:rFonts w:eastAsia="Calibri"/>
                <w:sz w:val="24"/>
                <w:szCs w:val="24"/>
                <w:rPrChange w:id="1902" w:author="MMAhmed@bankAlbilad.com" w:date="2023-04-30T09:45:00Z">
                  <w:rPr>
                    <w:rStyle w:val="Hyperlink"/>
                    <w:rFonts w:ascii="Frutiger LT Arabic 45 Light" w:eastAsia="Calibri" w:hAnsi="Frutiger LT Arabic 45 Light" w:cs="Frutiger LT Arabic 45 Light"/>
                    <w:i/>
                    <w:iCs/>
                    <w:noProof/>
                  </w:rPr>
                </w:rPrChange>
              </w:rPr>
              <w:delText>Interfaces</w:delText>
            </w:r>
            <w:r w:rsidRPr="005E117D" w:rsidDel="005E117D">
              <w:rPr>
                <w:rFonts w:ascii="Frutiger LT Arabic 45 Light" w:hAnsi="Frutiger LT Arabic 45 Light" w:cs="Frutiger LT Arabic 45 Light"/>
                <w:noProof/>
                <w:webHidden/>
                <w:sz w:val="24"/>
                <w:szCs w:val="24"/>
                <w:rPrChange w:id="1903" w:author="MMAhmed@bankAlbilad.com" w:date="2023-04-30T09:45:00Z">
                  <w:rPr>
                    <w:noProof/>
                    <w:webHidden/>
                  </w:rPr>
                </w:rPrChange>
              </w:rPr>
              <w:tab/>
              <w:delText>13</w:delText>
            </w:r>
          </w:del>
        </w:p>
        <w:p w14:paraId="01601849" w14:textId="77777777" w:rsidR="00256843" w:rsidRPr="005E117D" w:rsidDel="005E117D" w:rsidRDefault="00256843">
          <w:pPr>
            <w:pStyle w:val="TOC2"/>
            <w:tabs>
              <w:tab w:val="right" w:leader="dot" w:pos="10457"/>
            </w:tabs>
            <w:rPr>
              <w:del w:id="1904" w:author="MMAhmed@bankAlbilad.com" w:date="2023-04-30T09:41:00Z"/>
              <w:rFonts w:ascii="Frutiger LT Arabic 45 Light" w:eastAsiaTheme="minorEastAsia" w:hAnsi="Frutiger LT Arabic 45 Light" w:cs="Frutiger LT Arabic 45 Light"/>
              <w:noProof/>
              <w:sz w:val="24"/>
              <w:szCs w:val="24"/>
              <w:rPrChange w:id="1905" w:author="MMAhmed@bankAlbilad.com" w:date="2023-04-30T09:45:00Z">
                <w:rPr>
                  <w:del w:id="1906" w:author="MMAhmed@bankAlbilad.com" w:date="2023-04-30T09:41:00Z"/>
                  <w:rFonts w:asciiTheme="minorHAnsi" w:eastAsiaTheme="minorEastAsia" w:hAnsiTheme="minorHAnsi" w:cstheme="minorBidi"/>
                  <w:noProof/>
                  <w:sz w:val="22"/>
                  <w:szCs w:val="22"/>
                </w:rPr>
              </w:rPrChange>
            </w:rPr>
          </w:pPr>
          <w:del w:id="1907" w:author="MMAhmed@bankAlbilad.com" w:date="2023-04-30T09:41:00Z">
            <w:r w:rsidRPr="005E117D" w:rsidDel="005E117D">
              <w:rPr>
                <w:rFonts w:eastAsia="Calibri"/>
                <w:sz w:val="24"/>
                <w:szCs w:val="24"/>
                <w:rPrChange w:id="1908" w:author="MMAhmed@bankAlbilad.com" w:date="2023-04-30T09:45:00Z">
                  <w:rPr>
                    <w:rStyle w:val="Hyperlink"/>
                    <w:rFonts w:ascii="Frutiger LT Arabic 45 Light" w:eastAsia="Calibri" w:hAnsi="Frutiger LT Arabic 45 Light" w:cs="Frutiger LT Arabic 45 Light"/>
                    <w:i/>
                    <w:iCs/>
                    <w:noProof/>
                  </w:rPr>
                </w:rPrChange>
              </w:rPr>
              <w:delText>Network Traffic Flow</w:delText>
            </w:r>
            <w:r w:rsidRPr="005E117D" w:rsidDel="005E117D">
              <w:rPr>
                <w:rFonts w:ascii="Frutiger LT Arabic 45 Light" w:hAnsi="Frutiger LT Arabic 45 Light" w:cs="Frutiger LT Arabic 45 Light"/>
                <w:noProof/>
                <w:webHidden/>
                <w:sz w:val="24"/>
                <w:szCs w:val="24"/>
                <w:rPrChange w:id="1909" w:author="MMAhmed@bankAlbilad.com" w:date="2023-04-30T09:45:00Z">
                  <w:rPr>
                    <w:noProof/>
                    <w:webHidden/>
                  </w:rPr>
                </w:rPrChange>
              </w:rPr>
              <w:tab/>
              <w:delText>14</w:delText>
            </w:r>
          </w:del>
        </w:p>
        <w:p w14:paraId="5E90589F" w14:textId="77777777" w:rsidR="00256843" w:rsidRPr="005E117D" w:rsidDel="005E117D" w:rsidRDefault="00256843">
          <w:pPr>
            <w:pStyle w:val="TOC2"/>
            <w:tabs>
              <w:tab w:val="right" w:leader="dot" w:pos="10457"/>
            </w:tabs>
            <w:rPr>
              <w:del w:id="1910" w:author="MMAhmed@bankAlbilad.com" w:date="2023-04-30T09:41:00Z"/>
              <w:rFonts w:ascii="Frutiger LT Arabic 45 Light" w:eastAsiaTheme="minorEastAsia" w:hAnsi="Frutiger LT Arabic 45 Light" w:cs="Frutiger LT Arabic 45 Light"/>
              <w:noProof/>
              <w:sz w:val="24"/>
              <w:szCs w:val="24"/>
              <w:rPrChange w:id="1911" w:author="MMAhmed@bankAlbilad.com" w:date="2023-04-30T09:45:00Z">
                <w:rPr>
                  <w:del w:id="1912" w:author="MMAhmed@bankAlbilad.com" w:date="2023-04-30T09:41:00Z"/>
                  <w:rFonts w:asciiTheme="minorHAnsi" w:eastAsiaTheme="minorEastAsia" w:hAnsiTheme="minorHAnsi" w:cstheme="minorBidi"/>
                  <w:noProof/>
                  <w:sz w:val="22"/>
                  <w:szCs w:val="22"/>
                </w:rPr>
              </w:rPrChange>
            </w:rPr>
          </w:pPr>
          <w:del w:id="1913" w:author="MMAhmed@bankAlbilad.com" w:date="2023-04-30T09:41:00Z">
            <w:r w:rsidRPr="005E117D" w:rsidDel="005E117D">
              <w:rPr>
                <w:rFonts w:eastAsia="Calibri"/>
                <w:sz w:val="24"/>
                <w:szCs w:val="24"/>
                <w:rPrChange w:id="1914" w:author="MMAhmed@bankAlbilad.com" w:date="2023-04-30T09:45:00Z">
                  <w:rPr>
                    <w:rStyle w:val="Hyperlink"/>
                    <w:rFonts w:ascii="Frutiger LT Arabic 45 Light" w:eastAsia="Calibri" w:hAnsi="Frutiger LT Arabic 45 Light" w:cs="Frutiger LT Arabic 45 Light"/>
                    <w:i/>
                    <w:iCs/>
                    <w:noProof/>
                  </w:rPr>
                </w:rPrChange>
              </w:rPr>
              <w:delText>DNS Entry</w:delText>
            </w:r>
            <w:r w:rsidRPr="005E117D" w:rsidDel="005E117D">
              <w:rPr>
                <w:rFonts w:ascii="Frutiger LT Arabic 45 Light" w:hAnsi="Frutiger LT Arabic 45 Light" w:cs="Frutiger LT Arabic 45 Light"/>
                <w:noProof/>
                <w:webHidden/>
                <w:sz w:val="24"/>
                <w:szCs w:val="24"/>
                <w:rPrChange w:id="1915" w:author="MMAhmed@bankAlbilad.com" w:date="2023-04-30T09:45:00Z">
                  <w:rPr>
                    <w:noProof/>
                    <w:webHidden/>
                  </w:rPr>
                </w:rPrChange>
              </w:rPr>
              <w:tab/>
              <w:delText>14</w:delText>
            </w:r>
          </w:del>
        </w:p>
        <w:p w14:paraId="62A4BD21" w14:textId="77777777" w:rsidR="00256843" w:rsidRPr="005E117D" w:rsidDel="005E117D" w:rsidRDefault="00256843">
          <w:pPr>
            <w:pStyle w:val="TOC2"/>
            <w:tabs>
              <w:tab w:val="right" w:leader="dot" w:pos="10457"/>
            </w:tabs>
            <w:rPr>
              <w:del w:id="1916" w:author="MMAhmed@bankAlbilad.com" w:date="2023-04-30T09:41:00Z"/>
              <w:rFonts w:ascii="Frutiger LT Arabic 45 Light" w:eastAsiaTheme="minorEastAsia" w:hAnsi="Frutiger LT Arabic 45 Light" w:cs="Frutiger LT Arabic 45 Light"/>
              <w:noProof/>
              <w:sz w:val="24"/>
              <w:szCs w:val="24"/>
              <w:rPrChange w:id="1917" w:author="MMAhmed@bankAlbilad.com" w:date="2023-04-30T09:45:00Z">
                <w:rPr>
                  <w:del w:id="1918" w:author="MMAhmed@bankAlbilad.com" w:date="2023-04-30T09:41:00Z"/>
                  <w:rFonts w:asciiTheme="minorHAnsi" w:eastAsiaTheme="minorEastAsia" w:hAnsiTheme="minorHAnsi" w:cstheme="minorBidi"/>
                  <w:noProof/>
                  <w:sz w:val="22"/>
                  <w:szCs w:val="22"/>
                </w:rPr>
              </w:rPrChange>
            </w:rPr>
          </w:pPr>
          <w:del w:id="1919" w:author="MMAhmed@bankAlbilad.com" w:date="2023-04-30T09:41:00Z">
            <w:r w:rsidRPr="005E117D" w:rsidDel="005E117D">
              <w:rPr>
                <w:rFonts w:eastAsia="Calibri"/>
                <w:sz w:val="24"/>
                <w:szCs w:val="24"/>
                <w:rPrChange w:id="1920" w:author="MMAhmed@bankAlbilad.com" w:date="2023-04-30T09:45:00Z">
                  <w:rPr>
                    <w:rStyle w:val="Hyperlink"/>
                    <w:rFonts w:ascii="Frutiger LT Arabic 45 Light" w:eastAsia="Calibri" w:hAnsi="Frutiger LT Arabic 45 Light" w:cs="Frutiger LT Arabic 45 Light"/>
                    <w:i/>
                    <w:iCs/>
                    <w:noProof/>
                  </w:rPr>
                </w:rPrChange>
              </w:rPr>
              <w:delText>Network Production Design Diagram</w:delText>
            </w:r>
            <w:r w:rsidRPr="005E117D" w:rsidDel="005E117D">
              <w:rPr>
                <w:rFonts w:ascii="Frutiger LT Arabic 45 Light" w:hAnsi="Frutiger LT Arabic 45 Light" w:cs="Frutiger LT Arabic 45 Light"/>
                <w:noProof/>
                <w:webHidden/>
                <w:sz w:val="24"/>
                <w:szCs w:val="24"/>
                <w:rPrChange w:id="1921" w:author="MMAhmed@bankAlbilad.com" w:date="2023-04-30T09:45:00Z">
                  <w:rPr>
                    <w:noProof/>
                    <w:webHidden/>
                  </w:rPr>
                </w:rPrChange>
              </w:rPr>
              <w:tab/>
              <w:delText>14</w:delText>
            </w:r>
          </w:del>
        </w:p>
        <w:p w14:paraId="64F87979" w14:textId="77777777" w:rsidR="00256843" w:rsidRPr="005E117D" w:rsidDel="005E117D" w:rsidRDefault="00256843">
          <w:pPr>
            <w:pStyle w:val="TOC2"/>
            <w:tabs>
              <w:tab w:val="right" w:leader="dot" w:pos="10457"/>
            </w:tabs>
            <w:rPr>
              <w:del w:id="1922" w:author="MMAhmed@bankAlbilad.com" w:date="2023-04-30T09:41:00Z"/>
              <w:rFonts w:ascii="Frutiger LT Arabic 45 Light" w:eastAsiaTheme="minorEastAsia" w:hAnsi="Frutiger LT Arabic 45 Light" w:cs="Frutiger LT Arabic 45 Light"/>
              <w:noProof/>
              <w:sz w:val="24"/>
              <w:szCs w:val="24"/>
              <w:rPrChange w:id="1923" w:author="MMAhmed@bankAlbilad.com" w:date="2023-04-30T09:45:00Z">
                <w:rPr>
                  <w:del w:id="1924" w:author="MMAhmed@bankAlbilad.com" w:date="2023-04-30T09:41:00Z"/>
                  <w:rFonts w:asciiTheme="minorHAnsi" w:eastAsiaTheme="minorEastAsia" w:hAnsiTheme="minorHAnsi" w:cstheme="minorBidi"/>
                  <w:noProof/>
                  <w:sz w:val="22"/>
                  <w:szCs w:val="22"/>
                </w:rPr>
              </w:rPrChange>
            </w:rPr>
          </w:pPr>
          <w:del w:id="1925" w:author="MMAhmed@bankAlbilad.com" w:date="2023-04-30T09:41:00Z">
            <w:r w:rsidRPr="005E117D" w:rsidDel="005E117D">
              <w:rPr>
                <w:rFonts w:eastAsia="Calibri"/>
                <w:sz w:val="24"/>
                <w:szCs w:val="24"/>
                <w:rPrChange w:id="1926" w:author="MMAhmed@bankAlbilad.com" w:date="2023-04-30T09:45:00Z">
                  <w:rPr>
                    <w:rStyle w:val="Hyperlink"/>
                    <w:rFonts w:ascii="Frutiger LT Arabic 45 Light" w:eastAsia="Calibri" w:hAnsi="Frutiger LT Arabic 45 Light" w:cs="Frutiger LT Arabic 45 Light"/>
                    <w:i/>
                    <w:iCs/>
                    <w:noProof/>
                  </w:rPr>
                </w:rPrChange>
              </w:rPr>
              <w:delText>Network UAT Design Diagram</w:delText>
            </w:r>
            <w:r w:rsidRPr="005E117D" w:rsidDel="005E117D">
              <w:rPr>
                <w:rFonts w:ascii="Frutiger LT Arabic 45 Light" w:hAnsi="Frutiger LT Arabic 45 Light" w:cs="Frutiger LT Arabic 45 Light"/>
                <w:noProof/>
                <w:webHidden/>
                <w:sz w:val="24"/>
                <w:szCs w:val="24"/>
                <w:rPrChange w:id="1927" w:author="MMAhmed@bankAlbilad.com" w:date="2023-04-30T09:45:00Z">
                  <w:rPr>
                    <w:noProof/>
                    <w:webHidden/>
                  </w:rPr>
                </w:rPrChange>
              </w:rPr>
              <w:tab/>
              <w:delText>14</w:delText>
            </w:r>
          </w:del>
        </w:p>
        <w:p w14:paraId="2B58F2AC" w14:textId="77777777" w:rsidR="00256843" w:rsidRPr="005E117D" w:rsidDel="005E117D" w:rsidRDefault="00256843">
          <w:pPr>
            <w:pStyle w:val="TOC2"/>
            <w:tabs>
              <w:tab w:val="right" w:leader="dot" w:pos="10457"/>
            </w:tabs>
            <w:rPr>
              <w:del w:id="1928" w:author="MMAhmed@bankAlbilad.com" w:date="2023-04-30T09:41:00Z"/>
              <w:rFonts w:ascii="Frutiger LT Arabic 45 Light" w:eastAsiaTheme="minorEastAsia" w:hAnsi="Frutiger LT Arabic 45 Light" w:cs="Frutiger LT Arabic 45 Light"/>
              <w:noProof/>
              <w:sz w:val="24"/>
              <w:szCs w:val="24"/>
              <w:rPrChange w:id="1929" w:author="MMAhmed@bankAlbilad.com" w:date="2023-04-30T09:45:00Z">
                <w:rPr>
                  <w:del w:id="1930" w:author="MMAhmed@bankAlbilad.com" w:date="2023-04-30T09:41:00Z"/>
                  <w:rFonts w:asciiTheme="minorHAnsi" w:eastAsiaTheme="minorEastAsia" w:hAnsiTheme="minorHAnsi" w:cstheme="minorBidi"/>
                  <w:noProof/>
                  <w:sz w:val="22"/>
                  <w:szCs w:val="22"/>
                </w:rPr>
              </w:rPrChange>
            </w:rPr>
          </w:pPr>
          <w:del w:id="1931" w:author="MMAhmed@bankAlbilad.com" w:date="2023-04-30T09:41:00Z">
            <w:r w:rsidRPr="005E117D" w:rsidDel="005E117D">
              <w:rPr>
                <w:rFonts w:eastAsia="Calibri"/>
                <w:sz w:val="24"/>
                <w:szCs w:val="24"/>
                <w:rPrChange w:id="1932" w:author="MMAhmed@bankAlbilad.com" w:date="2023-04-30T09:45:00Z">
                  <w:rPr>
                    <w:rStyle w:val="Hyperlink"/>
                    <w:rFonts w:ascii="Frutiger LT Arabic 45 Light" w:eastAsia="Calibri" w:hAnsi="Frutiger LT Arabic 45 Light" w:cs="Frutiger LT Arabic 45 Light"/>
                    <w:i/>
                    <w:iCs/>
                    <w:noProof/>
                  </w:rPr>
                </w:rPrChange>
              </w:rPr>
              <w:delText>Network SIT Design Diagram</w:delText>
            </w:r>
            <w:r w:rsidRPr="005E117D" w:rsidDel="005E117D">
              <w:rPr>
                <w:rFonts w:ascii="Frutiger LT Arabic 45 Light" w:hAnsi="Frutiger LT Arabic 45 Light" w:cs="Frutiger LT Arabic 45 Light"/>
                <w:noProof/>
                <w:webHidden/>
                <w:sz w:val="24"/>
                <w:szCs w:val="24"/>
                <w:rPrChange w:id="1933" w:author="MMAhmed@bankAlbilad.com" w:date="2023-04-30T09:45:00Z">
                  <w:rPr>
                    <w:noProof/>
                    <w:webHidden/>
                  </w:rPr>
                </w:rPrChange>
              </w:rPr>
              <w:tab/>
              <w:delText>14</w:delText>
            </w:r>
          </w:del>
        </w:p>
        <w:p w14:paraId="0E62708D" w14:textId="77777777" w:rsidR="00256843" w:rsidRPr="005E117D" w:rsidDel="005E117D" w:rsidRDefault="00256843">
          <w:pPr>
            <w:pStyle w:val="TOC2"/>
            <w:tabs>
              <w:tab w:val="right" w:leader="dot" w:pos="10457"/>
            </w:tabs>
            <w:rPr>
              <w:del w:id="1934" w:author="MMAhmed@bankAlbilad.com" w:date="2023-04-30T09:41:00Z"/>
              <w:rFonts w:ascii="Frutiger LT Arabic 45 Light" w:eastAsiaTheme="minorEastAsia" w:hAnsi="Frutiger LT Arabic 45 Light" w:cs="Frutiger LT Arabic 45 Light"/>
              <w:noProof/>
              <w:sz w:val="24"/>
              <w:szCs w:val="24"/>
              <w:rPrChange w:id="1935" w:author="MMAhmed@bankAlbilad.com" w:date="2023-04-30T09:45:00Z">
                <w:rPr>
                  <w:del w:id="1936" w:author="MMAhmed@bankAlbilad.com" w:date="2023-04-30T09:41:00Z"/>
                  <w:rFonts w:asciiTheme="minorHAnsi" w:eastAsiaTheme="minorEastAsia" w:hAnsiTheme="minorHAnsi" w:cstheme="minorBidi"/>
                  <w:noProof/>
                  <w:sz w:val="22"/>
                  <w:szCs w:val="22"/>
                </w:rPr>
              </w:rPrChange>
            </w:rPr>
          </w:pPr>
          <w:del w:id="1937" w:author="MMAhmed@bankAlbilad.com" w:date="2023-04-30T09:41:00Z">
            <w:r w:rsidRPr="005E117D" w:rsidDel="005E117D">
              <w:rPr>
                <w:rFonts w:eastAsia="Calibri"/>
                <w:sz w:val="24"/>
                <w:szCs w:val="24"/>
                <w:rPrChange w:id="1938" w:author="MMAhmed@bankAlbilad.com" w:date="2023-04-30T09:45:00Z">
                  <w:rPr>
                    <w:rStyle w:val="Hyperlink"/>
                    <w:rFonts w:ascii="Frutiger LT Arabic 45 Light" w:eastAsia="Calibri" w:hAnsi="Frutiger LT Arabic 45 Light" w:cs="Frutiger LT Arabic 45 Light"/>
                    <w:i/>
                    <w:iCs/>
                    <w:noProof/>
                  </w:rPr>
                </w:rPrChange>
              </w:rPr>
              <w:delText>Network Development Design Diagram</w:delText>
            </w:r>
            <w:r w:rsidRPr="005E117D" w:rsidDel="005E117D">
              <w:rPr>
                <w:rFonts w:ascii="Frutiger LT Arabic 45 Light" w:hAnsi="Frutiger LT Arabic 45 Light" w:cs="Frutiger LT Arabic 45 Light"/>
                <w:noProof/>
                <w:webHidden/>
                <w:sz w:val="24"/>
                <w:szCs w:val="24"/>
                <w:rPrChange w:id="1939" w:author="MMAhmed@bankAlbilad.com" w:date="2023-04-30T09:45:00Z">
                  <w:rPr>
                    <w:noProof/>
                    <w:webHidden/>
                  </w:rPr>
                </w:rPrChange>
              </w:rPr>
              <w:tab/>
              <w:delText>14</w:delText>
            </w:r>
          </w:del>
        </w:p>
        <w:p w14:paraId="7184904F" w14:textId="77777777" w:rsidR="00256843" w:rsidRPr="005E117D" w:rsidDel="005E117D" w:rsidRDefault="00256843">
          <w:pPr>
            <w:pStyle w:val="TOC2"/>
            <w:tabs>
              <w:tab w:val="right" w:leader="dot" w:pos="10457"/>
            </w:tabs>
            <w:rPr>
              <w:del w:id="1940" w:author="MMAhmed@bankAlbilad.com" w:date="2023-04-30T09:41:00Z"/>
              <w:rFonts w:ascii="Frutiger LT Arabic 45 Light" w:eastAsiaTheme="minorEastAsia" w:hAnsi="Frutiger LT Arabic 45 Light" w:cs="Frutiger LT Arabic 45 Light"/>
              <w:noProof/>
              <w:sz w:val="24"/>
              <w:szCs w:val="24"/>
              <w:rPrChange w:id="1941" w:author="MMAhmed@bankAlbilad.com" w:date="2023-04-30T09:45:00Z">
                <w:rPr>
                  <w:del w:id="1942" w:author="MMAhmed@bankAlbilad.com" w:date="2023-04-30T09:41:00Z"/>
                  <w:rFonts w:asciiTheme="minorHAnsi" w:eastAsiaTheme="minorEastAsia" w:hAnsiTheme="minorHAnsi" w:cstheme="minorBidi"/>
                  <w:noProof/>
                  <w:sz w:val="22"/>
                  <w:szCs w:val="22"/>
                </w:rPr>
              </w:rPrChange>
            </w:rPr>
          </w:pPr>
          <w:del w:id="1943" w:author="MMAhmed@bankAlbilad.com" w:date="2023-04-30T09:41:00Z">
            <w:r w:rsidRPr="005E117D" w:rsidDel="005E117D">
              <w:rPr>
                <w:rFonts w:eastAsia="Calibri"/>
                <w:sz w:val="24"/>
                <w:szCs w:val="24"/>
                <w:rPrChange w:id="1944" w:author="MMAhmed@bankAlbilad.com" w:date="2023-04-30T09:45:00Z">
                  <w:rPr>
                    <w:rStyle w:val="Hyperlink"/>
                    <w:rFonts w:ascii="Frutiger LT Arabic 45 Light" w:eastAsia="Calibri" w:hAnsi="Frutiger LT Arabic 45 Light" w:cs="Frutiger LT Arabic 45 Light"/>
                    <w:i/>
                    <w:iCs/>
                    <w:noProof/>
                  </w:rPr>
                </w:rPrChange>
              </w:rPr>
              <w:delText>Network Disaster Recovery Design Diagram</w:delText>
            </w:r>
            <w:r w:rsidRPr="005E117D" w:rsidDel="005E117D">
              <w:rPr>
                <w:rFonts w:ascii="Frutiger LT Arabic 45 Light" w:hAnsi="Frutiger LT Arabic 45 Light" w:cs="Frutiger LT Arabic 45 Light"/>
                <w:noProof/>
                <w:webHidden/>
                <w:sz w:val="24"/>
                <w:szCs w:val="24"/>
                <w:rPrChange w:id="1945" w:author="MMAhmed@bankAlbilad.com" w:date="2023-04-30T09:45:00Z">
                  <w:rPr>
                    <w:noProof/>
                    <w:webHidden/>
                  </w:rPr>
                </w:rPrChange>
              </w:rPr>
              <w:tab/>
              <w:delText>15</w:delText>
            </w:r>
          </w:del>
        </w:p>
        <w:p w14:paraId="05A124A8" w14:textId="77777777" w:rsidR="00256843" w:rsidRPr="005E117D" w:rsidDel="005E117D" w:rsidRDefault="00256843">
          <w:pPr>
            <w:pStyle w:val="TOC1"/>
            <w:tabs>
              <w:tab w:val="right" w:leader="dot" w:pos="10457"/>
            </w:tabs>
            <w:rPr>
              <w:del w:id="1946" w:author="MMAhmed@bankAlbilad.com" w:date="2023-04-30T09:41:00Z"/>
              <w:rFonts w:ascii="Frutiger LT Arabic 45 Light" w:eastAsiaTheme="minorEastAsia" w:hAnsi="Frutiger LT Arabic 45 Light" w:cs="Frutiger LT Arabic 45 Light"/>
              <w:noProof/>
              <w:sz w:val="24"/>
              <w:szCs w:val="24"/>
              <w:rPrChange w:id="1947" w:author="MMAhmed@bankAlbilad.com" w:date="2023-04-30T09:45:00Z">
                <w:rPr>
                  <w:del w:id="1948" w:author="MMAhmed@bankAlbilad.com" w:date="2023-04-30T09:41:00Z"/>
                  <w:rFonts w:asciiTheme="minorHAnsi" w:eastAsiaTheme="minorEastAsia" w:hAnsiTheme="minorHAnsi" w:cstheme="minorBidi"/>
                  <w:noProof/>
                </w:rPr>
              </w:rPrChange>
            </w:rPr>
          </w:pPr>
          <w:del w:id="1949" w:author="MMAhmed@bankAlbilad.com" w:date="2023-04-30T09:41:00Z">
            <w:r w:rsidRPr="005E117D" w:rsidDel="005E117D">
              <w:rPr>
                <w:rFonts w:eastAsia="Calibri"/>
                <w:sz w:val="24"/>
                <w:szCs w:val="24"/>
                <w:rPrChange w:id="1950" w:author="MMAhmed@bankAlbilad.com" w:date="2023-04-30T09:45:00Z">
                  <w:rPr>
                    <w:rStyle w:val="Hyperlink"/>
                    <w:rFonts w:ascii="Frutiger LT Arabic 45 Light" w:eastAsia="Calibri" w:hAnsi="Frutiger LT Arabic 45 Light" w:cs="Frutiger LT Arabic 45 Light"/>
                    <w:noProof/>
                  </w:rPr>
                </w:rPrChange>
              </w:rPr>
              <w:delText>System Inventory</w:delText>
            </w:r>
            <w:r w:rsidRPr="005E117D" w:rsidDel="005E117D">
              <w:rPr>
                <w:rFonts w:ascii="Frutiger LT Arabic 45 Light" w:hAnsi="Frutiger LT Arabic 45 Light" w:cs="Frutiger LT Arabic 45 Light"/>
                <w:noProof/>
                <w:webHidden/>
                <w:sz w:val="24"/>
                <w:szCs w:val="24"/>
                <w:rPrChange w:id="1951" w:author="MMAhmed@bankAlbilad.com" w:date="2023-04-30T09:45:00Z">
                  <w:rPr>
                    <w:noProof/>
                    <w:webHidden/>
                  </w:rPr>
                </w:rPrChange>
              </w:rPr>
              <w:tab/>
              <w:delText>16</w:delText>
            </w:r>
          </w:del>
        </w:p>
        <w:p w14:paraId="1208018C" w14:textId="77777777" w:rsidR="00256843" w:rsidRPr="005E117D" w:rsidDel="005E117D" w:rsidRDefault="00256843">
          <w:pPr>
            <w:pStyle w:val="TOC2"/>
            <w:tabs>
              <w:tab w:val="right" w:leader="dot" w:pos="10457"/>
            </w:tabs>
            <w:rPr>
              <w:del w:id="1952" w:author="MMAhmed@bankAlbilad.com" w:date="2023-04-30T09:41:00Z"/>
              <w:rFonts w:ascii="Frutiger LT Arabic 45 Light" w:eastAsiaTheme="minorEastAsia" w:hAnsi="Frutiger LT Arabic 45 Light" w:cs="Frutiger LT Arabic 45 Light"/>
              <w:noProof/>
              <w:sz w:val="24"/>
              <w:szCs w:val="24"/>
              <w:rPrChange w:id="1953" w:author="MMAhmed@bankAlbilad.com" w:date="2023-04-30T09:45:00Z">
                <w:rPr>
                  <w:del w:id="1954" w:author="MMAhmed@bankAlbilad.com" w:date="2023-04-30T09:41:00Z"/>
                  <w:rFonts w:asciiTheme="minorHAnsi" w:eastAsiaTheme="minorEastAsia" w:hAnsiTheme="minorHAnsi" w:cstheme="minorBidi"/>
                  <w:noProof/>
                  <w:sz w:val="22"/>
                  <w:szCs w:val="22"/>
                </w:rPr>
              </w:rPrChange>
            </w:rPr>
          </w:pPr>
          <w:del w:id="1955" w:author="MMAhmed@bankAlbilad.com" w:date="2023-04-30T09:41:00Z">
            <w:r w:rsidRPr="005E117D" w:rsidDel="005E117D">
              <w:rPr>
                <w:rFonts w:eastAsia="Calibri"/>
                <w:sz w:val="24"/>
                <w:szCs w:val="24"/>
                <w:rPrChange w:id="1956" w:author="MMAhmed@bankAlbilad.com" w:date="2023-04-30T09:45:00Z">
                  <w:rPr>
                    <w:rStyle w:val="Hyperlink"/>
                    <w:rFonts w:ascii="Frutiger LT Arabic 45 Light" w:eastAsia="Calibri" w:hAnsi="Frutiger LT Arabic 45 Light" w:cs="Frutiger LT Arabic 45 Light"/>
                    <w:i/>
                    <w:iCs/>
                    <w:noProof/>
                  </w:rPr>
                </w:rPrChange>
              </w:rPr>
              <w:delText>Hardware Requirements</w:delText>
            </w:r>
            <w:r w:rsidRPr="005E117D" w:rsidDel="005E117D">
              <w:rPr>
                <w:rFonts w:ascii="Frutiger LT Arabic 45 Light" w:hAnsi="Frutiger LT Arabic 45 Light" w:cs="Frutiger LT Arabic 45 Light"/>
                <w:noProof/>
                <w:webHidden/>
                <w:sz w:val="24"/>
                <w:szCs w:val="24"/>
                <w:rPrChange w:id="1957" w:author="MMAhmed@bankAlbilad.com" w:date="2023-04-30T09:45:00Z">
                  <w:rPr>
                    <w:noProof/>
                    <w:webHidden/>
                  </w:rPr>
                </w:rPrChange>
              </w:rPr>
              <w:tab/>
              <w:delText>16</w:delText>
            </w:r>
          </w:del>
        </w:p>
        <w:p w14:paraId="58301A65" w14:textId="77777777" w:rsidR="00256843" w:rsidRPr="005E117D" w:rsidDel="005E117D" w:rsidRDefault="00256843">
          <w:pPr>
            <w:pStyle w:val="TOC2"/>
            <w:tabs>
              <w:tab w:val="right" w:leader="dot" w:pos="10457"/>
            </w:tabs>
            <w:rPr>
              <w:del w:id="1958" w:author="MMAhmed@bankAlbilad.com" w:date="2023-04-30T09:41:00Z"/>
              <w:rFonts w:ascii="Frutiger LT Arabic 45 Light" w:eastAsiaTheme="minorEastAsia" w:hAnsi="Frutiger LT Arabic 45 Light" w:cs="Frutiger LT Arabic 45 Light"/>
              <w:noProof/>
              <w:sz w:val="24"/>
              <w:szCs w:val="24"/>
              <w:rPrChange w:id="1959" w:author="MMAhmed@bankAlbilad.com" w:date="2023-04-30T09:45:00Z">
                <w:rPr>
                  <w:del w:id="1960" w:author="MMAhmed@bankAlbilad.com" w:date="2023-04-30T09:41:00Z"/>
                  <w:rFonts w:asciiTheme="minorHAnsi" w:eastAsiaTheme="minorEastAsia" w:hAnsiTheme="minorHAnsi" w:cstheme="minorBidi"/>
                  <w:noProof/>
                  <w:sz w:val="22"/>
                  <w:szCs w:val="22"/>
                </w:rPr>
              </w:rPrChange>
            </w:rPr>
          </w:pPr>
          <w:del w:id="1961" w:author="MMAhmed@bankAlbilad.com" w:date="2023-04-30T09:41:00Z">
            <w:r w:rsidRPr="005E117D" w:rsidDel="005E117D">
              <w:rPr>
                <w:rFonts w:eastAsia="Calibri"/>
                <w:sz w:val="24"/>
                <w:szCs w:val="24"/>
                <w:rPrChange w:id="1962" w:author="MMAhmed@bankAlbilad.com" w:date="2023-04-30T09:45:00Z">
                  <w:rPr>
                    <w:rStyle w:val="Hyperlink"/>
                    <w:rFonts w:ascii="Frutiger LT Arabic 45 Light" w:eastAsia="Calibri" w:hAnsi="Frutiger LT Arabic 45 Light" w:cs="Frutiger LT Arabic 45 Light"/>
                    <w:i/>
                    <w:iCs/>
                    <w:noProof/>
                  </w:rPr>
                </w:rPrChange>
              </w:rPr>
              <w:delText>Virtualization</w:delText>
            </w:r>
            <w:r w:rsidRPr="005E117D" w:rsidDel="005E117D">
              <w:rPr>
                <w:rFonts w:ascii="Frutiger LT Arabic 45 Light" w:hAnsi="Frutiger LT Arabic 45 Light" w:cs="Frutiger LT Arabic 45 Light"/>
                <w:noProof/>
                <w:webHidden/>
                <w:sz w:val="24"/>
                <w:szCs w:val="24"/>
                <w:rPrChange w:id="1963" w:author="MMAhmed@bankAlbilad.com" w:date="2023-04-30T09:45:00Z">
                  <w:rPr>
                    <w:noProof/>
                    <w:webHidden/>
                  </w:rPr>
                </w:rPrChange>
              </w:rPr>
              <w:tab/>
              <w:delText>16</w:delText>
            </w:r>
          </w:del>
        </w:p>
        <w:p w14:paraId="487179EB" w14:textId="77777777" w:rsidR="00256843" w:rsidRPr="005E117D" w:rsidDel="005E117D" w:rsidRDefault="00256843">
          <w:pPr>
            <w:pStyle w:val="TOC2"/>
            <w:tabs>
              <w:tab w:val="right" w:leader="dot" w:pos="10457"/>
            </w:tabs>
            <w:rPr>
              <w:del w:id="1964" w:author="MMAhmed@bankAlbilad.com" w:date="2023-04-30T09:41:00Z"/>
              <w:rFonts w:ascii="Frutiger LT Arabic 45 Light" w:eastAsiaTheme="minorEastAsia" w:hAnsi="Frutiger LT Arabic 45 Light" w:cs="Frutiger LT Arabic 45 Light"/>
              <w:noProof/>
              <w:sz w:val="24"/>
              <w:szCs w:val="24"/>
              <w:rPrChange w:id="1965" w:author="MMAhmed@bankAlbilad.com" w:date="2023-04-30T09:45:00Z">
                <w:rPr>
                  <w:del w:id="1966" w:author="MMAhmed@bankAlbilad.com" w:date="2023-04-30T09:41:00Z"/>
                  <w:rFonts w:asciiTheme="minorHAnsi" w:eastAsiaTheme="minorEastAsia" w:hAnsiTheme="minorHAnsi" w:cstheme="minorBidi"/>
                  <w:noProof/>
                  <w:sz w:val="22"/>
                  <w:szCs w:val="22"/>
                </w:rPr>
              </w:rPrChange>
            </w:rPr>
          </w:pPr>
          <w:del w:id="1967" w:author="MMAhmed@bankAlbilad.com" w:date="2023-04-30T09:41:00Z">
            <w:r w:rsidRPr="005E117D" w:rsidDel="005E117D">
              <w:rPr>
                <w:rFonts w:eastAsia="Calibri"/>
                <w:sz w:val="24"/>
                <w:szCs w:val="24"/>
                <w:rPrChange w:id="1968" w:author="MMAhmed@bankAlbilad.com" w:date="2023-04-30T09:45:00Z">
                  <w:rPr>
                    <w:rStyle w:val="Hyperlink"/>
                    <w:rFonts w:ascii="Frutiger LT Arabic 45 Light" w:eastAsia="Calibri" w:hAnsi="Frutiger LT Arabic 45 Light" w:cs="Frutiger LT Arabic 45 Light"/>
                    <w:i/>
                    <w:iCs/>
                    <w:noProof/>
                  </w:rPr>
                </w:rPrChange>
              </w:rPr>
              <w:delText>Software / OS Components</w:delText>
            </w:r>
            <w:r w:rsidRPr="005E117D" w:rsidDel="005E117D">
              <w:rPr>
                <w:rFonts w:ascii="Frutiger LT Arabic 45 Light" w:hAnsi="Frutiger LT Arabic 45 Light" w:cs="Frutiger LT Arabic 45 Light"/>
                <w:noProof/>
                <w:webHidden/>
                <w:sz w:val="24"/>
                <w:szCs w:val="24"/>
                <w:rPrChange w:id="1969" w:author="MMAhmed@bankAlbilad.com" w:date="2023-04-30T09:45:00Z">
                  <w:rPr>
                    <w:noProof/>
                    <w:webHidden/>
                  </w:rPr>
                </w:rPrChange>
              </w:rPr>
              <w:tab/>
              <w:delText>16</w:delText>
            </w:r>
          </w:del>
        </w:p>
        <w:p w14:paraId="445F156C" w14:textId="77777777" w:rsidR="00256843" w:rsidRPr="005E117D" w:rsidDel="005E117D" w:rsidRDefault="00256843">
          <w:pPr>
            <w:pStyle w:val="TOC2"/>
            <w:tabs>
              <w:tab w:val="right" w:leader="dot" w:pos="10457"/>
            </w:tabs>
            <w:rPr>
              <w:del w:id="1970" w:author="MMAhmed@bankAlbilad.com" w:date="2023-04-30T09:41:00Z"/>
              <w:rFonts w:ascii="Frutiger LT Arabic 45 Light" w:eastAsiaTheme="minorEastAsia" w:hAnsi="Frutiger LT Arabic 45 Light" w:cs="Frutiger LT Arabic 45 Light"/>
              <w:noProof/>
              <w:sz w:val="24"/>
              <w:szCs w:val="24"/>
              <w:rPrChange w:id="1971" w:author="MMAhmed@bankAlbilad.com" w:date="2023-04-30T09:45:00Z">
                <w:rPr>
                  <w:del w:id="1972" w:author="MMAhmed@bankAlbilad.com" w:date="2023-04-30T09:41:00Z"/>
                  <w:rFonts w:asciiTheme="minorHAnsi" w:eastAsiaTheme="minorEastAsia" w:hAnsiTheme="minorHAnsi" w:cstheme="minorBidi"/>
                  <w:noProof/>
                  <w:sz w:val="22"/>
                  <w:szCs w:val="22"/>
                </w:rPr>
              </w:rPrChange>
            </w:rPr>
          </w:pPr>
          <w:del w:id="1973" w:author="MMAhmed@bankAlbilad.com" w:date="2023-04-30T09:41:00Z">
            <w:r w:rsidRPr="005E117D" w:rsidDel="005E117D">
              <w:rPr>
                <w:rFonts w:eastAsia="Calibri"/>
                <w:sz w:val="24"/>
                <w:szCs w:val="24"/>
                <w:rPrChange w:id="1974" w:author="MMAhmed@bankAlbilad.com" w:date="2023-04-30T09:45:00Z">
                  <w:rPr>
                    <w:rStyle w:val="Hyperlink"/>
                    <w:rFonts w:ascii="Frutiger LT Arabic 45 Light" w:eastAsia="Calibri" w:hAnsi="Frutiger LT Arabic 45 Light" w:cs="Frutiger LT Arabic 45 Light"/>
                    <w:i/>
                    <w:iCs/>
                    <w:noProof/>
                  </w:rPr>
                </w:rPrChange>
              </w:rPr>
              <w:delText>Licenses</w:delText>
            </w:r>
            <w:r w:rsidRPr="005E117D" w:rsidDel="005E117D">
              <w:rPr>
                <w:rFonts w:ascii="Frutiger LT Arabic 45 Light" w:hAnsi="Frutiger LT Arabic 45 Light" w:cs="Frutiger LT Arabic 45 Light"/>
                <w:noProof/>
                <w:webHidden/>
                <w:sz w:val="24"/>
                <w:szCs w:val="24"/>
                <w:rPrChange w:id="1975" w:author="MMAhmed@bankAlbilad.com" w:date="2023-04-30T09:45:00Z">
                  <w:rPr>
                    <w:noProof/>
                    <w:webHidden/>
                  </w:rPr>
                </w:rPrChange>
              </w:rPr>
              <w:tab/>
              <w:delText>17</w:delText>
            </w:r>
          </w:del>
        </w:p>
        <w:p w14:paraId="0EC59D0A" w14:textId="77777777" w:rsidR="00256843" w:rsidRPr="005E117D" w:rsidDel="005E117D" w:rsidRDefault="00256843">
          <w:pPr>
            <w:pStyle w:val="TOC2"/>
            <w:tabs>
              <w:tab w:val="right" w:leader="dot" w:pos="10457"/>
            </w:tabs>
            <w:rPr>
              <w:del w:id="1976" w:author="MMAhmed@bankAlbilad.com" w:date="2023-04-30T09:41:00Z"/>
              <w:rFonts w:ascii="Frutiger LT Arabic 45 Light" w:eastAsiaTheme="minorEastAsia" w:hAnsi="Frutiger LT Arabic 45 Light" w:cs="Frutiger LT Arabic 45 Light"/>
              <w:noProof/>
              <w:sz w:val="24"/>
              <w:szCs w:val="24"/>
              <w:rPrChange w:id="1977" w:author="MMAhmed@bankAlbilad.com" w:date="2023-04-30T09:45:00Z">
                <w:rPr>
                  <w:del w:id="1978" w:author="MMAhmed@bankAlbilad.com" w:date="2023-04-30T09:41:00Z"/>
                  <w:rFonts w:asciiTheme="minorHAnsi" w:eastAsiaTheme="minorEastAsia" w:hAnsiTheme="minorHAnsi" w:cstheme="minorBidi"/>
                  <w:noProof/>
                  <w:sz w:val="22"/>
                  <w:szCs w:val="22"/>
                </w:rPr>
              </w:rPrChange>
            </w:rPr>
          </w:pPr>
          <w:del w:id="1979" w:author="MMAhmed@bankAlbilad.com" w:date="2023-04-30T09:41:00Z">
            <w:r w:rsidRPr="005E117D" w:rsidDel="005E117D">
              <w:rPr>
                <w:rFonts w:eastAsia="Calibri"/>
                <w:sz w:val="24"/>
                <w:szCs w:val="24"/>
                <w:rPrChange w:id="1980" w:author="MMAhmed@bankAlbilad.com" w:date="2023-04-30T09:45:00Z">
                  <w:rPr>
                    <w:rStyle w:val="Hyperlink"/>
                    <w:rFonts w:ascii="Frutiger LT Arabic 45 Light" w:eastAsia="Calibri" w:hAnsi="Frutiger LT Arabic 45 Light" w:cs="Frutiger LT Arabic 45 Light"/>
                    <w:i/>
                    <w:iCs/>
                    <w:noProof/>
                  </w:rPr>
                </w:rPrChange>
              </w:rPr>
              <w:delText>Tools</w:delText>
            </w:r>
            <w:r w:rsidRPr="005E117D" w:rsidDel="005E117D">
              <w:rPr>
                <w:rFonts w:ascii="Frutiger LT Arabic 45 Light" w:hAnsi="Frutiger LT Arabic 45 Light" w:cs="Frutiger LT Arabic 45 Light"/>
                <w:noProof/>
                <w:webHidden/>
                <w:sz w:val="24"/>
                <w:szCs w:val="24"/>
                <w:rPrChange w:id="1981" w:author="MMAhmed@bankAlbilad.com" w:date="2023-04-30T09:45:00Z">
                  <w:rPr>
                    <w:noProof/>
                    <w:webHidden/>
                  </w:rPr>
                </w:rPrChange>
              </w:rPr>
              <w:tab/>
              <w:delText>17</w:delText>
            </w:r>
          </w:del>
        </w:p>
        <w:p w14:paraId="4E264314" w14:textId="77777777" w:rsidR="00256843" w:rsidRPr="005E117D" w:rsidDel="005E117D" w:rsidRDefault="00256843">
          <w:pPr>
            <w:pStyle w:val="TOC1"/>
            <w:tabs>
              <w:tab w:val="right" w:leader="dot" w:pos="10457"/>
            </w:tabs>
            <w:rPr>
              <w:del w:id="1982" w:author="MMAhmed@bankAlbilad.com" w:date="2023-04-30T09:41:00Z"/>
              <w:rFonts w:ascii="Frutiger LT Arabic 45 Light" w:eastAsiaTheme="minorEastAsia" w:hAnsi="Frutiger LT Arabic 45 Light" w:cs="Frutiger LT Arabic 45 Light"/>
              <w:noProof/>
              <w:sz w:val="24"/>
              <w:szCs w:val="24"/>
              <w:rPrChange w:id="1983" w:author="MMAhmed@bankAlbilad.com" w:date="2023-04-30T09:45:00Z">
                <w:rPr>
                  <w:del w:id="1984" w:author="MMAhmed@bankAlbilad.com" w:date="2023-04-30T09:41:00Z"/>
                  <w:rFonts w:asciiTheme="minorHAnsi" w:eastAsiaTheme="minorEastAsia" w:hAnsiTheme="minorHAnsi" w:cstheme="minorBidi"/>
                  <w:noProof/>
                </w:rPr>
              </w:rPrChange>
            </w:rPr>
          </w:pPr>
          <w:del w:id="1985" w:author="MMAhmed@bankAlbilad.com" w:date="2023-04-30T09:41:00Z">
            <w:r w:rsidRPr="005E117D" w:rsidDel="005E117D">
              <w:rPr>
                <w:rFonts w:eastAsia="Calibri"/>
                <w:sz w:val="24"/>
                <w:szCs w:val="24"/>
                <w:rPrChange w:id="1986" w:author="MMAhmed@bankAlbilad.com" w:date="2023-04-30T09:45:00Z">
                  <w:rPr>
                    <w:rStyle w:val="Hyperlink"/>
                    <w:rFonts w:ascii="Frutiger LT Arabic 45 Light" w:eastAsia="Calibri" w:hAnsi="Frutiger LT Arabic 45 Light" w:cs="Frutiger LT Arabic 45 Light"/>
                    <w:noProof/>
                  </w:rPr>
                </w:rPrChange>
              </w:rPr>
              <w:delText>Services Requirements</w:delText>
            </w:r>
            <w:r w:rsidRPr="005E117D" w:rsidDel="005E117D">
              <w:rPr>
                <w:rFonts w:ascii="Frutiger LT Arabic 45 Light" w:hAnsi="Frutiger LT Arabic 45 Light" w:cs="Frutiger LT Arabic 45 Light"/>
                <w:noProof/>
                <w:webHidden/>
                <w:sz w:val="24"/>
                <w:szCs w:val="24"/>
                <w:rPrChange w:id="1987" w:author="MMAhmed@bankAlbilad.com" w:date="2023-04-30T09:45:00Z">
                  <w:rPr>
                    <w:noProof/>
                    <w:webHidden/>
                  </w:rPr>
                </w:rPrChange>
              </w:rPr>
              <w:tab/>
              <w:delText>18</w:delText>
            </w:r>
          </w:del>
        </w:p>
        <w:p w14:paraId="2CE823D1" w14:textId="77777777" w:rsidR="00256843" w:rsidRPr="005E117D" w:rsidDel="005E117D" w:rsidRDefault="00256843">
          <w:pPr>
            <w:pStyle w:val="TOC2"/>
            <w:tabs>
              <w:tab w:val="right" w:leader="dot" w:pos="10457"/>
            </w:tabs>
            <w:rPr>
              <w:del w:id="1988" w:author="MMAhmed@bankAlbilad.com" w:date="2023-04-30T09:41:00Z"/>
              <w:rFonts w:ascii="Frutiger LT Arabic 45 Light" w:eastAsiaTheme="minorEastAsia" w:hAnsi="Frutiger LT Arabic 45 Light" w:cs="Frutiger LT Arabic 45 Light"/>
              <w:noProof/>
              <w:sz w:val="24"/>
              <w:szCs w:val="24"/>
              <w:rPrChange w:id="1989" w:author="MMAhmed@bankAlbilad.com" w:date="2023-04-30T09:45:00Z">
                <w:rPr>
                  <w:del w:id="1990" w:author="MMAhmed@bankAlbilad.com" w:date="2023-04-30T09:41:00Z"/>
                  <w:rFonts w:asciiTheme="minorHAnsi" w:eastAsiaTheme="minorEastAsia" w:hAnsiTheme="minorHAnsi" w:cstheme="minorBidi"/>
                  <w:noProof/>
                  <w:sz w:val="22"/>
                  <w:szCs w:val="22"/>
                </w:rPr>
              </w:rPrChange>
            </w:rPr>
          </w:pPr>
          <w:del w:id="1991" w:author="MMAhmed@bankAlbilad.com" w:date="2023-04-30T09:41:00Z">
            <w:r w:rsidRPr="005E117D" w:rsidDel="005E117D">
              <w:rPr>
                <w:rFonts w:eastAsia="Calibri"/>
                <w:sz w:val="24"/>
                <w:szCs w:val="24"/>
                <w:rPrChange w:id="1992" w:author="MMAhmed@bankAlbilad.com" w:date="2023-04-30T09:45:00Z">
                  <w:rPr>
                    <w:rStyle w:val="Hyperlink"/>
                    <w:rFonts w:ascii="Frutiger LT Arabic 45 Light" w:eastAsia="Calibri" w:hAnsi="Frutiger LT Arabic 45 Light" w:cs="Frutiger LT Arabic 45 Light"/>
                    <w:i/>
                    <w:iCs/>
                    <w:noProof/>
                  </w:rPr>
                </w:rPrChange>
              </w:rPr>
              <w:delText>Monitoring</w:delText>
            </w:r>
            <w:r w:rsidRPr="005E117D" w:rsidDel="005E117D">
              <w:rPr>
                <w:rFonts w:ascii="Frutiger LT Arabic 45 Light" w:hAnsi="Frutiger LT Arabic 45 Light" w:cs="Frutiger LT Arabic 45 Light"/>
                <w:noProof/>
                <w:webHidden/>
                <w:sz w:val="24"/>
                <w:szCs w:val="24"/>
                <w:rPrChange w:id="1993" w:author="MMAhmed@bankAlbilad.com" w:date="2023-04-30T09:45:00Z">
                  <w:rPr>
                    <w:noProof/>
                    <w:webHidden/>
                  </w:rPr>
                </w:rPrChange>
              </w:rPr>
              <w:tab/>
              <w:delText>18</w:delText>
            </w:r>
          </w:del>
        </w:p>
        <w:p w14:paraId="60B2E2B0" w14:textId="77777777" w:rsidR="00256843" w:rsidRPr="005E117D" w:rsidDel="005E117D" w:rsidRDefault="00256843">
          <w:pPr>
            <w:pStyle w:val="TOC3"/>
            <w:tabs>
              <w:tab w:val="right" w:leader="dot" w:pos="10457"/>
            </w:tabs>
            <w:rPr>
              <w:del w:id="1994" w:author="MMAhmed@bankAlbilad.com" w:date="2023-04-30T09:41:00Z"/>
              <w:rFonts w:ascii="Frutiger LT Arabic 45 Light" w:eastAsiaTheme="minorEastAsia" w:hAnsi="Frutiger LT Arabic 45 Light" w:cs="Frutiger LT Arabic 45 Light"/>
              <w:noProof/>
              <w:sz w:val="24"/>
              <w:szCs w:val="24"/>
              <w:rPrChange w:id="1995" w:author="MMAhmed@bankAlbilad.com" w:date="2023-04-30T09:45:00Z">
                <w:rPr>
                  <w:del w:id="1996" w:author="MMAhmed@bankAlbilad.com" w:date="2023-04-30T09:41:00Z"/>
                  <w:rFonts w:asciiTheme="minorHAnsi" w:eastAsiaTheme="minorEastAsia" w:hAnsiTheme="minorHAnsi" w:cstheme="minorBidi"/>
                  <w:noProof/>
                  <w:sz w:val="22"/>
                  <w:szCs w:val="22"/>
                </w:rPr>
              </w:rPrChange>
            </w:rPr>
          </w:pPr>
          <w:del w:id="1997" w:author="MMAhmed@bankAlbilad.com" w:date="2023-04-30T09:41:00Z">
            <w:r w:rsidRPr="005E117D" w:rsidDel="005E117D">
              <w:rPr>
                <w:sz w:val="24"/>
                <w:szCs w:val="24"/>
                <w:rPrChange w:id="1998" w:author="MMAhmed@bankAlbilad.com" w:date="2023-04-30T09:45:00Z">
                  <w:rPr>
                    <w:rStyle w:val="Hyperlink"/>
                    <w:rFonts w:ascii="Frutiger LT Arabic 45 Light" w:hAnsi="Frutiger LT Arabic 45 Light" w:cs="Frutiger LT Arabic 45 Light"/>
                    <w:i/>
                    <w:iCs/>
                    <w:noProof/>
                  </w:rPr>
                </w:rPrChange>
              </w:rPr>
              <w:delText>Hardware Level</w:delText>
            </w:r>
            <w:r w:rsidRPr="005E117D" w:rsidDel="005E117D">
              <w:rPr>
                <w:rFonts w:ascii="Frutiger LT Arabic 45 Light" w:hAnsi="Frutiger LT Arabic 45 Light" w:cs="Frutiger LT Arabic 45 Light"/>
                <w:noProof/>
                <w:webHidden/>
                <w:sz w:val="24"/>
                <w:szCs w:val="24"/>
                <w:rPrChange w:id="1999" w:author="MMAhmed@bankAlbilad.com" w:date="2023-04-30T09:45:00Z">
                  <w:rPr>
                    <w:noProof/>
                    <w:webHidden/>
                  </w:rPr>
                </w:rPrChange>
              </w:rPr>
              <w:tab/>
              <w:delText>18</w:delText>
            </w:r>
          </w:del>
        </w:p>
        <w:p w14:paraId="49AF6B01" w14:textId="77777777" w:rsidR="00256843" w:rsidRPr="005E117D" w:rsidDel="005E117D" w:rsidRDefault="00256843">
          <w:pPr>
            <w:pStyle w:val="TOC3"/>
            <w:tabs>
              <w:tab w:val="right" w:leader="dot" w:pos="10457"/>
            </w:tabs>
            <w:rPr>
              <w:del w:id="2000" w:author="MMAhmed@bankAlbilad.com" w:date="2023-04-30T09:41:00Z"/>
              <w:rFonts w:ascii="Frutiger LT Arabic 45 Light" w:eastAsiaTheme="minorEastAsia" w:hAnsi="Frutiger LT Arabic 45 Light" w:cs="Frutiger LT Arabic 45 Light"/>
              <w:noProof/>
              <w:sz w:val="24"/>
              <w:szCs w:val="24"/>
              <w:rPrChange w:id="2001" w:author="MMAhmed@bankAlbilad.com" w:date="2023-04-30T09:45:00Z">
                <w:rPr>
                  <w:del w:id="2002" w:author="MMAhmed@bankAlbilad.com" w:date="2023-04-30T09:41:00Z"/>
                  <w:rFonts w:asciiTheme="minorHAnsi" w:eastAsiaTheme="minorEastAsia" w:hAnsiTheme="minorHAnsi" w:cstheme="minorBidi"/>
                  <w:noProof/>
                  <w:sz w:val="22"/>
                  <w:szCs w:val="22"/>
                </w:rPr>
              </w:rPrChange>
            </w:rPr>
          </w:pPr>
          <w:del w:id="2003" w:author="MMAhmed@bankAlbilad.com" w:date="2023-04-30T09:41:00Z">
            <w:r w:rsidRPr="005E117D" w:rsidDel="005E117D">
              <w:rPr>
                <w:sz w:val="24"/>
                <w:szCs w:val="24"/>
                <w:rPrChange w:id="2004" w:author="MMAhmed@bankAlbilad.com" w:date="2023-04-30T09:45:00Z">
                  <w:rPr>
                    <w:rStyle w:val="Hyperlink"/>
                    <w:rFonts w:ascii="Frutiger LT Arabic 45 Light" w:hAnsi="Frutiger LT Arabic 45 Light" w:cs="Frutiger LT Arabic 45 Light"/>
                    <w:i/>
                    <w:iCs/>
                    <w:noProof/>
                  </w:rPr>
                </w:rPrChange>
              </w:rPr>
              <w:delText>Application /Services Level</w:delText>
            </w:r>
            <w:r w:rsidRPr="005E117D" w:rsidDel="005E117D">
              <w:rPr>
                <w:rFonts w:ascii="Frutiger LT Arabic 45 Light" w:hAnsi="Frutiger LT Arabic 45 Light" w:cs="Frutiger LT Arabic 45 Light"/>
                <w:noProof/>
                <w:webHidden/>
                <w:sz w:val="24"/>
                <w:szCs w:val="24"/>
                <w:rPrChange w:id="2005" w:author="MMAhmed@bankAlbilad.com" w:date="2023-04-30T09:45:00Z">
                  <w:rPr>
                    <w:noProof/>
                    <w:webHidden/>
                  </w:rPr>
                </w:rPrChange>
              </w:rPr>
              <w:tab/>
              <w:delText>18</w:delText>
            </w:r>
          </w:del>
        </w:p>
        <w:p w14:paraId="69A8E2DF" w14:textId="77777777" w:rsidR="00256843" w:rsidRPr="005E117D" w:rsidDel="005E117D" w:rsidRDefault="00256843">
          <w:pPr>
            <w:pStyle w:val="TOC3"/>
            <w:tabs>
              <w:tab w:val="right" w:leader="dot" w:pos="10457"/>
            </w:tabs>
            <w:rPr>
              <w:del w:id="2006" w:author="MMAhmed@bankAlbilad.com" w:date="2023-04-30T09:41:00Z"/>
              <w:rFonts w:ascii="Frutiger LT Arabic 45 Light" w:eastAsiaTheme="minorEastAsia" w:hAnsi="Frutiger LT Arabic 45 Light" w:cs="Frutiger LT Arabic 45 Light"/>
              <w:noProof/>
              <w:sz w:val="24"/>
              <w:szCs w:val="24"/>
              <w:rPrChange w:id="2007" w:author="MMAhmed@bankAlbilad.com" w:date="2023-04-30T09:45:00Z">
                <w:rPr>
                  <w:del w:id="2008" w:author="MMAhmed@bankAlbilad.com" w:date="2023-04-30T09:41:00Z"/>
                  <w:rFonts w:asciiTheme="minorHAnsi" w:eastAsiaTheme="minorEastAsia" w:hAnsiTheme="minorHAnsi" w:cstheme="minorBidi"/>
                  <w:noProof/>
                  <w:sz w:val="22"/>
                  <w:szCs w:val="22"/>
                </w:rPr>
              </w:rPrChange>
            </w:rPr>
          </w:pPr>
          <w:del w:id="2009" w:author="MMAhmed@bankAlbilad.com" w:date="2023-04-30T09:41:00Z">
            <w:r w:rsidRPr="005E117D" w:rsidDel="005E117D">
              <w:rPr>
                <w:sz w:val="24"/>
                <w:szCs w:val="24"/>
                <w:rPrChange w:id="2010" w:author="MMAhmed@bankAlbilad.com" w:date="2023-04-30T09:45:00Z">
                  <w:rPr>
                    <w:rStyle w:val="Hyperlink"/>
                    <w:rFonts w:ascii="Frutiger LT Arabic 45 Light" w:hAnsi="Frutiger LT Arabic 45 Light" w:cs="Frutiger LT Arabic 45 Light"/>
                    <w:i/>
                    <w:iCs/>
                    <w:noProof/>
                  </w:rPr>
                </w:rPrChange>
              </w:rPr>
              <w:delText>Monitoring for Special Devices</w:delText>
            </w:r>
            <w:r w:rsidRPr="005E117D" w:rsidDel="005E117D">
              <w:rPr>
                <w:rFonts w:ascii="Frutiger LT Arabic 45 Light" w:hAnsi="Frutiger LT Arabic 45 Light" w:cs="Frutiger LT Arabic 45 Light"/>
                <w:noProof/>
                <w:webHidden/>
                <w:sz w:val="24"/>
                <w:szCs w:val="24"/>
                <w:rPrChange w:id="2011" w:author="MMAhmed@bankAlbilad.com" w:date="2023-04-30T09:45:00Z">
                  <w:rPr>
                    <w:noProof/>
                    <w:webHidden/>
                  </w:rPr>
                </w:rPrChange>
              </w:rPr>
              <w:tab/>
              <w:delText>18</w:delText>
            </w:r>
          </w:del>
        </w:p>
        <w:p w14:paraId="0F14793B" w14:textId="77777777" w:rsidR="00256843" w:rsidRPr="005E117D" w:rsidDel="005E117D" w:rsidRDefault="00256843">
          <w:pPr>
            <w:pStyle w:val="TOC2"/>
            <w:tabs>
              <w:tab w:val="right" w:leader="dot" w:pos="10457"/>
            </w:tabs>
            <w:rPr>
              <w:del w:id="2012" w:author="MMAhmed@bankAlbilad.com" w:date="2023-04-30T09:41:00Z"/>
              <w:rFonts w:ascii="Frutiger LT Arabic 45 Light" w:eastAsiaTheme="minorEastAsia" w:hAnsi="Frutiger LT Arabic 45 Light" w:cs="Frutiger LT Arabic 45 Light"/>
              <w:noProof/>
              <w:sz w:val="24"/>
              <w:szCs w:val="24"/>
              <w:rPrChange w:id="2013" w:author="MMAhmed@bankAlbilad.com" w:date="2023-04-30T09:45:00Z">
                <w:rPr>
                  <w:del w:id="2014" w:author="MMAhmed@bankAlbilad.com" w:date="2023-04-30T09:41:00Z"/>
                  <w:rFonts w:asciiTheme="minorHAnsi" w:eastAsiaTheme="minorEastAsia" w:hAnsiTheme="minorHAnsi" w:cstheme="minorBidi"/>
                  <w:noProof/>
                  <w:sz w:val="22"/>
                  <w:szCs w:val="22"/>
                </w:rPr>
              </w:rPrChange>
            </w:rPr>
          </w:pPr>
          <w:del w:id="2015" w:author="MMAhmed@bankAlbilad.com" w:date="2023-04-30T09:41:00Z">
            <w:r w:rsidRPr="005E117D" w:rsidDel="005E117D">
              <w:rPr>
                <w:rFonts w:eastAsia="Calibri"/>
                <w:sz w:val="24"/>
                <w:szCs w:val="24"/>
                <w:rPrChange w:id="2016" w:author="MMAhmed@bankAlbilad.com" w:date="2023-04-30T09:45:00Z">
                  <w:rPr>
                    <w:rStyle w:val="Hyperlink"/>
                    <w:rFonts w:ascii="Frutiger LT Arabic 45 Light" w:eastAsia="Calibri" w:hAnsi="Frutiger LT Arabic 45 Light" w:cs="Frutiger LT Arabic 45 Light"/>
                    <w:i/>
                    <w:iCs/>
                    <w:noProof/>
                  </w:rPr>
                </w:rPrChange>
              </w:rPr>
              <w:delText>Backup &amp; Recovery Considerations</w:delText>
            </w:r>
            <w:r w:rsidRPr="005E117D" w:rsidDel="005E117D">
              <w:rPr>
                <w:rFonts w:ascii="Frutiger LT Arabic 45 Light" w:hAnsi="Frutiger LT Arabic 45 Light" w:cs="Frutiger LT Arabic 45 Light"/>
                <w:noProof/>
                <w:webHidden/>
                <w:sz w:val="24"/>
                <w:szCs w:val="24"/>
                <w:rPrChange w:id="2017" w:author="MMAhmed@bankAlbilad.com" w:date="2023-04-30T09:45:00Z">
                  <w:rPr>
                    <w:noProof/>
                    <w:webHidden/>
                  </w:rPr>
                </w:rPrChange>
              </w:rPr>
              <w:tab/>
              <w:delText>18</w:delText>
            </w:r>
          </w:del>
        </w:p>
        <w:p w14:paraId="1F7B7559" w14:textId="77777777" w:rsidR="00256843" w:rsidRPr="005E117D" w:rsidDel="005E117D" w:rsidRDefault="00256843">
          <w:pPr>
            <w:pStyle w:val="TOC2"/>
            <w:tabs>
              <w:tab w:val="right" w:leader="dot" w:pos="10457"/>
            </w:tabs>
            <w:rPr>
              <w:del w:id="2018" w:author="MMAhmed@bankAlbilad.com" w:date="2023-04-30T09:41:00Z"/>
              <w:rFonts w:ascii="Frutiger LT Arabic 45 Light" w:eastAsiaTheme="minorEastAsia" w:hAnsi="Frutiger LT Arabic 45 Light" w:cs="Frutiger LT Arabic 45 Light"/>
              <w:noProof/>
              <w:sz w:val="24"/>
              <w:szCs w:val="24"/>
              <w:rPrChange w:id="2019" w:author="MMAhmed@bankAlbilad.com" w:date="2023-04-30T09:45:00Z">
                <w:rPr>
                  <w:del w:id="2020" w:author="MMAhmed@bankAlbilad.com" w:date="2023-04-30T09:41:00Z"/>
                  <w:rFonts w:asciiTheme="minorHAnsi" w:eastAsiaTheme="minorEastAsia" w:hAnsiTheme="minorHAnsi" w:cstheme="minorBidi"/>
                  <w:noProof/>
                  <w:sz w:val="22"/>
                  <w:szCs w:val="22"/>
                </w:rPr>
              </w:rPrChange>
            </w:rPr>
          </w:pPr>
          <w:del w:id="2021" w:author="MMAhmed@bankAlbilad.com" w:date="2023-04-30T09:41:00Z">
            <w:r w:rsidRPr="005E117D" w:rsidDel="005E117D">
              <w:rPr>
                <w:rFonts w:eastAsia="Calibri"/>
                <w:sz w:val="24"/>
                <w:szCs w:val="24"/>
                <w:rPrChange w:id="2022" w:author="MMAhmed@bankAlbilad.com" w:date="2023-04-30T09:45:00Z">
                  <w:rPr>
                    <w:rStyle w:val="Hyperlink"/>
                    <w:rFonts w:ascii="Frutiger LT Arabic 45 Light" w:eastAsia="Calibri" w:hAnsi="Frutiger LT Arabic 45 Light" w:cs="Frutiger LT Arabic 45 Light"/>
                    <w:i/>
                    <w:iCs/>
                    <w:noProof/>
                  </w:rPr>
                </w:rPrChange>
              </w:rPr>
              <w:delText>Data Retention</w:delText>
            </w:r>
            <w:r w:rsidRPr="005E117D" w:rsidDel="005E117D">
              <w:rPr>
                <w:rFonts w:ascii="Frutiger LT Arabic 45 Light" w:hAnsi="Frutiger LT Arabic 45 Light" w:cs="Frutiger LT Arabic 45 Light"/>
                <w:noProof/>
                <w:webHidden/>
                <w:sz w:val="24"/>
                <w:szCs w:val="24"/>
                <w:rPrChange w:id="2023" w:author="MMAhmed@bankAlbilad.com" w:date="2023-04-30T09:45:00Z">
                  <w:rPr>
                    <w:noProof/>
                    <w:webHidden/>
                  </w:rPr>
                </w:rPrChange>
              </w:rPr>
              <w:tab/>
              <w:delText>19</w:delText>
            </w:r>
          </w:del>
        </w:p>
        <w:p w14:paraId="5E51918D" w14:textId="77777777" w:rsidR="00256843" w:rsidRPr="005E117D" w:rsidDel="005E117D" w:rsidRDefault="00256843">
          <w:pPr>
            <w:pStyle w:val="TOC2"/>
            <w:tabs>
              <w:tab w:val="right" w:leader="dot" w:pos="10457"/>
            </w:tabs>
            <w:rPr>
              <w:del w:id="2024" w:author="MMAhmed@bankAlbilad.com" w:date="2023-04-30T09:41:00Z"/>
              <w:rFonts w:ascii="Frutiger LT Arabic 45 Light" w:eastAsiaTheme="minorEastAsia" w:hAnsi="Frutiger LT Arabic 45 Light" w:cs="Frutiger LT Arabic 45 Light"/>
              <w:noProof/>
              <w:sz w:val="24"/>
              <w:szCs w:val="24"/>
              <w:rPrChange w:id="2025" w:author="MMAhmed@bankAlbilad.com" w:date="2023-04-30T09:45:00Z">
                <w:rPr>
                  <w:del w:id="2026" w:author="MMAhmed@bankAlbilad.com" w:date="2023-04-30T09:41:00Z"/>
                  <w:rFonts w:asciiTheme="minorHAnsi" w:eastAsiaTheme="minorEastAsia" w:hAnsiTheme="minorHAnsi" w:cstheme="minorBidi"/>
                  <w:noProof/>
                  <w:sz w:val="22"/>
                  <w:szCs w:val="22"/>
                </w:rPr>
              </w:rPrChange>
            </w:rPr>
          </w:pPr>
          <w:del w:id="2027" w:author="MMAhmed@bankAlbilad.com" w:date="2023-04-30T09:41:00Z">
            <w:r w:rsidRPr="005E117D" w:rsidDel="005E117D">
              <w:rPr>
                <w:rFonts w:eastAsia="Calibri"/>
                <w:sz w:val="24"/>
                <w:szCs w:val="24"/>
                <w:rPrChange w:id="2028" w:author="MMAhmed@bankAlbilad.com" w:date="2023-04-30T09:45:00Z">
                  <w:rPr>
                    <w:rStyle w:val="Hyperlink"/>
                    <w:rFonts w:ascii="Frutiger LT Arabic 45 Light" w:eastAsia="Calibri" w:hAnsi="Frutiger LT Arabic 45 Light" w:cs="Frutiger LT Arabic 45 Light"/>
                    <w:i/>
                    <w:iCs/>
                    <w:noProof/>
                  </w:rPr>
                </w:rPrChange>
              </w:rPr>
              <w:delText>High Availability</w:delText>
            </w:r>
            <w:r w:rsidRPr="005E117D" w:rsidDel="005E117D">
              <w:rPr>
                <w:rFonts w:ascii="Frutiger LT Arabic 45 Light" w:hAnsi="Frutiger LT Arabic 45 Light" w:cs="Frutiger LT Arabic 45 Light"/>
                <w:noProof/>
                <w:webHidden/>
                <w:sz w:val="24"/>
                <w:szCs w:val="24"/>
                <w:rPrChange w:id="2029" w:author="MMAhmed@bankAlbilad.com" w:date="2023-04-30T09:45:00Z">
                  <w:rPr>
                    <w:noProof/>
                    <w:webHidden/>
                  </w:rPr>
                </w:rPrChange>
              </w:rPr>
              <w:tab/>
              <w:delText>19</w:delText>
            </w:r>
          </w:del>
        </w:p>
        <w:p w14:paraId="7A49AD3A" w14:textId="77777777" w:rsidR="00256843" w:rsidRPr="005E117D" w:rsidDel="005E117D" w:rsidRDefault="00256843">
          <w:pPr>
            <w:pStyle w:val="TOC2"/>
            <w:tabs>
              <w:tab w:val="right" w:leader="dot" w:pos="10457"/>
            </w:tabs>
            <w:rPr>
              <w:del w:id="2030" w:author="MMAhmed@bankAlbilad.com" w:date="2023-04-30T09:41:00Z"/>
              <w:rFonts w:ascii="Frutiger LT Arabic 45 Light" w:eastAsiaTheme="minorEastAsia" w:hAnsi="Frutiger LT Arabic 45 Light" w:cs="Frutiger LT Arabic 45 Light"/>
              <w:noProof/>
              <w:sz w:val="24"/>
              <w:szCs w:val="24"/>
              <w:rPrChange w:id="2031" w:author="MMAhmed@bankAlbilad.com" w:date="2023-04-30T09:45:00Z">
                <w:rPr>
                  <w:del w:id="2032" w:author="MMAhmed@bankAlbilad.com" w:date="2023-04-30T09:41:00Z"/>
                  <w:rFonts w:asciiTheme="minorHAnsi" w:eastAsiaTheme="minorEastAsia" w:hAnsiTheme="minorHAnsi" w:cstheme="minorBidi"/>
                  <w:noProof/>
                  <w:sz w:val="22"/>
                  <w:szCs w:val="22"/>
                </w:rPr>
              </w:rPrChange>
            </w:rPr>
          </w:pPr>
          <w:del w:id="2033" w:author="MMAhmed@bankAlbilad.com" w:date="2023-04-30T09:41:00Z">
            <w:r w:rsidRPr="005E117D" w:rsidDel="005E117D">
              <w:rPr>
                <w:rFonts w:eastAsia="Calibri"/>
                <w:sz w:val="24"/>
                <w:szCs w:val="24"/>
                <w:rPrChange w:id="2034" w:author="MMAhmed@bankAlbilad.com" w:date="2023-04-30T09:45:00Z">
                  <w:rPr>
                    <w:rStyle w:val="Hyperlink"/>
                    <w:rFonts w:ascii="Frutiger LT Arabic 45 Light" w:eastAsia="Calibri" w:hAnsi="Frutiger LT Arabic 45 Light" w:cs="Frutiger LT Arabic 45 Light"/>
                    <w:i/>
                    <w:iCs/>
                    <w:noProof/>
                  </w:rPr>
                </w:rPrChange>
              </w:rPr>
              <w:delText>Service Availability</w:delText>
            </w:r>
            <w:r w:rsidRPr="005E117D" w:rsidDel="005E117D">
              <w:rPr>
                <w:rFonts w:ascii="Frutiger LT Arabic 45 Light" w:hAnsi="Frutiger LT Arabic 45 Light" w:cs="Frutiger LT Arabic 45 Light"/>
                <w:noProof/>
                <w:webHidden/>
                <w:sz w:val="24"/>
                <w:szCs w:val="24"/>
                <w:rPrChange w:id="2035" w:author="MMAhmed@bankAlbilad.com" w:date="2023-04-30T09:45:00Z">
                  <w:rPr>
                    <w:noProof/>
                    <w:webHidden/>
                  </w:rPr>
                </w:rPrChange>
              </w:rPr>
              <w:tab/>
              <w:delText>19</w:delText>
            </w:r>
          </w:del>
        </w:p>
        <w:p w14:paraId="7787968F" w14:textId="77777777" w:rsidR="00256843" w:rsidRPr="005E117D" w:rsidDel="005E117D" w:rsidRDefault="00256843">
          <w:pPr>
            <w:pStyle w:val="TOC2"/>
            <w:tabs>
              <w:tab w:val="right" w:leader="dot" w:pos="10457"/>
            </w:tabs>
            <w:rPr>
              <w:del w:id="2036" w:author="MMAhmed@bankAlbilad.com" w:date="2023-04-30T09:41:00Z"/>
              <w:rFonts w:ascii="Frutiger LT Arabic 45 Light" w:eastAsiaTheme="minorEastAsia" w:hAnsi="Frutiger LT Arabic 45 Light" w:cs="Frutiger LT Arabic 45 Light"/>
              <w:noProof/>
              <w:sz w:val="24"/>
              <w:szCs w:val="24"/>
              <w:rPrChange w:id="2037" w:author="MMAhmed@bankAlbilad.com" w:date="2023-04-30T09:45:00Z">
                <w:rPr>
                  <w:del w:id="2038" w:author="MMAhmed@bankAlbilad.com" w:date="2023-04-30T09:41:00Z"/>
                  <w:rFonts w:asciiTheme="minorHAnsi" w:eastAsiaTheme="minorEastAsia" w:hAnsiTheme="minorHAnsi" w:cstheme="minorBidi"/>
                  <w:noProof/>
                  <w:sz w:val="22"/>
                  <w:szCs w:val="22"/>
                </w:rPr>
              </w:rPrChange>
            </w:rPr>
          </w:pPr>
          <w:del w:id="2039" w:author="MMAhmed@bankAlbilad.com" w:date="2023-04-30T09:41:00Z">
            <w:r w:rsidRPr="005E117D" w:rsidDel="005E117D">
              <w:rPr>
                <w:rFonts w:eastAsia="Calibri"/>
                <w:sz w:val="24"/>
                <w:szCs w:val="24"/>
                <w:rPrChange w:id="2040" w:author="MMAhmed@bankAlbilad.com" w:date="2023-04-30T09:45:00Z">
                  <w:rPr>
                    <w:rStyle w:val="Hyperlink"/>
                    <w:rFonts w:ascii="Frutiger LT Arabic 45 Light" w:eastAsia="Calibri" w:hAnsi="Frutiger LT Arabic 45 Light" w:cs="Frutiger LT Arabic 45 Light"/>
                    <w:i/>
                    <w:iCs/>
                    <w:noProof/>
                  </w:rPr>
                </w:rPrChange>
              </w:rPr>
              <w:delText>Logs</w:delText>
            </w:r>
            <w:r w:rsidRPr="005E117D" w:rsidDel="005E117D">
              <w:rPr>
                <w:rFonts w:ascii="Frutiger LT Arabic 45 Light" w:hAnsi="Frutiger LT Arabic 45 Light" w:cs="Frutiger LT Arabic 45 Light"/>
                <w:noProof/>
                <w:webHidden/>
                <w:sz w:val="24"/>
                <w:szCs w:val="24"/>
                <w:rPrChange w:id="2041" w:author="MMAhmed@bankAlbilad.com" w:date="2023-04-30T09:45:00Z">
                  <w:rPr>
                    <w:noProof/>
                    <w:webHidden/>
                  </w:rPr>
                </w:rPrChange>
              </w:rPr>
              <w:tab/>
              <w:delText>19</w:delText>
            </w:r>
          </w:del>
        </w:p>
        <w:p w14:paraId="27A7DBF8" w14:textId="77777777" w:rsidR="00256843" w:rsidRPr="005E117D" w:rsidDel="005E117D" w:rsidRDefault="00256843">
          <w:pPr>
            <w:pStyle w:val="TOC2"/>
            <w:tabs>
              <w:tab w:val="right" w:leader="dot" w:pos="10457"/>
            </w:tabs>
            <w:rPr>
              <w:del w:id="2042" w:author="MMAhmed@bankAlbilad.com" w:date="2023-04-30T09:41:00Z"/>
              <w:rFonts w:ascii="Frutiger LT Arabic 45 Light" w:eastAsiaTheme="minorEastAsia" w:hAnsi="Frutiger LT Arabic 45 Light" w:cs="Frutiger LT Arabic 45 Light"/>
              <w:noProof/>
              <w:sz w:val="24"/>
              <w:szCs w:val="24"/>
              <w:rPrChange w:id="2043" w:author="MMAhmed@bankAlbilad.com" w:date="2023-04-30T09:45:00Z">
                <w:rPr>
                  <w:del w:id="2044" w:author="MMAhmed@bankAlbilad.com" w:date="2023-04-30T09:41:00Z"/>
                  <w:rFonts w:asciiTheme="minorHAnsi" w:eastAsiaTheme="minorEastAsia" w:hAnsiTheme="minorHAnsi" w:cstheme="minorBidi"/>
                  <w:noProof/>
                  <w:sz w:val="22"/>
                  <w:szCs w:val="22"/>
                </w:rPr>
              </w:rPrChange>
            </w:rPr>
          </w:pPr>
          <w:del w:id="2045" w:author="MMAhmed@bankAlbilad.com" w:date="2023-04-30T09:41:00Z">
            <w:r w:rsidRPr="005E117D" w:rsidDel="005E117D">
              <w:rPr>
                <w:rFonts w:eastAsia="Calibri"/>
                <w:sz w:val="24"/>
                <w:szCs w:val="24"/>
                <w:rPrChange w:id="2046" w:author="MMAhmed@bankAlbilad.com" w:date="2023-04-30T09:45:00Z">
                  <w:rPr>
                    <w:rStyle w:val="Hyperlink"/>
                    <w:rFonts w:ascii="Frutiger LT Arabic 45 Light" w:eastAsia="Calibri" w:hAnsi="Frutiger LT Arabic 45 Light" w:cs="Frutiger LT Arabic 45 Light"/>
                    <w:i/>
                    <w:iCs/>
                    <w:noProof/>
                  </w:rPr>
                </w:rPrChange>
              </w:rPr>
              <w:delText>Start-up Order</w:delText>
            </w:r>
            <w:r w:rsidRPr="005E117D" w:rsidDel="005E117D">
              <w:rPr>
                <w:rFonts w:ascii="Frutiger LT Arabic 45 Light" w:hAnsi="Frutiger LT Arabic 45 Light" w:cs="Frutiger LT Arabic 45 Light"/>
                <w:noProof/>
                <w:webHidden/>
                <w:sz w:val="24"/>
                <w:szCs w:val="24"/>
                <w:rPrChange w:id="2047" w:author="MMAhmed@bankAlbilad.com" w:date="2023-04-30T09:45:00Z">
                  <w:rPr>
                    <w:noProof/>
                    <w:webHidden/>
                  </w:rPr>
                </w:rPrChange>
              </w:rPr>
              <w:tab/>
              <w:delText>19</w:delText>
            </w:r>
          </w:del>
        </w:p>
        <w:p w14:paraId="6DAE81D9" w14:textId="77777777" w:rsidR="00256843" w:rsidRPr="005E117D" w:rsidDel="005E117D" w:rsidRDefault="00256843">
          <w:pPr>
            <w:pStyle w:val="TOC1"/>
            <w:tabs>
              <w:tab w:val="right" w:leader="dot" w:pos="10457"/>
            </w:tabs>
            <w:rPr>
              <w:del w:id="2048" w:author="MMAhmed@bankAlbilad.com" w:date="2023-04-30T09:41:00Z"/>
              <w:rFonts w:ascii="Frutiger LT Arabic 45 Light" w:eastAsiaTheme="minorEastAsia" w:hAnsi="Frutiger LT Arabic 45 Light" w:cs="Frutiger LT Arabic 45 Light"/>
              <w:noProof/>
              <w:sz w:val="24"/>
              <w:szCs w:val="24"/>
              <w:rPrChange w:id="2049" w:author="MMAhmed@bankAlbilad.com" w:date="2023-04-30T09:45:00Z">
                <w:rPr>
                  <w:del w:id="2050" w:author="MMAhmed@bankAlbilad.com" w:date="2023-04-30T09:41:00Z"/>
                  <w:rFonts w:asciiTheme="minorHAnsi" w:eastAsiaTheme="minorEastAsia" w:hAnsiTheme="minorHAnsi" w:cstheme="minorBidi"/>
                  <w:noProof/>
                </w:rPr>
              </w:rPrChange>
            </w:rPr>
          </w:pPr>
          <w:del w:id="2051" w:author="MMAhmed@bankAlbilad.com" w:date="2023-04-30T09:41:00Z">
            <w:r w:rsidRPr="005E117D" w:rsidDel="005E117D">
              <w:rPr>
                <w:rFonts w:eastAsia="Calibri"/>
                <w:sz w:val="24"/>
                <w:szCs w:val="24"/>
                <w:rPrChange w:id="2052" w:author="MMAhmed@bankAlbilad.com" w:date="2023-04-30T09:45:00Z">
                  <w:rPr>
                    <w:rStyle w:val="Hyperlink"/>
                    <w:rFonts w:ascii="Frutiger LT Arabic 45 Light" w:eastAsia="Calibri" w:hAnsi="Frutiger LT Arabic 45 Light" w:cs="Frutiger LT Arabic 45 Light"/>
                    <w:noProof/>
                  </w:rPr>
                </w:rPrChange>
              </w:rPr>
              <w:delText>Information Security</w:delText>
            </w:r>
            <w:r w:rsidRPr="005E117D" w:rsidDel="005E117D">
              <w:rPr>
                <w:rFonts w:ascii="Frutiger LT Arabic 45 Light" w:hAnsi="Frutiger LT Arabic 45 Light" w:cs="Frutiger LT Arabic 45 Light"/>
                <w:noProof/>
                <w:webHidden/>
                <w:sz w:val="24"/>
                <w:szCs w:val="24"/>
                <w:rPrChange w:id="2053" w:author="MMAhmed@bankAlbilad.com" w:date="2023-04-30T09:45:00Z">
                  <w:rPr>
                    <w:noProof/>
                    <w:webHidden/>
                  </w:rPr>
                </w:rPrChange>
              </w:rPr>
              <w:tab/>
              <w:delText>20</w:delText>
            </w:r>
          </w:del>
        </w:p>
        <w:p w14:paraId="5AB849FB" w14:textId="77777777" w:rsidR="00256843" w:rsidRPr="005E117D" w:rsidDel="005E117D" w:rsidRDefault="00256843">
          <w:pPr>
            <w:pStyle w:val="TOC2"/>
            <w:tabs>
              <w:tab w:val="right" w:leader="dot" w:pos="10457"/>
            </w:tabs>
            <w:rPr>
              <w:del w:id="2054" w:author="MMAhmed@bankAlbilad.com" w:date="2023-04-30T09:41:00Z"/>
              <w:rFonts w:ascii="Frutiger LT Arabic 45 Light" w:eastAsiaTheme="minorEastAsia" w:hAnsi="Frutiger LT Arabic 45 Light" w:cs="Frutiger LT Arabic 45 Light"/>
              <w:noProof/>
              <w:sz w:val="24"/>
              <w:szCs w:val="24"/>
              <w:rPrChange w:id="2055" w:author="MMAhmed@bankAlbilad.com" w:date="2023-04-30T09:45:00Z">
                <w:rPr>
                  <w:del w:id="2056" w:author="MMAhmed@bankAlbilad.com" w:date="2023-04-30T09:41:00Z"/>
                  <w:rFonts w:asciiTheme="minorHAnsi" w:eastAsiaTheme="minorEastAsia" w:hAnsiTheme="minorHAnsi" w:cstheme="minorBidi"/>
                  <w:noProof/>
                  <w:sz w:val="22"/>
                  <w:szCs w:val="22"/>
                </w:rPr>
              </w:rPrChange>
            </w:rPr>
          </w:pPr>
          <w:del w:id="2057" w:author="MMAhmed@bankAlbilad.com" w:date="2023-04-30T09:41:00Z">
            <w:r w:rsidRPr="005E117D" w:rsidDel="005E117D">
              <w:rPr>
                <w:rFonts w:eastAsia="Calibri"/>
                <w:sz w:val="24"/>
                <w:szCs w:val="24"/>
                <w:rPrChange w:id="2058" w:author="MMAhmed@bankAlbilad.com" w:date="2023-04-30T09:45:00Z">
                  <w:rPr>
                    <w:rStyle w:val="Hyperlink"/>
                    <w:rFonts w:ascii="Frutiger LT Arabic 45 Light" w:eastAsia="Calibri" w:hAnsi="Frutiger LT Arabic 45 Light" w:cs="Frutiger LT Arabic 45 Light"/>
                    <w:i/>
                    <w:iCs/>
                    <w:noProof/>
                  </w:rPr>
                </w:rPrChange>
              </w:rPr>
              <w:delText>LDAP (Lightweight Directory Access Protocol)</w:delText>
            </w:r>
            <w:r w:rsidRPr="005E117D" w:rsidDel="005E117D">
              <w:rPr>
                <w:rFonts w:ascii="Frutiger LT Arabic 45 Light" w:hAnsi="Frutiger LT Arabic 45 Light" w:cs="Frutiger LT Arabic 45 Light"/>
                <w:noProof/>
                <w:webHidden/>
                <w:sz w:val="24"/>
                <w:szCs w:val="24"/>
                <w:rPrChange w:id="2059" w:author="MMAhmed@bankAlbilad.com" w:date="2023-04-30T09:45:00Z">
                  <w:rPr>
                    <w:noProof/>
                    <w:webHidden/>
                  </w:rPr>
                </w:rPrChange>
              </w:rPr>
              <w:tab/>
              <w:delText>20</w:delText>
            </w:r>
          </w:del>
        </w:p>
        <w:p w14:paraId="6AFB0E9A" w14:textId="77777777" w:rsidR="00256843" w:rsidRPr="005E117D" w:rsidDel="005E117D" w:rsidRDefault="00256843">
          <w:pPr>
            <w:pStyle w:val="TOC3"/>
            <w:tabs>
              <w:tab w:val="right" w:leader="dot" w:pos="10457"/>
            </w:tabs>
            <w:rPr>
              <w:del w:id="2060" w:author="MMAhmed@bankAlbilad.com" w:date="2023-04-30T09:41:00Z"/>
              <w:rFonts w:ascii="Frutiger LT Arabic 45 Light" w:eastAsiaTheme="minorEastAsia" w:hAnsi="Frutiger LT Arabic 45 Light" w:cs="Frutiger LT Arabic 45 Light"/>
              <w:noProof/>
              <w:sz w:val="24"/>
              <w:szCs w:val="24"/>
              <w:rPrChange w:id="2061" w:author="MMAhmed@bankAlbilad.com" w:date="2023-04-30T09:45:00Z">
                <w:rPr>
                  <w:del w:id="2062" w:author="MMAhmed@bankAlbilad.com" w:date="2023-04-30T09:41:00Z"/>
                  <w:rFonts w:asciiTheme="minorHAnsi" w:eastAsiaTheme="minorEastAsia" w:hAnsiTheme="minorHAnsi" w:cstheme="minorBidi"/>
                  <w:noProof/>
                  <w:sz w:val="22"/>
                  <w:szCs w:val="22"/>
                </w:rPr>
              </w:rPrChange>
            </w:rPr>
          </w:pPr>
          <w:del w:id="2063" w:author="MMAhmed@bankAlbilad.com" w:date="2023-04-30T09:41:00Z">
            <w:r w:rsidRPr="005E117D" w:rsidDel="005E117D">
              <w:rPr>
                <w:sz w:val="24"/>
                <w:szCs w:val="24"/>
                <w:rPrChange w:id="2064" w:author="MMAhmed@bankAlbilad.com" w:date="2023-04-30T09:45:00Z">
                  <w:rPr>
                    <w:rStyle w:val="Hyperlink"/>
                    <w:rFonts w:ascii="Frutiger LT Arabic 45 Light" w:hAnsi="Frutiger LT Arabic 45 Light" w:cs="Frutiger LT Arabic 45 Light"/>
                    <w:i/>
                    <w:iCs/>
                    <w:noProof/>
                  </w:rPr>
                </w:rPrChange>
              </w:rPr>
              <w:delText>Authentication</w:delText>
            </w:r>
            <w:r w:rsidRPr="005E117D" w:rsidDel="005E117D">
              <w:rPr>
                <w:rFonts w:ascii="Frutiger LT Arabic 45 Light" w:hAnsi="Frutiger LT Arabic 45 Light" w:cs="Frutiger LT Arabic 45 Light"/>
                <w:noProof/>
                <w:webHidden/>
                <w:sz w:val="24"/>
                <w:szCs w:val="24"/>
                <w:rPrChange w:id="2065" w:author="MMAhmed@bankAlbilad.com" w:date="2023-04-30T09:45:00Z">
                  <w:rPr>
                    <w:noProof/>
                    <w:webHidden/>
                  </w:rPr>
                </w:rPrChange>
              </w:rPr>
              <w:tab/>
              <w:delText>20</w:delText>
            </w:r>
          </w:del>
        </w:p>
        <w:p w14:paraId="3C6C23C7" w14:textId="77777777" w:rsidR="00256843" w:rsidRPr="005E117D" w:rsidDel="005E117D" w:rsidRDefault="00256843">
          <w:pPr>
            <w:pStyle w:val="TOC3"/>
            <w:tabs>
              <w:tab w:val="right" w:leader="dot" w:pos="10457"/>
            </w:tabs>
            <w:rPr>
              <w:del w:id="2066" w:author="MMAhmed@bankAlbilad.com" w:date="2023-04-30T09:41:00Z"/>
              <w:rFonts w:ascii="Frutiger LT Arabic 45 Light" w:eastAsiaTheme="minorEastAsia" w:hAnsi="Frutiger LT Arabic 45 Light" w:cs="Frutiger LT Arabic 45 Light"/>
              <w:noProof/>
              <w:sz w:val="24"/>
              <w:szCs w:val="24"/>
              <w:rPrChange w:id="2067" w:author="MMAhmed@bankAlbilad.com" w:date="2023-04-30T09:45:00Z">
                <w:rPr>
                  <w:del w:id="2068" w:author="MMAhmed@bankAlbilad.com" w:date="2023-04-30T09:41:00Z"/>
                  <w:rFonts w:asciiTheme="minorHAnsi" w:eastAsiaTheme="minorEastAsia" w:hAnsiTheme="minorHAnsi" w:cstheme="minorBidi"/>
                  <w:noProof/>
                  <w:sz w:val="22"/>
                  <w:szCs w:val="22"/>
                </w:rPr>
              </w:rPrChange>
            </w:rPr>
          </w:pPr>
          <w:del w:id="2069" w:author="MMAhmed@bankAlbilad.com" w:date="2023-04-30T09:41:00Z">
            <w:r w:rsidRPr="005E117D" w:rsidDel="005E117D">
              <w:rPr>
                <w:sz w:val="24"/>
                <w:szCs w:val="24"/>
                <w:rPrChange w:id="2070" w:author="MMAhmed@bankAlbilad.com" w:date="2023-04-30T09:45:00Z">
                  <w:rPr>
                    <w:rStyle w:val="Hyperlink"/>
                    <w:rFonts w:ascii="Frutiger LT Arabic 45 Light" w:hAnsi="Frutiger LT Arabic 45 Light" w:cs="Frutiger LT Arabic 45 Light"/>
                    <w:i/>
                    <w:iCs/>
                    <w:noProof/>
                  </w:rPr>
                </w:rPrChange>
              </w:rPr>
              <w:delText>Authorization</w:delText>
            </w:r>
            <w:r w:rsidRPr="005E117D" w:rsidDel="005E117D">
              <w:rPr>
                <w:rFonts w:ascii="Frutiger LT Arabic 45 Light" w:hAnsi="Frutiger LT Arabic 45 Light" w:cs="Frutiger LT Arabic 45 Light"/>
                <w:noProof/>
                <w:webHidden/>
                <w:sz w:val="24"/>
                <w:szCs w:val="24"/>
                <w:rPrChange w:id="2071" w:author="MMAhmed@bankAlbilad.com" w:date="2023-04-30T09:45:00Z">
                  <w:rPr>
                    <w:noProof/>
                    <w:webHidden/>
                  </w:rPr>
                </w:rPrChange>
              </w:rPr>
              <w:tab/>
              <w:delText>20</w:delText>
            </w:r>
          </w:del>
        </w:p>
        <w:p w14:paraId="1BA5709F" w14:textId="77777777" w:rsidR="00256843" w:rsidRPr="005E117D" w:rsidDel="005E117D" w:rsidRDefault="00256843">
          <w:pPr>
            <w:pStyle w:val="TOC2"/>
            <w:tabs>
              <w:tab w:val="right" w:leader="dot" w:pos="10457"/>
            </w:tabs>
            <w:rPr>
              <w:del w:id="2072" w:author="MMAhmed@bankAlbilad.com" w:date="2023-04-30T09:41:00Z"/>
              <w:rFonts w:ascii="Frutiger LT Arabic 45 Light" w:eastAsiaTheme="minorEastAsia" w:hAnsi="Frutiger LT Arabic 45 Light" w:cs="Frutiger LT Arabic 45 Light"/>
              <w:noProof/>
              <w:sz w:val="24"/>
              <w:szCs w:val="24"/>
              <w:rPrChange w:id="2073" w:author="MMAhmed@bankAlbilad.com" w:date="2023-04-30T09:45:00Z">
                <w:rPr>
                  <w:del w:id="2074" w:author="MMAhmed@bankAlbilad.com" w:date="2023-04-30T09:41:00Z"/>
                  <w:rFonts w:asciiTheme="minorHAnsi" w:eastAsiaTheme="minorEastAsia" w:hAnsiTheme="minorHAnsi" w:cstheme="minorBidi"/>
                  <w:noProof/>
                  <w:sz w:val="22"/>
                  <w:szCs w:val="22"/>
                </w:rPr>
              </w:rPrChange>
            </w:rPr>
          </w:pPr>
          <w:del w:id="2075" w:author="MMAhmed@bankAlbilad.com" w:date="2023-04-30T09:41:00Z">
            <w:r w:rsidRPr="005E117D" w:rsidDel="005E117D">
              <w:rPr>
                <w:rFonts w:eastAsia="Calibri"/>
                <w:sz w:val="24"/>
                <w:szCs w:val="24"/>
                <w:rPrChange w:id="2076" w:author="MMAhmed@bankAlbilad.com" w:date="2023-04-30T09:45:00Z">
                  <w:rPr>
                    <w:rStyle w:val="Hyperlink"/>
                    <w:rFonts w:ascii="Frutiger LT Arabic 45 Light" w:eastAsia="Calibri" w:hAnsi="Frutiger LT Arabic 45 Light" w:cs="Frutiger LT Arabic 45 Light"/>
                    <w:i/>
                    <w:iCs/>
                    <w:noProof/>
                  </w:rPr>
                </w:rPrChange>
              </w:rPr>
              <w:delText>PCI</w:delText>
            </w:r>
            <w:r w:rsidRPr="005E117D" w:rsidDel="005E117D">
              <w:rPr>
                <w:rFonts w:ascii="Frutiger LT Arabic 45 Light" w:hAnsi="Frutiger LT Arabic 45 Light" w:cs="Frutiger LT Arabic 45 Light"/>
                <w:noProof/>
                <w:webHidden/>
                <w:sz w:val="24"/>
                <w:szCs w:val="24"/>
                <w:rPrChange w:id="2077" w:author="MMAhmed@bankAlbilad.com" w:date="2023-04-30T09:45:00Z">
                  <w:rPr>
                    <w:noProof/>
                    <w:webHidden/>
                  </w:rPr>
                </w:rPrChange>
              </w:rPr>
              <w:tab/>
              <w:delText>20</w:delText>
            </w:r>
          </w:del>
        </w:p>
        <w:p w14:paraId="34DE49BF" w14:textId="77777777" w:rsidR="00256843" w:rsidRPr="005E117D" w:rsidDel="005E117D" w:rsidRDefault="00256843">
          <w:pPr>
            <w:pStyle w:val="TOC2"/>
            <w:tabs>
              <w:tab w:val="right" w:leader="dot" w:pos="10457"/>
            </w:tabs>
            <w:rPr>
              <w:del w:id="2078" w:author="MMAhmed@bankAlbilad.com" w:date="2023-04-30T09:41:00Z"/>
              <w:rFonts w:ascii="Frutiger LT Arabic 45 Light" w:eastAsiaTheme="minorEastAsia" w:hAnsi="Frutiger LT Arabic 45 Light" w:cs="Frutiger LT Arabic 45 Light"/>
              <w:noProof/>
              <w:sz w:val="24"/>
              <w:szCs w:val="24"/>
              <w:rPrChange w:id="2079" w:author="MMAhmed@bankAlbilad.com" w:date="2023-04-30T09:45:00Z">
                <w:rPr>
                  <w:del w:id="2080" w:author="MMAhmed@bankAlbilad.com" w:date="2023-04-30T09:41:00Z"/>
                  <w:rFonts w:asciiTheme="minorHAnsi" w:eastAsiaTheme="minorEastAsia" w:hAnsiTheme="minorHAnsi" w:cstheme="minorBidi"/>
                  <w:noProof/>
                  <w:sz w:val="22"/>
                  <w:szCs w:val="22"/>
                </w:rPr>
              </w:rPrChange>
            </w:rPr>
          </w:pPr>
          <w:del w:id="2081" w:author="MMAhmed@bankAlbilad.com" w:date="2023-04-30T09:41:00Z">
            <w:r w:rsidRPr="005E117D" w:rsidDel="005E117D">
              <w:rPr>
                <w:rFonts w:eastAsia="Calibri"/>
                <w:sz w:val="24"/>
                <w:szCs w:val="24"/>
                <w:rPrChange w:id="2082" w:author="MMAhmed@bankAlbilad.com" w:date="2023-04-30T09:45:00Z">
                  <w:rPr>
                    <w:rStyle w:val="Hyperlink"/>
                    <w:rFonts w:ascii="Frutiger LT Arabic 45 Light" w:eastAsia="Calibri" w:hAnsi="Frutiger LT Arabic 45 Light" w:cs="Frutiger LT Arabic 45 Light"/>
                    <w:i/>
                    <w:iCs/>
                    <w:noProof/>
                  </w:rPr>
                </w:rPrChange>
              </w:rPr>
              <w:delText>Port List</w:delText>
            </w:r>
            <w:r w:rsidRPr="005E117D" w:rsidDel="005E117D">
              <w:rPr>
                <w:rFonts w:ascii="Frutiger LT Arabic 45 Light" w:hAnsi="Frutiger LT Arabic 45 Light" w:cs="Frutiger LT Arabic 45 Light"/>
                <w:noProof/>
                <w:webHidden/>
                <w:sz w:val="24"/>
                <w:szCs w:val="24"/>
                <w:rPrChange w:id="2083" w:author="MMAhmed@bankAlbilad.com" w:date="2023-04-30T09:45:00Z">
                  <w:rPr>
                    <w:noProof/>
                    <w:webHidden/>
                  </w:rPr>
                </w:rPrChange>
              </w:rPr>
              <w:tab/>
              <w:delText>21</w:delText>
            </w:r>
          </w:del>
        </w:p>
        <w:p w14:paraId="4EBFF0E3" w14:textId="77777777" w:rsidR="00256843" w:rsidRPr="005E117D" w:rsidDel="005E117D" w:rsidRDefault="00256843">
          <w:pPr>
            <w:pStyle w:val="TOC3"/>
            <w:tabs>
              <w:tab w:val="right" w:leader="dot" w:pos="10457"/>
            </w:tabs>
            <w:rPr>
              <w:del w:id="2084" w:author="MMAhmed@bankAlbilad.com" w:date="2023-04-30T09:41:00Z"/>
              <w:rFonts w:ascii="Frutiger LT Arabic 45 Light" w:eastAsiaTheme="minorEastAsia" w:hAnsi="Frutiger LT Arabic 45 Light" w:cs="Frutiger LT Arabic 45 Light"/>
              <w:noProof/>
              <w:sz w:val="24"/>
              <w:szCs w:val="24"/>
              <w:rPrChange w:id="2085" w:author="MMAhmed@bankAlbilad.com" w:date="2023-04-30T09:45:00Z">
                <w:rPr>
                  <w:del w:id="2086" w:author="MMAhmed@bankAlbilad.com" w:date="2023-04-30T09:41:00Z"/>
                  <w:rFonts w:asciiTheme="minorHAnsi" w:eastAsiaTheme="minorEastAsia" w:hAnsiTheme="minorHAnsi" w:cstheme="minorBidi"/>
                  <w:noProof/>
                  <w:sz w:val="22"/>
                  <w:szCs w:val="22"/>
                </w:rPr>
              </w:rPrChange>
            </w:rPr>
          </w:pPr>
          <w:del w:id="2087" w:author="MMAhmed@bankAlbilad.com" w:date="2023-04-30T09:41:00Z">
            <w:r w:rsidRPr="005E117D" w:rsidDel="005E117D">
              <w:rPr>
                <w:sz w:val="24"/>
                <w:szCs w:val="24"/>
                <w:rPrChange w:id="2088" w:author="MMAhmed@bankAlbilad.com" w:date="2023-04-30T09:45:00Z">
                  <w:rPr>
                    <w:rStyle w:val="Hyperlink"/>
                    <w:rFonts w:ascii="Frutiger LT Arabic 45 Light" w:hAnsi="Frutiger LT Arabic 45 Light" w:cs="Frutiger LT Arabic 45 Light"/>
                    <w:i/>
                    <w:iCs/>
                    <w:noProof/>
                  </w:rPr>
                </w:rPrChange>
              </w:rPr>
              <w:delText>Production Ports List</w:delText>
            </w:r>
            <w:r w:rsidRPr="005E117D" w:rsidDel="005E117D">
              <w:rPr>
                <w:rFonts w:ascii="Frutiger LT Arabic 45 Light" w:hAnsi="Frutiger LT Arabic 45 Light" w:cs="Frutiger LT Arabic 45 Light"/>
                <w:noProof/>
                <w:webHidden/>
                <w:sz w:val="24"/>
                <w:szCs w:val="24"/>
                <w:rPrChange w:id="2089" w:author="MMAhmed@bankAlbilad.com" w:date="2023-04-30T09:45:00Z">
                  <w:rPr>
                    <w:noProof/>
                    <w:webHidden/>
                  </w:rPr>
                </w:rPrChange>
              </w:rPr>
              <w:tab/>
              <w:delText>21</w:delText>
            </w:r>
          </w:del>
        </w:p>
        <w:p w14:paraId="34891FC3" w14:textId="77777777" w:rsidR="00256843" w:rsidRPr="005E117D" w:rsidDel="005E117D" w:rsidRDefault="00256843">
          <w:pPr>
            <w:pStyle w:val="TOC2"/>
            <w:tabs>
              <w:tab w:val="right" w:leader="dot" w:pos="10457"/>
            </w:tabs>
            <w:rPr>
              <w:del w:id="2090" w:author="MMAhmed@bankAlbilad.com" w:date="2023-04-30T09:41:00Z"/>
              <w:rFonts w:ascii="Frutiger LT Arabic 45 Light" w:eastAsiaTheme="minorEastAsia" w:hAnsi="Frutiger LT Arabic 45 Light" w:cs="Frutiger LT Arabic 45 Light"/>
              <w:noProof/>
              <w:sz w:val="24"/>
              <w:szCs w:val="24"/>
              <w:rPrChange w:id="2091" w:author="MMAhmed@bankAlbilad.com" w:date="2023-04-30T09:45:00Z">
                <w:rPr>
                  <w:del w:id="2092" w:author="MMAhmed@bankAlbilad.com" w:date="2023-04-30T09:41:00Z"/>
                  <w:rFonts w:asciiTheme="minorHAnsi" w:eastAsiaTheme="minorEastAsia" w:hAnsiTheme="minorHAnsi" w:cstheme="minorBidi"/>
                  <w:noProof/>
                  <w:sz w:val="22"/>
                  <w:szCs w:val="22"/>
                </w:rPr>
              </w:rPrChange>
            </w:rPr>
          </w:pPr>
          <w:del w:id="2093" w:author="MMAhmed@bankAlbilad.com" w:date="2023-04-30T09:41:00Z">
            <w:r w:rsidRPr="005E117D" w:rsidDel="005E117D">
              <w:rPr>
                <w:rFonts w:eastAsia="Calibri"/>
                <w:sz w:val="24"/>
                <w:szCs w:val="24"/>
                <w:rPrChange w:id="2094" w:author="MMAhmed@bankAlbilad.com" w:date="2023-04-30T09:45:00Z">
                  <w:rPr>
                    <w:rStyle w:val="Hyperlink"/>
                    <w:rFonts w:ascii="Frutiger LT Arabic 45 Light" w:eastAsia="Calibri" w:hAnsi="Frutiger LT Arabic 45 Light" w:cs="Frutiger LT Arabic 45 Light"/>
                    <w:i/>
                    <w:iCs/>
                    <w:noProof/>
                  </w:rPr>
                </w:rPrChange>
              </w:rPr>
              <w:delText>VPN</w:delText>
            </w:r>
            <w:r w:rsidRPr="005E117D" w:rsidDel="005E117D">
              <w:rPr>
                <w:rFonts w:ascii="Frutiger LT Arabic 45 Light" w:hAnsi="Frutiger LT Arabic 45 Light" w:cs="Frutiger LT Arabic 45 Light"/>
                <w:noProof/>
                <w:webHidden/>
                <w:sz w:val="24"/>
                <w:szCs w:val="24"/>
                <w:rPrChange w:id="2095" w:author="MMAhmed@bankAlbilad.com" w:date="2023-04-30T09:45:00Z">
                  <w:rPr>
                    <w:noProof/>
                    <w:webHidden/>
                  </w:rPr>
                </w:rPrChange>
              </w:rPr>
              <w:tab/>
              <w:delText>21</w:delText>
            </w:r>
          </w:del>
        </w:p>
        <w:p w14:paraId="0B9459E1" w14:textId="77777777" w:rsidR="00256843" w:rsidRPr="005E117D" w:rsidDel="005E117D" w:rsidRDefault="00256843">
          <w:pPr>
            <w:pStyle w:val="TOC2"/>
            <w:tabs>
              <w:tab w:val="right" w:leader="dot" w:pos="10457"/>
            </w:tabs>
            <w:rPr>
              <w:del w:id="2096" w:author="MMAhmed@bankAlbilad.com" w:date="2023-04-30T09:41:00Z"/>
              <w:rFonts w:ascii="Frutiger LT Arabic 45 Light" w:eastAsiaTheme="minorEastAsia" w:hAnsi="Frutiger LT Arabic 45 Light" w:cs="Frutiger LT Arabic 45 Light"/>
              <w:noProof/>
              <w:sz w:val="24"/>
              <w:szCs w:val="24"/>
              <w:rPrChange w:id="2097" w:author="MMAhmed@bankAlbilad.com" w:date="2023-04-30T09:45:00Z">
                <w:rPr>
                  <w:del w:id="2098" w:author="MMAhmed@bankAlbilad.com" w:date="2023-04-30T09:41:00Z"/>
                  <w:rFonts w:asciiTheme="minorHAnsi" w:eastAsiaTheme="minorEastAsia" w:hAnsiTheme="minorHAnsi" w:cstheme="minorBidi"/>
                  <w:noProof/>
                  <w:sz w:val="22"/>
                  <w:szCs w:val="22"/>
                </w:rPr>
              </w:rPrChange>
            </w:rPr>
          </w:pPr>
          <w:del w:id="2099" w:author="MMAhmed@bankAlbilad.com" w:date="2023-04-30T09:41:00Z">
            <w:r w:rsidRPr="005E117D" w:rsidDel="005E117D">
              <w:rPr>
                <w:rFonts w:eastAsia="Calibri"/>
                <w:sz w:val="24"/>
                <w:szCs w:val="24"/>
                <w:rPrChange w:id="2100" w:author="MMAhmed@bankAlbilad.com" w:date="2023-04-30T09:45:00Z">
                  <w:rPr>
                    <w:rStyle w:val="Hyperlink"/>
                    <w:rFonts w:ascii="Frutiger LT Arabic 45 Light" w:eastAsia="Calibri" w:hAnsi="Frutiger LT Arabic 45 Light" w:cs="Frutiger LT Arabic 45 Light"/>
                    <w:i/>
                    <w:iCs/>
                    <w:noProof/>
                  </w:rPr>
                </w:rPrChange>
              </w:rPr>
              <w:delText>Shared Folders</w:delText>
            </w:r>
            <w:r w:rsidRPr="005E117D" w:rsidDel="005E117D">
              <w:rPr>
                <w:rFonts w:ascii="Frutiger LT Arabic 45 Light" w:hAnsi="Frutiger LT Arabic 45 Light" w:cs="Frutiger LT Arabic 45 Light"/>
                <w:noProof/>
                <w:webHidden/>
                <w:sz w:val="24"/>
                <w:szCs w:val="24"/>
                <w:rPrChange w:id="2101" w:author="MMAhmed@bankAlbilad.com" w:date="2023-04-30T09:45:00Z">
                  <w:rPr>
                    <w:noProof/>
                    <w:webHidden/>
                  </w:rPr>
                </w:rPrChange>
              </w:rPr>
              <w:tab/>
              <w:delText>21</w:delText>
            </w:r>
          </w:del>
        </w:p>
        <w:p w14:paraId="5548BEA4" w14:textId="77777777" w:rsidR="00256843" w:rsidRPr="005E117D" w:rsidDel="005E117D" w:rsidRDefault="00256843">
          <w:pPr>
            <w:pStyle w:val="TOC2"/>
            <w:tabs>
              <w:tab w:val="right" w:leader="dot" w:pos="10457"/>
            </w:tabs>
            <w:rPr>
              <w:del w:id="2102" w:author="MMAhmed@bankAlbilad.com" w:date="2023-04-30T09:41:00Z"/>
              <w:rFonts w:ascii="Frutiger LT Arabic 45 Light" w:eastAsiaTheme="minorEastAsia" w:hAnsi="Frutiger LT Arabic 45 Light" w:cs="Frutiger LT Arabic 45 Light"/>
              <w:noProof/>
              <w:sz w:val="24"/>
              <w:szCs w:val="24"/>
              <w:rPrChange w:id="2103" w:author="MMAhmed@bankAlbilad.com" w:date="2023-04-30T09:45:00Z">
                <w:rPr>
                  <w:del w:id="2104" w:author="MMAhmed@bankAlbilad.com" w:date="2023-04-30T09:41:00Z"/>
                  <w:rFonts w:asciiTheme="minorHAnsi" w:eastAsiaTheme="minorEastAsia" w:hAnsiTheme="minorHAnsi" w:cstheme="minorBidi"/>
                  <w:noProof/>
                  <w:sz w:val="22"/>
                  <w:szCs w:val="22"/>
                </w:rPr>
              </w:rPrChange>
            </w:rPr>
          </w:pPr>
          <w:del w:id="2105" w:author="MMAhmed@bankAlbilad.com" w:date="2023-04-30T09:41:00Z">
            <w:r w:rsidRPr="005E117D" w:rsidDel="005E117D">
              <w:rPr>
                <w:rFonts w:eastAsia="Calibri"/>
                <w:sz w:val="24"/>
                <w:szCs w:val="24"/>
                <w:rPrChange w:id="2106" w:author="MMAhmed@bankAlbilad.com" w:date="2023-04-30T09:45:00Z">
                  <w:rPr>
                    <w:rStyle w:val="Hyperlink"/>
                    <w:rFonts w:ascii="Frutiger LT Arabic 45 Light" w:eastAsia="Calibri" w:hAnsi="Frutiger LT Arabic 45 Light" w:cs="Frutiger LT Arabic 45 Light"/>
                    <w:i/>
                    <w:iCs/>
                    <w:noProof/>
                  </w:rPr>
                </w:rPrChange>
              </w:rPr>
              <w:delText>Nat or Pat or Proxy</w:delText>
            </w:r>
            <w:r w:rsidRPr="005E117D" w:rsidDel="005E117D">
              <w:rPr>
                <w:rFonts w:ascii="Frutiger LT Arabic 45 Light" w:hAnsi="Frutiger LT Arabic 45 Light" w:cs="Frutiger LT Arabic 45 Light"/>
                <w:noProof/>
                <w:webHidden/>
                <w:sz w:val="24"/>
                <w:szCs w:val="24"/>
                <w:rPrChange w:id="2107" w:author="MMAhmed@bankAlbilad.com" w:date="2023-04-30T09:45:00Z">
                  <w:rPr>
                    <w:noProof/>
                    <w:webHidden/>
                  </w:rPr>
                </w:rPrChange>
              </w:rPr>
              <w:tab/>
              <w:delText>21</w:delText>
            </w:r>
          </w:del>
        </w:p>
        <w:p w14:paraId="62C6725E" w14:textId="77777777" w:rsidR="00256843" w:rsidRPr="005E117D" w:rsidDel="005E117D" w:rsidRDefault="00256843">
          <w:pPr>
            <w:pStyle w:val="TOC2"/>
            <w:tabs>
              <w:tab w:val="right" w:leader="dot" w:pos="10457"/>
            </w:tabs>
            <w:rPr>
              <w:del w:id="2108" w:author="MMAhmed@bankAlbilad.com" w:date="2023-04-30T09:41:00Z"/>
              <w:rFonts w:ascii="Frutiger LT Arabic 45 Light" w:eastAsiaTheme="minorEastAsia" w:hAnsi="Frutiger LT Arabic 45 Light" w:cs="Frutiger LT Arabic 45 Light"/>
              <w:noProof/>
              <w:sz w:val="24"/>
              <w:szCs w:val="24"/>
              <w:rPrChange w:id="2109" w:author="MMAhmed@bankAlbilad.com" w:date="2023-04-30T09:45:00Z">
                <w:rPr>
                  <w:del w:id="2110" w:author="MMAhmed@bankAlbilad.com" w:date="2023-04-30T09:41:00Z"/>
                  <w:rFonts w:asciiTheme="minorHAnsi" w:eastAsiaTheme="minorEastAsia" w:hAnsiTheme="minorHAnsi" w:cstheme="minorBidi"/>
                  <w:noProof/>
                  <w:sz w:val="22"/>
                  <w:szCs w:val="22"/>
                </w:rPr>
              </w:rPrChange>
            </w:rPr>
          </w:pPr>
          <w:del w:id="2111" w:author="MMAhmed@bankAlbilad.com" w:date="2023-04-30T09:41:00Z">
            <w:r w:rsidRPr="005E117D" w:rsidDel="005E117D">
              <w:rPr>
                <w:rFonts w:eastAsia="Calibri"/>
                <w:sz w:val="24"/>
                <w:szCs w:val="24"/>
                <w:rPrChange w:id="2112" w:author="MMAhmed@bankAlbilad.com" w:date="2023-04-30T09:45:00Z">
                  <w:rPr>
                    <w:rStyle w:val="Hyperlink"/>
                    <w:rFonts w:ascii="Frutiger LT Arabic 45 Light" w:eastAsia="Calibri" w:hAnsi="Frutiger LT Arabic 45 Light" w:cs="Frutiger LT Arabic 45 Light"/>
                    <w:i/>
                    <w:iCs/>
                    <w:noProof/>
                  </w:rPr>
                </w:rPrChange>
              </w:rPr>
              <w:delText>User Roles</w:delText>
            </w:r>
            <w:r w:rsidRPr="005E117D" w:rsidDel="005E117D">
              <w:rPr>
                <w:rFonts w:ascii="Frutiger LT Arabic 45 Light" w:hAnsi="Frutiger LT Arabic 45 Light" w:cs="Frutiger LT Arabic 45 Light"/>
                <w:noProof/>
                <w:webHidden/>
                <w:sz w:val="24"/>
                <w:szCs w:val="24"/>
                <w:rPrChange w:id="2113" w:author="MMAhmed@bankAlbilad.com" w:date="2023-04-30T09:45:00Z">
                  <w:rPr>
                    <w:noProof/>
                    <w:webHidden/>
                  </w:rPr>
                </w:rPrChange>
              </w:rPr>
              <w:tab/>
              <w:delText>21</w:delText>
            </w:r>
          </w:del>
        </w:p>
        <w:p w14:paraId="721E635A" w14:textId="77777777" w:rsidR="00256843" w:rsidRPr="005E117D" w:rsidDel="005E117D" w:rsidRDefault="00256843">
          <w:pPr>
            <w:pStyle w:val="TOC1"/>
            <w:tabs>
              <w:tab w:val="right" w:leader="dot" w:pos="10457"/>
            </w:tabs>
            <w:rPr>
              <w:del w:id="2114" w:author="MMAhmed@bankAlbilad.com" w:date="2023-04-30T09:41:00Z"/>
              <w:rFonts w:ascii="Frutiger LT Arabic 45 Light" w:eastAsiaTheme="minorEastAsia" w:hAnsi="Frutiger LT Arabic 45 Light" w:cs="Frutiger LT Arabic 45 Light"/>
              <w:noProof/>
              <w:sz w:val="24"/>
              <w:szCs w:val="24"/>
              <w:rPrChange w:id="2115" w:author="MMAhmed@bankAlbilad.com" w:date="2023-04-30T09:45:00Z">
                <w:rPr>
                  <w:del w:id="2116" w:author="MMAhmed@bankAlbilad.com" w:date="2023-04-30T09:41:00Z"/>
                  <w:rFonts w:asciiTheme="minorHAnsi" w:eastAsiaTheme="minorEastAsia" w:hAnsiTheme="minorHAnsi" w:cstheme="minorBidi"/>
                  <w:noProof/>
                </w:rPr>
              </w:rPrChange>
            </w:rPr>
          </w:pPr>
          <w:del w:id="2117" w:author="MMAhmed@bankAlbilad.com" w:date="2023-04-30T09:41:00Z">
            <w:r w:rsidRPr="005E117D" w:rsidDel="005E117D">
              <w:rPr>
                <w:rFonts w:eastAsia="Calibri"/>
                <w:sz w:val="24"/>
                <w:szCs w:val="24"/>
                <w:rPrChange w:id="2118" w:author="MMAhmed@bankAlbilad.com" w:date="2023-04-30T09:45:00Z">
                  <w:rPr>
                    <w:rStyle w:val="Hyperlink"/>
                    <w:rFonts w:ascii="Frutiger LT Arabic 45 Light" w:eastAsia="Calibri" w:hAnsi="Frutiger LT Arabic 45 Light" w:cs="Frutiger LT Arabic 45 Light"/>
                    <w:noProof/>
                  </w:rPr>
                </w:rPrChange>
              </w:rPr>
              <w:delText>Software Distribution (SCCM)</w:delText>
            </w:r>
            <w:r w:rsidRPr="005E117D" w:rsidDel="005E117D">
              <w:rPr>
                <w:rFonts w:ascii="Frutiger LT Arabic 45 Light" w:hAnsi="Frutiger LT Arabic 45 Light" w:cs="Frutiger LT Arabic 45 Light"/>
                <w:noProof/>
                <w:webHidden/>
                <w:sz w:val="24"/>
                <w:szCs w:val="24"/>
                <w:rPrChange w:id="2119" w:author="MMAhmed@bankAlbilad.com" w:date="2023-04-30T09:45:00Z">
                  <w:rPr>
                    <w:noProof/>
                    <w:webHidden/>
                  </w:rPr>
                </w:rPrChange>
              </w:rPr>
              <w:tab/>
              <w:delText>22</w:delText>
            </w:r>
          </w:del>
        </w:p>
        <w:p w14:paraId="12D6606B" w14:textId="77777777" w:rsidR="00256843" w:rsidRPr="005E117D" w:rsidDel="005E117D" w:rsidRDefault="00256843">
          <w:pPr>
            <w:pStyle w:val="TOC1"/>
            <w:tabs>
              <w:tab w:val="right" w:leader="dot" w:pos="10457"/>
            </w:tabs>
            <w:rPr>
              <w:del w:id="2120" w:author="MMAhmed@bankAlbilad.com" w:date="2023-04-30T09:41:00Z"/>
              <w:rFonts w:ascii="Frutiger LT Arabic 45 Light" w:eastAsiaTheme="minorEastAsia" w:hAnsi="Frutiger LT Arabic 45 Light" w:cs="Frutiger LT Arabic 45 Light"/>
              <w:noProof/>
              <w:sz w:val="24"/>
              <w:szCs w:val="24"/>
              <w:rPrChange w:id="2121" w:author="MMAhmed@bankAlbilad.com" w:date="2023-04-30T09:45:00Z">
                <w:rPr>
                  <w:del w:id="2122" w:author="MMAhmed@bankAlbilad.com" w:date="2023-04-30T09:41:00Z"/>
                  <w:rFonts w:asciiTheme="minorHAnsi" w:eastAsiaTheme="minorEastAsia" w:hAnsiTheme="minorHAnsi" w:cstheme="minorBidi"/>
                  <w:noProof/>
                </w:rPr>
              </w:rPrChange>
            </w:rPr>
          </w:pPr>
          <w:del w:id="2123" w:author="MMAhmed@bankAlbilad.com" w:date="2023-04-30T09:41:00Z">
            <w:r w:rsidRPr="005E117D" w:rsidDel="005E117D">
              <w:rPr>
                <w:rFonts w:eastAsia="Calibri"/>
                <w:sz w:val="24"/>
                <w:szCs w:val="24"/>
                <w:rPrChange w:id="2124" w:author="MMAhmed@bankAlbilad.com" w:date="2023-04-30T09:45:00Z">
                  <w:rPr>
                    <w:rStyle w:val="Hyperlink"/>
                    <w:rFonts w:ascii="Frutiger LT Arabic 45 Light" w:eastAsia="Calibri" w:hAnsi="Frutiger LT Arabic 45 Light" w:cs="Frutiger LT Arabic 45 Light"/>
                    <w:noProof/>
                  </w:rPr>
                </w:rPrChange>
              </w:rPr>
              <w:delText>Appendix A: …</w:delText>
            </w:r>
            <w:r w:rsidRPr="005E117D" w:rsidDel="005E117D">
              <w:rPr>
                <w:rFonts w:ascii="Frutiger LT Arabic 45 Light" w:hAnsi="Frutiger LT Arabic 45 Light" w:cs="Frutiger LT Arabic 45 Light"/>
                <w:noProof/>
                <w:webHidden/>
                <w:sz w:val="24"/>
                <w:szCs w:val="24"/>
                <w:rPrChange w:id="2125" w:author="MMAhmed@bankAlbilad.com" w:date="2023-04-30T09:45:00Z">
                  <w:rPr>
                    <w:noProof/>
                    <w:webHidden/>
                  </w:rPr>
                </w:rPrChange>
              </w:rPr>
              <w:tab/>
              <w:delText>23</w:delText>
            </w:r>
          </w:del>
        </w:p>
        <w:p w14:paraId="453DB1ED" w14:textId="77777777" w:rsidR="00EB1F74" w:rsidRDefault="00EB1F74" w:rsidP="005E117D">
          <w:r w:rsidRPr="005E117D">
            <w:rPr>
              <w:rFonts w:ascii="Frutiger LT Arabic 45 Light" w:hAnsi="Frutiger LT Arabic 45 Light" w:cs="Frutiger LT Arabic 45 Light"/>
              <w:b/>
              <w:bCs/>
              <w:noProof/>
              <w:rPrChange w:id="2126" w:author="MMAhmed@bankAlbilad.com" w:date="2023-04-30T09:45:00Z">
                <w:rPr>
                  <w:b/>
                  <w:bCs/>
                  <w:noProof/>
                </w:rPr>
              </w:rPrChange>
            </w:rPr>
            <w:fldChar w:fldCharType="end"/>
          </w:r>
        </w:p>
      </w:sdtContent>
    </w:sdt>
    <w:p w14:paraId="6ADFAEC1" w14:textId="77777777" w:rsidR="00866B39" w:rsidRPr="00EB1F74" w:rsidRDefault="00866B39" w:rsidP="00CB3C97">
      <w:pPr>
        <w:pStyle w:val="TOCHeading"/>
        <w:spacing w:line="240" w:lineRule="auto"/>
      </w:pPr>
    </w:p>
    <w:p w14:paraId="22402444" w14:textId="77777777" w:rsidR="00EB1F74" w:rsidRPr="00EB1F74" w:rsidRDefault="00EB1F74" w:rsidP="00CB3C97">
      <w:pPr>
        <w:pStyle w:val="-Heading1"/>
        <w:shd w:val="clear" w:color="auto" w:fill="E7E6E6"/>
        <w:rPr>
          <w:rFonts w:ascii="Frutiger LT Arabic 45 Light" w:hAnsi="Frutiger LT Arabic 45 Light" w:cs="Frutiger LT Arabic 45 Light"/>
          <w:color w:val="FF0000"/>
        </w:rPr>
      </w:pPr>
      <w:bookmarkStart w:id="2127" w:name="_Toc133740242"/>
      <w:bookmarkStart w:id="2128" w:name="_Toc465250420"/>
      <w:bookmarkStart w:id="2129" w:name="_Toc465254775"/>
      <w:r w:rsidRPr="00EB1F74">
        <w:rPr>
          <w:rFonts w:ascii="Frutiger LT Arabic 45 Light" w:eastAsia="Calibri" w:hAnsi="Frutiger LT Arabic 45 Light" w:cs="Frutiger LT Arabic 45 Light"/>
          <w:color w:val="FF0000"/>
          <w:kern w:val="0"/>
          <w:sz w:val="28"/>
          <w:szCs w:val="28"/>
        </w:rPr>
        <w:lastRenderedPageBreak/>
        <w:t xml:space="preserve">Diagrams </w:t>
      </w:r>
      <w:r>
        <w:rPr>
          <w:rFonts w:ascii="Frutiger LT Arabic 45 Light" w:eastAsia="Calibri" w:hAnsi="Frutiger LT Arabic 45 Light" w:cs="Frutiger LT Arabic 45 Light"/>
          <w:color w:val="FF0000"/>
          <w:kern w:val="0"/>
          <w:sz w:val="28"/>
          <w:szCs w:val="28"/>
        </w:rPr>
        <w:t>C</w:t>
      </w:r>
      <w:r w:rsidRPr="00EB1F74">
        <w:rPr>
          <w:rFonts w:ascii="Frutiger LT Arabic 45 Light" w:eastAsia="Calibri" w:hAnsi="Frutiger LT Arabic 45 Light" w:cs="Frutiger LT Arabic 45 Light"/>
          <w:color w:val="FF0000"/>
          <w:kern w:val="0"/>
          <w:sz w:val="28"/>
          <w:szCs w:val="28"/>
        </w:rPr>
        <w:t>ontents</w:t>
      </w:r>
      <w:bookmarkEnd w:id="2127"/>
    </w:p>
    <w:bookmarkEnd w:id="2128"/>
    <w:bookmarkEnd w:id="2129"/>
    <w:p w14:paraId="11BC0BD0" w14:textId="77777777" w:rsidR="00256843" w:rsidRDefault="00EB1F74">
      <w:pPr>
        <w:pStyle w:val="TableofFigures"/>
        <w:tabs>
          <w:tab w:val="right" w:leader="dot" w:pos="10457"/>
        </w:tabs>
        <w:rPr>
          <w:rFonts w:asciiTheme="minorHAnsi" w:eastAsiaTheme="minorEastAsia" w:hAnsiTheme="minorHAnsi" w:cstheme="minorBidi"/>
          <w:noProof/>
          <w:sz w:val="22"/>
          <w:szCs w:val="22"/>
        </w:rPr>
      </w:pPr>
      <w:r>
        <w:rPr>
          <w:rFonts w:ascii="Frutiger LT Arabic 45 Light" w:hAnsi="Frutiger LT Arabic 45 Light" w:cs="Frutiger LT Arabic 45 Light"/>
          <w:color w:val="000000" w:themeColor="text1"/>
          <w:sz w:val="22"/>
          <w:szCs w:val="22"/>
        </w:rPr>
        <w:fldChar w:fldCharType="begin"/>
      </w:r>
      <w:r>
        <w:rPr>
          <w:rFonts w:ascii="Frutiger LT Arabic 45 Light" w:hAnsi="Frutiger LT Arabic 45 Light" w:cs="Frutiger LT Arabic 45 Light"/>
          <w:color w:val="000000" w:themeColor="text1"/>
          <w:sz w:val="22"/>
          <w:szCs w:val="22"/>
        </w:rPr>
        <w:instrText xml:space="preserve"> TOC \h \z \t "-Figure,1" \c "Figure" </w:instrText>
      </w:r>
      <w:r>
        <w:rPr>
          <w:rFonts w:ascii="Frutiger LT Arabic 45 Light" w:hAnsi="Frutiger LT Arabic 45 Light" w:cs="Frutiger LT Arabic 45 Light"/>
          <w:color w:val="000000" w:themeColor="text1"/>
          <w:sz w:val="22"/>
          <w:szCs w:val="22"/>
        </w:rPr>
        <w:fldChar w:fldCharType="separate"/>
      </w:r>
      <w:r w:rsidR="00617EF6">
        <w:fldChar w:fldCharType="begin"/>
      </w:r>
      <w:r w:rsidR="00617EF6">
        <w:instrText xml:space="preserve"> HYPERLINK \l "_Toc468100532" </w:instrText>
      </w:r>
      <w:r w:rsidR="00617EF6">
        <w:fldChar w:fldCharType="separate"/>
      </w:r>
      <w:r w:rsidR="00256843" w:rsidRPr="00DE42CE">
        <w:rPr>
          <w:rStyle w:val="Hyperlink"/>
          <w:rFonts w:ascii="Frutiger LT Arabic 45 Light" w:hAnsi="Frutiger LT Arabic 45 Light" w:cs="Frutiger LT Arabic 45 Light"/>
          <w:noProof/>
        </w:rPr>
        <w:t>Application architecture diagram</w:t>
      </w:r>
      <w:r w:rsidR="00256843">
        <w:rPr>
          <w:noProof/>
          <w:webHidden/>
        </w:rPr>
        <w:tab/>
      </w:r>
      <w:r w:rsidR="00256843">
        <w:rPr>
          <w:noProof/>
          <w:webHidden/>
        </w:rPr>
        <w:fldChar w:fldCharType="begin"/>
      </w:r>
      <w:r w:rsidR="00256843">
        <w:rPr>
          <w:noProof/>
          <w:webHidden/>
        </w:rPr>
        <w:instrText xml:space="preserve"> PAGEREF _Toc468100532 \h </w:instrText>
      </w:r>
      <w:r w:rsidR="00256843">
        <w:rPr>
          <w:noProof/>
          <w:webHidden/>
        </w:rPr>
      </w:r>
      <w:r w:rsidR="00256843">
        <w:rPr>
          <w:noProof/>
          <w:webHidden/>
        </w:rPr>
        <w:fldChar w:fldCharType="separate"/>
      </w:r>
      <w:ins w:id="2130" w:author="Islam Nady" w:date="2024-06-09T15:45:00Z">
        <w:r w:rsidR="00DA5508">
          <w:rPr>
            <w:noProof/>
            <w:webHidden/>
          </w:rPr>
          <w:t>4</w:t>
        </w:r>
      </w:ins>
      <w:del w:id="2131" w:author="Islam Nady" w:date="2024-06-09T15:45:00Z">
        <w:r w:rsidR="00256843" w:rsidDel="00DA5508">
          <w:rPr>
            <w:noProof/>
            <w:webHidden/>
          </w:rPr>
          <w:delText>8</w:delText>
        </w:r>
      </w:del>
      <w:r w:rsidR="00256843">
        <w:rPr>
          <w:noProof/>
          <w:webHidden/>
        </w:rPr>
        <w:fldChar w:fldCharType="end"/>
      </w:r>
      <w:r w:rsidR="00617EF6">
        <w:rPr>
          <w:noProof/>
        </w:rPr>
        <w:fldChar w:fldCharType="end"/>
      </w:r>
    </w:p>
    <w:p w14:paraId="761DEC7F" w14:textId="77777777" w:rsidR="00256843" w:rsidRDefault="00617EF6">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HYPERLINK \l "_Toc468100533" </w:instrText>
      </w:r>
      <w:r>
        <w:fldChar w:fldCharType="separate"/>
      </w:r>
      <w:r w:rsidR="00256843" w:rsidRPr="00DE42CE">
        <w:rPr>
          <w:rStyle w:val="Hyperlink"/>
          <w:rFonts w:ascii="Frutiger LT Arabic 45 Light" w:hAnsi="Frutiger LT Arabic 45 Light" w:cs="Frutiger LT Arabic 45 Light"/>
          <w:noProof/>
        </w:rPr>
        <w:t>Data Flow diagram</w:t>
      </w:r>
      <w:r w:rsidR="00256843">
        <w:rPr>
          <w:noProof/>
          <w:webHidden/>
        </w:rPr>
        <w:tab/>
      </w:r>
      <w:r w:rsidR="00256843">
        <w:rPr>
          <w:noProof/>
          <w:webHidden/>
        </w:rPr>
        <w:fldChar w:fldCharType="begin"/>
      </w:r>
      <w:r w:rsidR="00256843">
        <w:rPr>
          <w:noProof/>
          <w:webHidden/>
        </w:rPr>
        <w:instrText xml:space="preserve"> PAGEREF _Toc468100533 \h </w:instrText>
      </w:r>
      <w:r w:rsidR="00256843">
        <w:rPr>
          <w:noProof/>
          <w:webHidden/>
        </w:rPr>
      </w:r>
      <w:r w:rsidR="00256843">
        <w:rPr>
          <w:noProof/>
          <w:webHidden/>
        </w:rPr>
        <w:fldChar w:fldCharType="separate"/>
      </w:r>
      <w:ins w:id="2132" w:author="Islam Nady" w:date="2024-06-09T15:45:00Z">
        <w:r w:rsidR="00DA5508">
          <w:rPr>
            <w:noProof/>
            <w:webHidden/>
          </w:rPr>
          <w:t>4</w:t>
        </w:r>
      </w:ins>
      <w:del w:id="2133" w:author="Islam Nady" w:date="2024-06-09T15:45:00Z">
        <w:r w:rsidR="00256843" w:rsidDel="00DA5508">
          <w:rPr>
            <w:noProof/>
            <w:webHidden/>
          </w:rPr>
          <w:delText>8</w:delText>
        </w:r>
      </w:del>
      <w:r w:rsidR="00256843">
        <w:rPr>
          <w:noProof/>
          <w:webHidden/>
        </w:rPr>
        <w:fldChar w:fldCharType="end"/>
      </w:r>
      <w:r>
        <w:rPr>
          <w:noProof/>
        </w:rPr>
        <w:fldChar w:fldCharType="end"/>
      </w:r>
    </w:p>
    <w:p w14:paraId="7506BE58" w14:textId="77777777" w:rsidR="00256843" w:rsidRDefault="00617EF6">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HYPERLINK \l "_Toc468100534" </w:instrText>
      </w:r>
      <w:r>
        <w:fldChar w:fldCharType="separate"/>
      </w:r>
      <w:r w:rsidR="00256843" w:rsidRPr="00DE42CE">
        <w:rPr>
          <w:rStyle w:val="Hyperlink"/>
          <w:rFonts w:ascii="Frutiger LT Arabic 45 Light" w:hAnsi="Frutiger LT Arabic 45 Light" w:cs="Frutiger LT Arabic 45 Light"/>
          <w:noProof/>
        </w:rPr>
        <w:t>Prod diagram</w:t>
      </w:r>
      <w:r w:rsidR="00256843">
        <w:rPr>
          <w:noProof/>
          <w:webHidden/>
        </w:rPr>
        <w:tab/>
      </w:r>
      <w:r w:rsidR="00256843">
        <w:rPr>
          <w:noProof/>
          <w:webHidden/>
        </w:rPr>
        <w:fldChar w:fldCharType="begin"/>
      </w:r>
      <w:r w:rsidR="00256843">
        <w:rPr>
          <w:noProof/>
          <w:webHidden/>
        </w:rPr>
        <w:instrText xml:space="preserve"> PAGEREF _Toc468100534 \h </w:instrText>
      </w:r>
      <w:r w:rsidR="00256843">
        <w:rPr>
          <w:noProof/>
          <w:webHidden/>
        </w:rPr>
      </w:r>
      <w:r w:rsidR="00256843">
        <w:rPr>
          <w:noProof/>
          <w:webHidden/>
        </w:rPr>
        <w:fldChar w:fldCharType="separate"/>
      </w:r>
      <w:ins w:id="2134" w:author="Islam Nady" w:date="2024-06-09T15:45:00Z">
        <w:r w:rsidR="00DA5508">
          <w:rPr>
            <w:noProof/>
            <w:webHidden/>
          </w:rPr>
          <w:t>4</w:t>
        </w:r>
      </w:ins>
      <w:del w:id="2135" w:author="Islam Nady" w:date="2024-06-09T15:45:00Z">
        <w:r w:rsidR="00256843" w:rsidDel="00DA5508">
          <w:rPr>
            <w:noProof/>
            <w:webHidden/>
          </w:rPr>
          <w:delText>10</w:delText>
        </w:r>
      </w:del>
      <w:r w:rsidR="00256843">
        <w:rPr>
          <w:noProof/>
          <w:webHidden/>
        </w:rPr>
        <w:fldChar w:fldCharType="end"/>
      </w:r>
      <w:r>
        <w:rPr>
          <w:noProof/>
        </w:rPr>
        <w:fldChar w:fldCharType="end"/>
      </w:r>
    </w:p>
    <w:p w14:paraId="1EC119B3" w14:textId="77777777" w:rsidR="00256843" w:rsidRDefault="00617EF6">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HYPERLINK \l "_Toc468100535" </w:instrText>
      </w:r>
      <w:r>
        <w:fldChar w:fldCharType="separate"/>
      </w:r>
      <w:r w:rsidR="00256843" w:rsidRPr="00DE42CE">
        <w:rPr>
          <w:rStyle w:val="Hyperlink"/>
          <w:rFonts w:ascii="Frutiger LT Arabic 45 Light" w:hAnsi="Frutiger LT Arabic 45 Light" w:cs="Frutiger LT Arabic 45 Light"/>
          <w:noProof/>
        </w:rPr>
        <w:t>DR diagram</w:t>
      </w:r>
      <w:r w:rsidR="00256843">
        <w:rPr>
          <w:noProof/>
          <w:webHidden/>
        </w:rPr>
        <w:tab/>
      </w:r>
      <w:r w:rsidR="00256843">
        <w:rPr>
          <w:noProof/>
          <w:webHidden/>
        </w:rPr>
        <w:fldChar w:fldCharType="begin"/>
      </w:r>
      <w:r w:rsidR="00256843">
        <w:rPr>
          <w:noProof/>
          <w:webHidden/>
        </w:rPr>
        <w:instrText xml:space="preserve"> PAGEREF _Toc468100535 \h </w:instrText>
      </w:r>
      <w:r w:rsidR="00256843">
        <w:rPr>
          <w:noProof/>
          <w:webHidden/>
        </w:rPr>
      </w:r>
      <w:r w:rsidR="00256843">
        <w:rPr>
          <w:noProof/>
          <w:webHidden/>
        </w:rPr>
        <w:fldChar w:fldCharType="separate"/>
      </w:r>
      <w:ins w:id="2136" w:author="Islam Nady" w:date="2024-06-09T15:45:00Z">
        <w:r w:rsidR="00DA5508">
          <w:rPr>
            <w:noProof/>
            <w:webHidden/>
          </w:rPr>
          <w:t>4</w:t>
        </w:r>
      </w:ins>
      <w:del w:id="2137" w:author="Islam Nady" w:date="2024-06-09T15:45:00Z">
        <w:r w:rsidR="00256843" w:rsidDel="00DA5508">
          <w:rPr>
            <w:noProof/>
            <w:webHidden/>
          </w:rPr>
          <w:delText>10</w:delText>
        </w:r>
      </w:del>
      <w:r w:rsidR="00256843">
        <w:rPr>
          <w:noProof/>
          <w:webHidden/>
        </w:rPr>
        <w:fldChar w:fldCharType="end"/>
      </w:r>
      <w:r>
        <w:rPr>
          <w:noProof/>
        </w:rPr>
        <w:fldChar w:fldCharType="end"/>
      </w:r>
    </w:p>
    <w:p w14:paraId="7103B8DF" w14:textId="77777777" w:rsidR="00256843" w:rsidRDefault="00617EF6">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HYPERLINK \l "_Toc468100536" </w:instrText>
      </w:r>
      <w:r>
        <w:fldChar w:fldCharType="separate"/>
      </w:r>
      <w:r w:rsidR="00256843" w:rsidRPr="00DE42CE">
        <w:rPr>
          <w:rStyle w:val="Hyperlink"/>
          <w:rFonts w:ascii="Frutiger LT Arabic 45 Light" w:hAnsi="Frutiger LT Arabic 45 Light" w:cs="Frutiger LT Arabic 45 Light"/>
          <w:noProof/>
        </w:rPr>
        <w:t>UAT diagram</w:t>
      </w:r>
      <w:r w:rsidR="00256843">
        <w:rPr>
          <w:noProof/>
          <w:webHidden/>
        </w:rPr>
        <w:tab/>
      </w:r>
      <w:r w:rsidR="00256843">
        <w:rPr>
          <w:noProof/>
          <w:webHidden/>
        </w:rPr>
        <w:fldChar w:fldCharType="begin"/>
      </w:r>
      <w:r w:rsidR="00256843">
        <w:rPr>
          <w:noProof/>
          <w:webHidden/>
        </w:rPr>
        <w:instrText xml:space="preserve"> PAGEREF _Toc468100536 \h </w:instrText>
      </w:r>
      <w:r w:rsidR="00256843">
        <w:rPr>
          <w:noProof/>
          <w:webHidden/>
        </w:rPr>
      </w:r>
      <w:r w:rsidR="00256843">
        <w:rPr>
          <w:noProof/>
          <w:webHidden/>
        </w:rPr>
        <w:fldChar w:fldCharType="separate"/>
      </w:r>
      <w:ins w:id="2138" w:author="Islam Nady" w:date="2024-06-09T15:45:00Z">
        <w:r w:rsidR="00DA5508">
          <w:rPr>
            <w:noProof/>
            <w:webHidden/>
          </w:rPr>
          <w:t>4</w:t>
        </w:r>
      </w:ins>
      <w:del w:id="2139" w:author="Islam Nady" w:date="2024-06-09T15:45:00Z">
        <w:r w:rsidR="00256843" w:rsidDel="00DA5508">
          <w:rPr>
            <w:noProof/>
            <w:webHidden/>
          </w:rPr>
          <w:delText>11</w:delText>
        </w:r>
      </w:del>
      <w:r w:rsidR="00256843">
        <w:rPr>
          <w:noProof/>
          <w:webHidden/>
        </w:rPr>
        <w:fldChar w:fldCharType="end"/>
      </w:r>
      <w:r>
        <w:rPr>
          <w:noProof/>
        </w:rPr>
        <w:fldChar w:fldCharType="end"/>
      </w:r>
    </w:p>
    <w:p w14:paraId="36D842D7" w14:textId="77777777" w:rsidR="00256843" w:rsidRDefault="00617EF6">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HYPERLINK \l "_Toc468100537" </w:instrText>
      </w:r>
      <w:r>
        <w:fldChar w:fldCharType="separate"/>
      </w:r>
      <w:r w:rsidR="00256843" w:rsidRPr="00DE42CE">
        <w:rPr>
          <w:rStyle w:val="Hyperlink"/>
          <w:rFonts w:ascii="Frutiger LT Arabic 45 Light" w:hAnsi="Frutiger LT Arabic 45 Light" w:cs="Frutiger LT Arabic 45 Light"/>
          <w:noProof/>
        </w:rPr>
        <w:t>SIT diagram</w:t>
      </w:r>
      <w:r w:rsidR="00256843">
        <w:rPr>
          <w:noProof/>
          <w:webHidden/>
        </w:rPr>
        <w:tab/>
      </w:r>
      <w:r w:rsidR="00256843">
        <w:rPr>
          <w:noProof/>
          <w:webHidden/>
        </w:rPr>
        <w:fldChar w:fldCharType="begin"/>
      </w:r>
      <w:r w:rsidR="00256843">
        <w:rPr>
          <w:noProof/>
          <w:webHidden/>
        </w:rPr>
        <w:instrText xml:space="preserve"> PAGEREF _Toc468100537 \h </w:instrText>
      </w:r>
      <w:r w:rsidR="00256843">
        <w:rPr>
          <w:noProof/>
          <w:webHidden/>
        </w:rPr>
      </w:r>
      <w:r w:rsidR="00256843">
        <w:rPr>
          <w:noProof/>
          <w:webHidden/>
        </w:rPr>
        <w:fldChar w:fldCharType="separate"/>
      </w:r>
      <w:ins w:id="2140" w:author="Islam Nady" w:date="2024-06-09T15:45:00Z">
        <w:r w:rsidR="00DA5508">
          <w:rPr>
            <w:noProof/>
            <w:webHidden/>
          </w:rPr>
          <w:t>4</w:t>
        </w:r>
      </w:ins>
      <w:del w:id="2141" w:author="Islam Nady" w:date="2024-06-09T15:45:00Z">
        <w:r w:rsidR="00256843" w:rsidDel="00DA5508">
          <w:rPr>
            <w:noProof/>
            <w:webHidden/>
          </w:rPr>
          <w:delText>11</w:delText>
        </w:r>
      </w:del>
      <w:r w:rsidR="00256843">
        <w:rPr>
          <w:noProof/>
          <w:webHidden/>
        </w:rPr>
        <w:fldChar w:fldCharType="end"/>
      </w:r>
      <w:r>
        <w:rPr>
          <w:noProof/>
        </w:rPr>
        <w:fldChar w:fldCharType="end"/>
      </w:r>
    </w:p>
    <w:p w14:paraId="21890773" w14:textId="77777777" w:rsidR="00256843" w:rsidRDefault="00617EF6">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HYPERLINK \l "_Toc468100538" </w:instrText>
      </w:r>
      <w:r>
        <w:fldChar w:fldCharType="separate"/>
      </w:r>
      <w:r w:rsidR="00256843" w:rsidRPr="00DE42CE">
        <w:rPr>
          <w:rStyle w:val="Hyperlink"/>
          <w:rFonts w:ascii="Frutiger LT Arabic 45 Light" w:hAnsi="Frutiger LT Arabic 45 Light" w:cs="Frutiger LT Arabic 45 Light"/>
          <w:noProof/>
        </w:rPr>
        <w:t>DEV diagram</w:t>
      </w:r>
      <w:r w:rsidR="00256843">
        <w:rPr>
          <w:noProof/>
          <w:webHidden/>
        </w:rPr>
        <w:tab/>
      </w:r>
      <w:r w:rsidR="00256843">
        <w:rPr>
          <w:noProof/>
          <w:webHidden/>
        </w:rPr>
        <w:fldChar w:fldCharType="begin"/>
      </w:r>
      <w:r w:rsidR="00256843">
        <w:rPr>
          <w:noProof/>
          <w:webHidden/>
        </w:rPr>
        <w:instrText xml:space="preserve"> PAGEREF _Toc468100538 \h </w:instrText>
      </w:r>
      <w:r w:rsidR="00256843">
        <w:rPr>
          <w:noProof/>
          <w:webHidden/>
        </w:rPr>
      </w:r>
      <w:r w:rsidR="00256843">
        <w:rPr>
          <w:noProof/>
          <w:webHidden/>
        </w:rPr>
        <w:fldChar w:fldCharType="separate"/>
      </w:r>
      <w:ins w:id="2142" w:author="Islam Nady" w:date="2024-06-09T15:45:00Z">
        <w:r w:rsidR="00DA5508">
          <w:rPr>
            <w:noProof/>
            <w:webHidden/>
          </w:rPr>
          <w:t>4</w:t>
        </w:r>
      </w:ins>
      <w:del w:id="2143" w:author="Islam Nady" w:date="2024-06-09T15:45:00Z">
        <w:r w:rsidR="00256843" w:rsidDel="00DA5508">
          <w:rPr>
            <w:noProof/>
            <w:webHidden/>
          </w:rPr>
          <w:delText>12</w:delText>
        </w:r>
      </w:del>
      <w:r w:rsidR="00256843">
        <w:rPr>
          <w:noProof/>
          <w:webHidden/>
        </w:rPr>
        <w:fldChar w:fldCharType="end"/>
      </w:r>
      <w:r>
        <w:rPr>
          <w:noProof/>
        </w:rPr>
        <w:fldChar w:fldCharType="end"/>
      </w:r>
    </w:p>
    <w:p w14:paraId="20EF9C59" w14:textId="77777777" w:rsidR="001D4148" w:rsidRPr="000926D4" w:rsidRDefault="00EB1F74" w:rsidP="00CB3C97">
      <w:pPr>
        <w:pStyle w:val="-Heading1"/>
        <w:shd w:val="clear" w:color="auto" w:fill="E7E6E6"/>
        <w:rPr>
          <w:rFonts w:ascii="Frutiger LT Arabic 45 Light" w:eastAsia="Calibri" w:hAnsi="Frutiger LT Arabic 45 Light" w:cs="Frutiger LT Arabic 45 Light"/>
          <w:color w:val="E31837"/>
          <w:kern w:val="0"/>
          <w:sz w:val="28"/>
          <w:szCs w:val="28"/>
        </w:rPr>
      </w:pPr>
      <w:r>
        <w:rPr>
          <w:rFonts w:ascii="Frutiger LT Arabic 45 Light" w:hAnsi="Frutiger LT Arabic 45 Light" w:cs="Frutiger LT Arabic 45 Light"/>
          <w:color w:val="000000" w:themeColor="text1"/>
          <w:sz w:val="22"/>
          <w:szCs w:val="22"/>
        </w:rPr>
        <w:lastRenderedPageBreak/>
        <w:fldChar w:fldCharType="end"/>
      </w:r>
      <w:bookmarkStart w:id="2144" w:name="_Toc446404489"/>
      <w:r w:rsidR="001D4148" w:rsidRPr="001D4148">
        <w:rPr>
          <w:rFonts w:ascii="Frutiger LT Arabic 45 Light" w:eastAsia="Calibri" w:hAnsi="Frutiger LT Arabic 45 Light" w:cs="Frutiger LT Arabic 45 Light"/>
          <w:color w:val="E31837"/>
          <w:kern w:val="0"/>
          <w:sz w:val="28"/>
          <w:szCs w:val="28"/>
        </w:rPr>
        <w:t xml:space="preserve"> </w:t>
      </w:r>
      <w:bookmarkStart w:id="2145" w:name="_Toc133740243"/>
      <w:r w:rsidR="001D4148" w:rsidRPr="000926D4">
        <w:rPr>
          <w:rFonts w:ascii="Frutiger LT Arabic 45 Light" w:eastAsia="Calibri" w:hAnsi="Frutiger LT Arabic 45 Light" w:cs="Frutiger LT Arabic 45 Light"/>
          <w:color w:val="E31837"/>
          <w:kern w:val="0"/>
          <w:sz w:val="28"/>
          <w:szCs w:val="28"/>
        </w:rPr>
        <w:t>Glossary</w:t>
      </w:r>
      <w:bookmarkEnd w:id="2144"/>
      <w:bookmarkEnd w:id="2145"/>
    </w:p>
    <w:p w14:paraId="234DC672" w14:textId="77777777" w:rsidR="001D4148" w:rsidRDefault="001D4148" w:rsidP="00CB3C97">
      <w:pPr>
        <w:rPr>
          <w:rStyle w:val="-Normal"/>
          <w:rFonts w:ascii="Frutiger LT Arabic 45 Light" w:hAnsi="Frutiger LT Arabic 45 Light" w:cs="Frutiger LT Arabic 45 Light"/>
        </w:rPr>
      </w:pPr>
      <w:r w:rsidRPr="000926D4">
        <w:rPr>
          <w:rStyle w:val="-Normal"/>
          <w:rFonts w:ascii="Frutiger LT Arabic 45 Light" w:hAnsi="Frutiger LT Arabic 45 Light" w:cs="Frutiger LT Arabic 45 Light"/>
        </w:rPr>
        <w:t>This section lists all terms &amp; acronyms used.</w:t>
      </w:r>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1985"/>
        <w:gridCol w:w="8505"/>
      </w:tblGrid>
      <w:tr w:rsidR="00A64BFC" w:rsidRPr="00EB1F74" w14:paraId="26860DBC" w14:textId="77777777" w:rsidTr="00A64BFC">
        <w:trPr>
          <w:cnfStyle w:val="100000000000" w:firstRow="1" w:lastRow="0" w:firstColumn="0" w:lastColumn="0" w:oddVBand="0" w:evenVBand="0" w:oddHBand="0" w:evenHBand="0" w:firstRowFirstColumn="0" w:firstRowLastColumn="0" w:lastRowFirstColumn="0" w:lastRowLastColumn="0"/>
          <w:tblHeader/>
        </w:trPr>
        <w:tc>
          <w:tcPr>
            <w:tcW w:w="1985" w:type="dxa"/>
          </w:tcPr>
          <w:p w14:paraId="79C2BB28" w14:textId="77777777" w:rsidR="00A64BFC" w:rsidRPr="00EB1F74" w:rsidRDefault="00A64BFC" w:rsidP="0067007E">
            <w:pPr>
              <w:tabs>
                <w:tab w:val="right" w:pos="224"/>
              </w:tabs>
              <w:rPr>
                <w:b w:val="0"/>
                <w:bCs w:val="0"/>
                <w:color w:val="FFFFFF"/>
              </w:rPr>
            </w:pPr>
            <w:r>
              <w:rPr>
                <w:color w:val="FFFFFF"/>
              </w:rPr>
              <w:t>Short name</w:t>
            </w:r>
          </w:p>
        </w:tc>
        <w:tc>
          <w:tcPr>
            <w:tcW w:w="8505" w:type="dxa"/>
          </w:tcPr>
          <w:p w14:paraId="3E92F321" w14:textId="77777777" w:rsidR="00A64BFC" w:rsidRPr="00EB1F74" w:rsidRDefault="00A64BFC" w:rsidP="0067007E">
            <w:pPr>
              <w:tabs>
                <w:tab w:val="right" w:pos="224"/>
              </w:tabs>
              <w:rPr>
                <w:b w:val="0"/>
                <w:bCs w:val="0"/>
                <w:color w:val="FFFFFF"/>
              </w:rPr>
            </w:pPr>
            <w:r>
              <w:rPr>
                <w:color w:val="FFFFFF"/>
              </w:rPr>
              <w:t>Description</w:t>
            </w:r>
          </w:p>
        </w:tc>
      </w:tr>
      <w:tr w:rsidR="00A64BFC" w:rsidRPr="00EB1F74" w14:paraId="69F7EC06" w14:textId="77777777" w:rsidTr="00A64BFC">
        <w:trPr>
          <w:trHeight w:val="251"/>
        </w:trPr>
        <w:tc>
          <w:tcPr>
            <w:tcW w:w="1985" w:type="dxa"/>
            <w:vAlign w:val="top"/>
          </w:tcPr>
          <w:p w14:paraId="7FC9A97A" w14:textId="77777777" w:rsidR="00A64BFC" w:rsidRPr="00EB1F74" w:rsidRDefault="00C615E7" w:rsidP="0067007E">
            <w:pPr>
              <w:rPr>
                <w:sz w:val="20"/>
                <w:szCs w:val="20"/>
              </w:rPr>
            </w:pPr>
            <w:ins w:id="2146" w:author="Islam Nady" w:date="2024-06-09T15:51:00Z">
              <w:r>
                <w:rPr>
                  <w:sz w:val="20"/>
                  <w:szCs w:val="20"/>
                </w:rPr>
                <w:t>ABIC</w:t>
              </w:r>
            </w:ins>
            <w:del w:id="2147" w:author="Islam Nady" w:date="2024-06-09T15:51:00Z">
              <w:r w:rsidR="00A64BFC" w:rsidDel="00C615E7">
                <w:rPr>
                  <w:sz w:val="20"/>
                  <w:szCs w:val="20"/>
                </w:rPr>
                <w:delText>BAB</w:delText>
              </w:r>
            </w:del>
          </w:p>
        </w:tc>
        <w:tc>
          <w:tcPr>
            <w:tcW w:w="8505" w:type="dxa"/>
            <w:vAlign w:val="top"/>
          </w:tcPr>
          <w:p w14:paraId="7677B8C2" w14:textId="77777777" w:rsidR="00A64BFC" w:rsidRPr="00EB1F74" w:rsidRDefault="00A64BFC" w:rsidP="0067007E">
            <w:pPr>
              <w:jc w:val="left"/>
              <w:rPr>
                <w:sz w:val="20"/>
                <w:szCs w:val="20"/>
              </w:rPr>
            </w:pPr>
            <w:del w:id="2148" w:author="Islam Nady" w:date="2024-06-09T15:51:00Z">
              <w:r w:rsidDel="00C615E7">
                <w:rPr>
                  <w:sz w:val="20"/>
                  <w:szCs w:val="20"/>
                </w:rPr>
                <w:delText xml:space="preserve">Bank </w:delText>
              </w:r>
            </w:del>
            <w:r w:rsidR="00571C4D">
              <w:rPr>
                <w:sz w:val="20"/>
                <w:szCs w:val="20"/>
              </w:rPr>
              <w:t>Albilad</w:t>
            </w:r>
            <w:ins w:id="2149" w:author="Islam Nady" w:date="2024-06-09T15:51:00Z">
              <w:r w:rsidR="00C615E7">
                <w:rPr>
                  <w:sz w:val="20"/>
                  <w:szCs w:val="20"/>
                </w:rPr>
                <w:t xml:space="preserve"> Capital</w:t>
              </w:r>
            </w:ins>
          </w:p>
        </w:tc>
      </w:tr>
      <w:tr w:rsidR="0067007E" w:rsidRPr="00EB1F74" w14:paraId="566ACE8A" w14:textId="77777777" w:rsidTr="00A64BFC">
        <w:trPr>
          <w:cnfStyle w:val="000000010000" w:firstRow="0" w:lastRow="0" w:firstColumn="0" w:lastColumn="0" w:oddVBand="0" w:evenVBand="0" w:oddHBand="0" w:evenHBand="1" w:firstRowFirstColumn="0" w:firstRowLastColumn="0" w:lastRowFirstColumn="0" w:lastRowLastColumn="0"/>
          <w:trHeight w:val="287"/>
        </w:trPr>
        <w:tc>
          <w:tcPr>
            <w:tcW w:w="1985" w:type="dxa"/>
            <w:vAlign w:val="top"/>
          </w:tcPr>
          <w:p w14:paraId="6726A4A1" w14:textId="77777777" w:rsidR="0067007E" w:rsidRDefault="0067007E" w:rsidP="0067007E">
            <w:pPr>
              <w:rPr>
                <w:sz w:val="20"/>
                <w:szCs w:val="20"/>
              </w:rPr>
            </w:pPr>
            <w:r>
              <w:rPr>
                <w:sz w:val="20"/>
                <w:szCs w:val="20"/>
              </w:rPr>
              <w:t>B</w:t>
            </w:r>
            <w:r w:rsidRPr="0067007E">
              <w:rPr>
                <w:sz w:val="20"/>
                <w:szCs w:val="20"/>
              </w:rPr>
              <w:t>CM</w:t>
            </w:r>
          </w:p>
        </w:tc>
        <w:tc>
          <w:tcPr>
            <w:tcW w:w="8505" w:type="dxa"/>
            <w:vAlign w:val="top"/>
          </w:tcPr>
          <w:p w14:paraId="50869765" w14:textId="77777777" w:rsidR="0067007E" w:rsidRDefault="0067007E" w:rsidP="0067007E">
            <w:pPr>
              <w:jc w:val="left"/>
              <w:rPr>
                <w:sz w:val="20"/>
                <w:szCs w:val="20"/>
              </w:rPr>
            </w:pPr>
            <w:r w:rsidRPr="0067007E">
              <w:rPr>
                <w:sz w:val="20"/>
                <w:szCs w:val="20"/>
              </w:rPr>
              <w:t>Business Continuity Management</w:t>
            </w:r>
          </w:p>
        </w:tc>
      </w:tr>
      <w:tr w:rsidR="00853269" w:rsidRPr="00EB1F74" w14:paraId="77F818EC" w14:textId="77777777" w:rsidTr="00A64BFC">
        <w:trPr>
          <w:trHeight w:val="287"/>
        </w:trPr>
        <w:tc>
          <w:tcPr>
            <w:tcW w:w="1985" w:type="dxa"/>
            <w:vAlign w:val="top"/>
          </w:tcPr>
          <w:p w14:paraId="5A825D99" w14:textId="77777777" w:rsidR="00853269" w:rsidRDefault="00853269" w:rsidP="0067007E">
            <w:pPr>
              <w:rPr>
                <w:sz w:val="20"/>
                <w:szCs w:val="20"/>
              </w:rPr>
            </w:pPr>
            <w:r w:rsidRPr="00853269">
              <w:rPr>
                <w:sz w:val="20"/>
                <w:szCs w:val="20"/>
              </w:rPr>
              <w:t>BIA MTPD</w:t>
            </w:r>
          </w:p>
        </w:tc>
        <w:tc>
          <w:tcPr>
            <w:tcW w:w="8505" w:type="dxa"/>
            <w:vAlign w:val="top"/>
          </w:tcPr>
          <w:p w14:paraId="564D8BC6" w14:textId="77777777" w:rsidR="00853269" w:rsidRDefault="00853269" w:rsidP="00853269">
            <w:pPr>
              <w:jc w:val="left"/>
              <w:rPr>
                <w:sz w:val="20"/>
                <w:szCs w:val="20"/>
              </w:rPr>
            </w:pPr>
            <w:r>
              <w:rPr>
                <w:sz w:val="20"/>
                <w:szCs w:val="20"/>
              </w:rPr>
              <w:t xml:space="preserve">Business Impact Analysis </w:t>
            </w:r>
            <w:r w:rsidRPr="00853269">
              <w:rPr>
                <w:sz w:val="20"/>
                <w:szCs w:val="20"/>
              </w:rPr>
              <w:t xml:space="preserve">Maximum Toleration Period </w:t>
            </w:r>
            <w:r>
              <w:rPr>
                <w:sz w:val="20"/>
                <w:szCs w:val="20"/>
              </w:rPr>
              <w:t xml:space="preserve">of </w:t>
            </w:r>
            <w:r w:rsidRPr="00853269">
              <w:rPr>
                <w:sz w:val="20"/>
                <w:szCs w:val="20"/>
              </w:rPr>
              <w:t>Downtime</w:t>
            </w:r>
          </w:p>
        </w:tc>
      </w:tr>
      <w:tr w:rsidR="00A64BFC" w:rsidRPr="00EB1F74" w14:paraId="135161DE" w14:textId="77777777" w:rsidTr="00A64BFC">
        <w:trPr>
          <w:cnfStyle w:val="000000010000" w:firstRow="0" w:lastRow="0" w:firstColumn="0" w:lastColumn="0" w:oddVBand="0" w:evenVBand="0" w:oddHBand="0" w:evenHBand="1" w:firstRowFirstColumn="0" w:firstRowLastColumn="0" w:lastRowFirstColumn="0" w:lastRowLastColumn="0"/>
          <w:trHeight w:val="287"/>
        </w:trPr>
        <w:tc>
          <w:tcPr>
            <w:tcW w:w="1985" w:type="dxa"/>
            <w:vAlign w:val="top"/>
          </w:tcPr>
          <w:p w14:paraId="03E10874" w14:textId="77777777" w:rsidR="00A64BFC" w:rsidRPr="00EB1F74" w:rsidRDefault="00A64BFC" w:rsidP="0067007E">
            <w:pPr>
              <w:rPr>
                <w:sz w:val="20"/>
                <w:szCs w:val="20"/>
              </w:rPr>
            </w:pPr>
            <w:r>
              <w:rPr>
                <w:sz w:val="20"/>
                <w:szCs w:val="20"/>
              </w:rPr>
              <w:t>DR</w:t>
            </w:r>
          </w:p>
        </w:tc>
        <w:tc>
          <w:tcPr>
            <w:tcW w:w="8505" w:type="dxa"/>
            <w:vAlign w:val="top"/>
          </w:tcPr>
          <w:p w14:paraId="6B0E0136" w14:textId="77777777" w:rsidR="00A64BFC" w:rsidRPr="00EB1F74" w:rsidRDefault="00A64BFC" w:rsidP="0067007E">
            <w:pPr>
              <w:jc w:val="left"/>
              <w:rPr>
                <w:sz w:val="20"/>
                <w:szCs w:val="20"/>
              </w:rPr>
            </w:pPr>
            <w:r>
              <w:rPr>
                <w:sz w:val="20"/>
                <w:szCs w:val="20"/>
              </w:rPr>
              <w:t>Disaster Recovery</w:t>
            </w:r>
          </w:p>
        </w:tc>
      </w:tr>
      <w:tr w:rsidR="00A64BFC" w:rsidRPr="00EB1F74" w14:paraId="15402430" w14:textId="77777777" w:rsidTr="00A64BFC">
        <w:trPr>
          <w:trHeight w:val="287"/>
        </w:trPr>
        <w:tc>
          <w:tcPr>
            <w:tcW w:w="1985" w:type="dxa"/>
            <w:vAlign w:val="top"/>
          </w:tcPr>
          <w:p w14:paraId="34242ED5" w14:textId="77777777" w:rsidR="00A64BFC" w:rsidRDefault="00A64BFC" w:rsidP="0067007E">
            <w:pPr>
              <w:rPr>
                <w:sz w:val="20"/>
                <w:szCs w:val="20"/>
              </w:rPr>
            </w:pPr>
            <w:r>
              <w:rPr>
                <w:sz w:val="20"/>
                <w:szCs w:val="20"/>
              </w:rPr>
              <w:t>MQ</w:t>
            </w:r>
          </w:p>
        </w:tc>
        <w:tc>
          <w:tcPr>
            <w:tcW w:w="8505" w:type="dxa"/>
            <w:vAlign w:val="top"/>
          </w:tcPr>
          <w:p w14:paraId="6B256928" w14:textId="77777777" w:rsidR="00A64BFC" w:rsidRDefault="00A64BFC" w:rsidP="0067007E">
            <w:pPr>
              <w:jc w:val="left"/>
              <w:rPr>
                <w:sz w:val="20"/>
                <w:szCs w:val="20"/>
              </w:rPr>
            </w:pPr>
            <w:r>
              <w:rPr>
                <w:sz w:val="20"/>
                <w:szCs w:val="20"/>
              </w:rPr>
              <w:t>Message Queue</w:t>
            </w:r>
          </w:p>
        </w:tc>
      </w:tr>
      <w:tr w:rsidR="00A64BFC" w:rsidRPr="00EB1F74" w14:paraId="225D1962" w14:textId="77777777" w:rsidTr="00A64BFC">
        <w:trPr>
          <w:cnfStyle w:val="000000010000" w:firstRow="0" w:lastRow="0" w:firstColumn="0" w:lastColumn="0" w:oddVBand="0" w:evenVBand="0" w:oddHBand="0" w:evenHBand="1" w:firstRowFirstColumn="0" w:firstRowLastColumn="0" w:lastRowFirstColumn="0" w:lastRowLastColumn="0"/>
          <w:trHeight w:val="287"/>
        </w:trPr>
        <w:tc>
          <w:tcPr>
            <w:tcW w:w="1985" w:type="dxa"/>
            <w:vAlign w:val="top"/>
          </w:tcPr>
          <w:p w14:paraId="58B8F444" w14:textId="77777777" w:rsidR="00A64BFC" w:rsidRDefault="00A64BFC" w:rsidP="0067007E">
            <w:pPr>
              <w:rPr>
                <w:sz w:val="20"/>
                <w:szCs w:val="20"/>
              </w:rPr>
            </w:pPr>
            <w:r>
              <w:rPr>
                <w:sz w:val="20"/>
                <w:szCs w:val="20"/>
              </w:rPr>
              <w:t>PCI</w:t>
            </w:r>
          </w:p>
        </w:tc>
        <w:tc>
          <w:tcPr>
            <w:tcW w:w="8505" w:type="dxa"/>
            <w:vAlign w:val="top"/>
          </w:tcPr>
          <w:p w14:paraId="4A7FC2B3" w14:textId="77777777" w:rsidR="00A64BFC" w:rsidRDefault="00A64BFC" w:rsidP="0067007E">
            <w:pPr>
              <w:jc w:val="left"/>
              <w:rPr>
                <w:sz w:val="20"/>
                <w:szCs w:val="20"/>
              </w:rPr>
            </w:pPr>
            <w:r>
              <w:rPr>
                <w:sz w:val="20"/>
                <w:szCs w:val="20"/>
              </w:rPr>
              <w:t>Payment Credit Information</w:t>
            </w:r>
          </w:p>
        </w:tc>
      </w:tr>
      <w:tr w:rsidR="00735059" w:rsidRPr="00EB1F74" w14:paraId="67AE0970" w14:textId="77777777" w:rsidTr="00A64BFC">
        <w:trPr>
          <w:trHeight w:val="287"/>
        </w:trPr>
        <w:tc>
          <w:tcPr>
            <w:tcW w:w="1985" w:type="dxa"/>
            <w:vAlign w:val="top"/>
          </w:tcPr>
          <w:p w14:paraId="68A37B99" w14:textId="77777777" w:rsidR="00735059" w:rsidRDefault="00735059" w:rsidP="00735059">
            <w:pPr>
              <w:rPr>
                <w:sz w:val="20"/>
                <w:szCs w:val="20"/>
              </w:rPr>
            </w:pPr>
            <w:r>
              <w:rPr>
                <w:sz w:val="20"/>
                <w:szCs w:val="20"/>
              </w:rPr>
              <w:t>PROD</w:t>
            </w:r>
          </w:p>
        </w:tc>
        <w:tc>
          <w:tcPr>
            <w:tcW w:w="8505" w:type="dxa"/>
            <w:vAlign w:val="top"/>
          </w:tcPr>
          <w:p w14:paraId="62C982DB" w14:textId="77777777" w:rsidR="00735059" w:rsidRDefault="00735059" w:rsidP="00735059">
            <w:pPr>
              <w:jc w:val="left"/>
              <w:rPr>
                <w:sz w:val="20"/>
                <w:szCs w:val="20"/>
              </w:rPr>
            </w:pPr>
            <w:r>
              <w:rPr>
                <w:sz w:val="20"/>
                <w:szCs w:val="20"/>
              </w:rPr>
              <w:t>Production</w:t>
            </w:r>
          </w:p>
        </w:tc>
      </w:tr>
      <w:tr w:rsidR="00735059" w:rsidRPr="00EB1F74" w14:paraId="453F181F" w14:textId="77777777" w:rsidTr="00A64BFC">
        <w:trPr>
          <w:cnfStyle w:val="000000010000" w:firstRow="0" w:lastRow="0" w:firstColumn="0" w:lastColumn="0" w:oddVBand="0" w:evenVBand="0" w:oddHBand="0" w:evenHBand="1" w:firstRowFirstColumn="0" w:firstRowLastColumn="0" w:lastRowFirstColumn="0" w:lastRowLastColumn="0"/>
          <w:trHeight w:val="287"/>
        </w:trPr>
        <w:tc>
          <w:tcPr>
            <w:tcW w:w="1985" w:type="dxa"/>
            <w:vAlign w:val="top"/>
          </w:tcPr>
          <w:p w14:paraId="1AACED86" w14:textId="77777777" w:rsidR="00735059" w:rsidRDefault="00735059" w:rsidP="004E2B21">
            <w:pPr>
              <w:rPr>
                <w:sz w:val="20"/>
                <w:szCs w:val="20"/>
              </w:rPr>
            </w:pPr>
            <w:r>
              <w:rPr>
                <w:sz w:val="20"/>
                <w:szCs w:val="20"/>
              </w:rPr>
              <w:t>QoS</w:t>
            </w:r>
          </w:p>
        </w:tc>
        <w:tc>
          <w:tcPr>
            <w:tcW w:w="8505" w:type="dxa"/>
            <w:vAlign w:val="top"/>
          </w:tcPr>
          <w:p w14:paraId="7720ED5E" w14:textId="77777777" w:rsidR="00735059" w:rsidRDefault="00735059" w:rsidP="004E2B21">
            <w:pPr>
              <w:jc w:val="left"/>
              <w:rPr>
                <w:sz w:val="20"/>
                <w:szCs w:val="20"/>
              </w:rPr>
            </w:pPr>
            <w:r>
              <w:rPr>
                <w:sz w:val="20"/>
                <w:szCs w:val="20"/>
              </w:rPr>
              <w:t>Quality of Service</w:t>
            </w:r>
          </w:p>
        </w:tc>
      </w:tr>
      <w:tr w:rsidR="00511CC8" w:rsidRPr="00EB1F74" w14:paraId="3C72C364" w14:textId="77777777" w:rsidTr="00A64BFC">
        <w:trPr>
          <w:trHeight w:val="287"/>
        </w:trPr>
        <w:tc>
          <w:tcPr>
            <w:tcW w:w="1985" w:type="dxa"/>
            <w:vAlign w:val="top"/>
          </w:tcPr>
          <w:p w14:paraId="208D4989" w14:textId="77777777" w:rsidR="00511CC8" w:rsidRDefault="00511CC8" w:rsidP="004E2B21">
            <w:pPr>
              <w:rPr>
                <w:sz w:val="20"/>
                <w:szCs w:val="20"/>
              </w:rPr>
            </w:pPr>
            <w:r>
              <w:rPr>
                <w:sz w:val="20"/>
                <w:szCs w:val="20"/>
              </w:rPr>
              <w:t>R</w:t>
            </w:r>
            <w:r w:rsidRPr="00511CC8">
              <w:rPr>
                <w:sz w:val="20"/>
                <w:szCs w:val="20"/>
              </w:rPr>
              <w:t>PO</w:t>
            </w:r>
          </w:p>
        </w:tc>
        <w:tc>
          <w:tcPr>
            <w:tcW w:w="8505" w:type="dxa"/>
            <w:vAlign w:val="top"/>
          </w:tcPr>
          <w:p w14:paraId="674AD24D" w14:textId="77777777" w:rsidR="00511CC8" w:rsidRDefault="00511CC8" w:rsidP="004E2B21">
            <w:pPr>
              <w:jc w:val="left"/>
              <w:rPr>
                <w:sz w:val="20"/>
                <w:szCs w:val="20"/>
              </w:rPr>
            </w:pPr>
            <w:r>
              <w:rPr>
                <w:sz w:val="20"/>
                <w:szCs w:val="20"/>
              </w:rPr>
              <w:t>R</w:t>
            </w:r>
            <w:r w:rsidRPr="00511CC8">
              <w:rPr>
                <w:sz w:val="20"/>
                <w:szCs w:val="20"/>
              </w:rPr>
              <w:t>ecovery Point Objective</w:t>
            </w:r>
          </w:p>
        </w:tc>
      </w:tr>
      <w:tr w:rsidR="004E2B21" w:rsidRPr="00EB1F74" w14:paraId="547F5B0F" w14:textId="77777777" w:rsidTr="00A64BFC">
        <w:trPr>
          <w:cnfStyle w:val="000000010000" w:firstRow="0" w:lastRow="0" w:firstColumn="0" w:lastColumn="0" w:oddVBand="0" w:evenVBand="0" w:oddHBand="0" w:evenHBand="1" w:firstRowFirstColumn="0" w:firstRowLastColumn="0" w:lastRowFirstColumn="0" w:lastRowLastColumn="0"/>
          <w:trHeight w:val="287"/>
        </w:trPr>
        <w:tc>
          <w:tcPr>
            <w:tcW w:w="1985" w:type="dxa"/>
            <w:vAlign w:val="top"/>
          </w:tcPr>
          <w:p w14:paraId="19BEB0FE" w14:textId="77777777" w:rsidR="004E2B21" w:rsidRDefault="004E2B21" w:rsidP="004E2B21">
            <w:pPr>
              <w:rPr>
                <w:sz w:val="20"/>
                <w:szCs w:val="20"/>
              </w:rPr>
            </w:pPr>
            <w:r>
              <w:rPr>
                <w:sz w:val="20"/>
                <w:szCs w:val="20"/>
              </w:rPr>
              <w:t>R</w:t>
            </w:r>
            <w:r w:rsidRPr="004E2B21">
              <w:rPr>
                <w:sz w:val="20"/>
                <w:szCs w:val="20"/>
              </w:rPr>
              <w:t>TC</w:t>
            </w:r>
          </w:p>
        </w:tc>
        <w:tc>
          <w:tcPr>
            <w:tcW w:w="8505" w:type="dxa"/>
            <w:vAlign w:val="top"/>
          </w:tcPr>
          <w:p w14:paraId="4398B5B3" w14:textId="77777777" w:rsidR="004E2B21" w:rsidRDefault="004E2B21" w:rsidP="004E2B21">
            <w:pPr>
              <w:jc w:val="left"/>
              <w:rPr>
                <w:sz w:val="20"/>
                <w:szCs w:val="20"/>
              </w:rPr>
            </w:pPr>
            <w:r>
              <w:rPr>
                <w:sz w:val="20"/>
                <w:szCs w:val="20"/>
              </w:rPr>
              <w:t>R</w:t>
            </w:r>
            <w:r w:rsidRPr="004E2B21">
              <w:rPr>
                <w:sz w:val="20"/>
                <w:szCs w:val="20"/>
              </w:rPr>
              <w:t>ecovery Time Capability</w:t>
            </w:r>
          </w:p>
        </w:tc>
      </w:tr>
      <w:tr w:rsidR="00735059" w:rsidRPr="00EB1F74" w14:paraId="44A72E0B" w14:textId="77777777" w:rsidTr="00A64BFC">
        <w:trPr>
          <w:trHeight w:val="287"/>
        </w:trPr>
        <w:tc>
          <w:tcPr>
            <w:tcW w:w="1985" w:type="dxa"/>
            <w:vAlign w:val="top"/>
          </w:tcPr>
          <w:p w14:paraId="34D52FC8" w14:textId="77777777" w:rsidR="00735059" w:rsidRDefault="00511CC8" w:rsidP="004E2B21">
            <w:pPr>
              <w:rPr>
                <w:sz w:val="20"/>
                <w:szCs w:val="20"/>
              </w:rPr>
            </w:pPr>
            <w:r>
              <w:rPr>
                <w:sz w:val="20"/>
                <w:szCs w:val="20"/>
              </w:rPr>
              <w:t>R</w:t>
            </w:r>
            <w:r w:rsidRPr="00511CC8">
              <w:rPr>
                <w:sz w:val="20"/>
                <w:szCs w:val="20"/>
              </w:rPr>
              <w:t>TO</w:t>
            </w:r>
          </w:p>
        </w:tc>
        <w:tc>
          <w:tcPr>
            <w:tcW w:w="8505" w:type="dxa"/>
            <w:vAlign w:val="top"/>
          </w:tcPr>
          <w:p w14:paraId="7196E39F" w14:textId="77777777" w:rsidR="00735059" w:rsidRDefault="00511CC8" w:rsidP="004E2B21">
            <w:pPr>
              <w:jc w:val="left"/>
              <w:rPr>
                <w:sz w:val="20"/>
                <w:szCs w:val="20"/>
              </w:rPr>
            </w:pPr>
            <w:r>
              <w:rPr>
                <w:sz w:val="20"/>
                <w:szCs w:val="20"/>
              </w:rPr>
              <w:t>R</w:t>
            </w:r>
            <w:r w:rsidRPr="00511CC8">
              <w:rPr>
                <w:sz w:val="20"/>
                <w:szCs w:val="20"/>
              </w:rPr>
              <w:t>ecovery Time Objective</w:t>
            </w:r>
          </w:p>
        </w:tc>
      </w:tr>
      <w:tr w:rsidR="00735059" w:rsidRPr="00EB1F74" w14:paraId="32CD260C" w14:textId="77777777" w:rsidTr="00A64BFC">
        <w:trPr>
          <w:cnfStyle w:val="000000010000" w:firstRow="0" w:lastRow="0" w:firstColumn="0" w:lastColumn="0" w:oddVBand="0" w:evenVBand="0" w:oddHBand="0" w:evenHBand="1" w:firstRowFirstColumn="0" w:firstRowLastColumn="0" w:lastRowFirstColumn="0" w:lastRowLastColumn="0"/>
          <w:trHeight w:val="287"/>
        </w:trPr>
        <w:tc>
          <w:tcPr>
            <w:tcW w:w="1985" w:type="dxa"/>
            <w:vAlign w:val="top"/>
          </w:tcPr>
          <w:p w14:paraId="5C9E2965" w14:textId="77777777" w:rsidR="00735059" w:rsidRDefault="00735059" w:rsidP="004E2B21">
            <w:pPr>
              <w:rPr>
                <w:sz w:val="20"/>
                <w:szCs w:val="20"/>
              </w:rPr>
            </w:pPr>
            <w:r>
              <w:rPr>
                <w:sz w:val="20"/>
                <w:szCs w:val="20"/>
              </w:rPr>
              <w:t>SIT</w:t>
            </w:r>
          </w:p>
        </w:tc>
        <w:tc>
          <w:tcPr>
            <w:tcW w:w="8505" w:type="dxa"/>
            <w:vAlign w:val="top"/>
          </w:tcPr>
          <w:p w14:paraId="3AA6F9E2" w14:textId="77777777" w:rsidR="00735059" w:rsidRDefault="00735059" w:rsidP="004E2B21">
            <w:pPr>
              <w:jc w:val="left"/>
              <w:rPr>
                <w:sz w:val="20"/>
                <w:szCs w:val="20"/>
              </w:rPr>
            </w:pPr>
            <w:r>
              <w:rPr>
                <w:sz w:val="20"/>
                <w:szCs w:val="20"/>
              </w:rPr>
              <w:t>System Integration Testing</w:t>
            </w:r>
          </w:p>
        </w:tc>
      </w:tr>
      <w:tr w:rsidR="00735059" w:rsidRPr="00EB1F74" w14:paraId="468191A8" w14:textId="77777777" w:rsidTr="00A64BFC">
        <w:trPr>
          <w:trHeight w:val="287"/>
        </w:trPr>
        <w:tc>
          <w:tcPr>
            <w:tcW w:w="1985" w:type="dxa"/>
            <w:vAlign w:val="top"/>
          </w:tcPr>
          <w:p w14:paraId="03397720" w14:textId="77777777" w:rsidR="00735059" w:rsidRDefault="00735059" w:rsidP="00735059">
            <w:pPr>
              <w:rPr>
                <w:sz w:val="20"/>
                <w:szCs w:val="20"/>
              </w:rPr>
            </w:pPr>
            <w:r>
              <w:rPr>
                <w:sz w:val="20"/>
                <w:szCs w:val="20"/>
              </w:rPr>
              <w:t>UAT</w:t>
            </w:r>
          </w:p>
        </w:tc>
        <w:tc>
          <w:tcPr>
            <w:tcW w:w="8505" w:type="dxa"/>
            <w:vAlign w:val="top"/>
          </w:tcPr>
          <w:p w14:paraId="4E9BB528" w14:textId="77777777" w:rsidR="00735059" w:rsidRDefault="00735059" w:rsidP="00735059">
            <w:pPr>
              <w:jc w:val="left"/>
              <w:rPr>
                <w:sz w:val="20"/>
                <w:szCs w:val="20"/>
              </w:rPr>
            </w:pPr>
            <w:r>
              <w:rPr>
                <w:sz w:val="20"/>
                <w:szCs w:val="20"/>
              </w:rPr>
              <w:t>Users Acceptance Test</w:t>
            </w:r>
          </w:p>
        </w:tc>
      </w:tr>
      <w:tr w:rsidR="00735059" w:rsidRPr="00EB1F74" w14:paraId="3E912A14" w14:textId="77777777" w:rsidTr="00A64BFC">
        <w:trPr>
          <w:cnfStyle w:val="000000010000" w:firstRow="0" w:lastRow="0" w:firstColumn="0" w:lastColumn="0" w:oddVBand="0" w:evenVBand="0" w:oddHBand="0" w:evenHBand="1" w:firstRowFirstColumn="0" w:firstRowLastColumn="0" w:lastRowFirstColumn="0" w:lastRowLastColumn="0"/>
          <w:trHeight w:val="287"/>
        </w:trPr>
        <w:tc>
          <w:tcPr>
            <w:tcW w:w="1985" w:type="dxa"/>
            <w:vAlign w:val="top"/>
          </w:tcPr>
          <w:p w14:paraId="73BDA781" w14:textId="77777777" w:rsidR="00735059" w:rsidRDefault="00735059" w:rsidP="00735059">
            <w:pPr>
              <w:rPr>
                <w:sz w:val="20"/>
                <w:szCs w:val="20"/>
              </w:rPr>
            </w:pPr>
            <w:r>
              <w:rPr>
                <w:sz w:val="20"/>
                <w:szCs w:val="20"/>
              </w:rPr>
              <w:t>VPN</w:t>
            </w:r>
          </w:p>
        </w:tc>
        <w:tc>
          <w:tcPr>
            <w:tcW w:w="8505" w:type="dxa"/>
            <w:vAlign w:val="top"/>
          </w:tcPr>
          <w:p w14:paraId="4DCFF906" w14:textId="77777777" w:rsidR="00735059" w:rsidRDefault="00735059" w:rsidP="00735059">
            <w:pPr>
              <w:jc w:val="left"/>
              <w:rPr>
                <w:sz w:val="20"/>
                <w:szCs w:val="20"/>
              </w:rPr>
            </w:pPr>
            <w:r>
              <w:rPr>
                <w:sz w:val="20"/>
                <w:szCs w:val="20"/>
              </w:rPr>
              <w:t>Virtual Private Network</w:t>
            </w:r>
          </w:p>
        </w:tc>
      </w:tr>
      <w:tr w:rsidR="00C615E7" w:rsidRPr="00EB1F74" w14:paraId="0E086F19" w14:textId="77777777" w:rsidTr="00A64BFC">
        <w:trPr>
          <w:trHeight w:val="287"/>
          <w:ins w:id="2150" w:author="Islam Nady" w:date="2024-06-09T15:50:00Z"/>
        </w:trPr>
        <w:tc>
          <w:tcPr>
            <w:tcW w:w="1985" w:type="dxa"/>
            <w:vAlign w:val="top"/>
          </w:tcPr>
          <w:p w14:paraId="6208255E" w14:textId="77777777" w:rsidR="00C615E7" w:rsidRDefault="00C615E7" w:rsidP="00C615E7">
            <w:pPr>
              <w:rPr>
                <w:ins w:id="2151" w:author="Islam Nady" w:date="2024-06-09T15:50:00Z"/>
                <w:sz w:val="20"/>
                <w:szCs w:val="20"/>
              </w:rPr>
            </w:pPr>
            <w:ins w:id="2152" w:author="Islam Nady" w:date="2024-06-09T15:51:00Z">
              <w:r>
                <w:rPr>
                  <w:sz w:val="20"/>
                  <w:szCs w:val="20"/>
                </w:rPr>
                <w:t xml:space="preserve">RPA </w:t>
              </w:r>
            </w:ins>
          </w:p>
        </w:tc>
        <w:tc>
          <w:tcPr>
            <w:tcW w:w="8505" w:type="dxa"/>
            <w:vAlign w:val="top"/>
          </w:tcPr>
          <w:p w14:paraId="6D8E7AC3" w14:textId="77777777" w:rsidR="00C615E7" w:rsidRDefault="00C615E7">
            <w:pPr>
              <w:jc w:val="left"/>
              <w:rPr>
                <w:ins w:id="2153" w:author="Islam Nady" w:date="2024-06-09T15:50:00Z"/>
                <w:sz w:val="20"/>
                <w:szCs w:val="20"/>
              </w:rPr>
              <w:pPrChange w:id="2154" w:author="Islam Nady" w:date="2024-06-09T15:52:00Z">
                <w:pPr/>
              </w:pPrChange>
            </w:pPr>
            <w:ins w:id="2155" w:author="Islam Nady" w:date="2024-06-09T15:51:00Z">
              <w:r w:rsidRPr="00806900">
                <w:rPr>
                  <w:sz w:val="20"/>
                  <w:szCs w:val="20"/>
                </w:rPr>
                <w:t>Robotic Process Automation</w:t>
              </w:r>
            </w:ins>
          </w:p>
        </w:tc>
      </w:tr>
    </w:tbl>
    <w:p w14:paraId="749AC70E" w14:textId="77777777" w:rsidR="00DE6C31" w:rsidRDefault="00DE6C31" w:rsidP="00CB3C97">
      <w:pPr>
        <w:rPr>
          <w:rFonts w:ascii="Frutiger LT Arabic 45 Light" w:hAnsi="Frutiger LT Arabic 45 Light" w:cs="Frutiger LT Arabic 45 Light"/>
          <w:color w:val="000000" w:themeColor="text1"/>
        </w:rPr>
      </w:pPr>
    </w:p>
    <w:p w14:paraId="70D34E08" w14:textId="77777777" w:rsidR="00A64BFC" w:rsidRPr="00EB1F74" w:rsidRDefault="00A64BFC" w:rsidP="00CB3C97">
      <w:pPr>
        <w:rPr>
          <w:rFonts w:ascii="Frutiger LT Arabic 45 Light" w:hAnsi="Frutiger LT Arabic 45 Light" w:cs="Frutiger LT Arabic 45 Light"/>
          <w:color w:val="000000" w:themeColor="text1"/>
        </w:rPr>
      </w:pPr>
    </w:p>
    <w:p w14:paraId="7565831D" w14:textId="77777777" w:rsidR="00EE76BC" w:rsidRPr="00EB1F74" w:rsidRDefault="00EE76BC" w:rsidP="00CB3C97">
      <w:pPr>
        <w:pStyle w:val="-Heading1"/>
        <w:shd w:val="clear" w:color="auto" w:fill="E7E6E6"/>
        <w:rPr>
          <w:rFonts w:ascii="Frutiger LT Arabic 45 Light" w:hAnsi="Frutiger LT Arabic 45 Light" w:cs="Frutiger LT Arabic 45 Light"/>
          <w:color w:val="000000" w:themeColor="text1"/>
        </w:rPr>
      </w:pPr>
      <w:bookmarkStart w:id="2156" w:name="_Toc441584289"/>
      <w:bookmarkStart w:id="2157" w:name="_Toc511103538"/>
      <w:bookmarkStart w:id="2158" w:name="_Toc63204"/>
      <w:bookmarkStart w:id="2159" w:name="_Toc2583169"/>
      <w:bookmarkStart w:id="2160" w:name="_Toc11403135"/>
      <w:bookmarkStart w:id="2161" w:name="_Toc465250421"/>
      <w:bookmarkStart w:id="2162" w:name="_Toc465254776"/>
      <w:bookmarkStart w:id="2163" w:name="_Toc133740244"/>
      <w:r w:rsidRPr="00EB1F74">
        <w:rPr>
          <w:rFonts w:ascii="Frutiger LT Arabic 45 Light" w:eastAsia="Calibri" w:hAnsi="Frutiger LT Arabic 45 Light" w:cs="Frutiger LT Arabic 45 Light"/>
          <w:color w:val="FF0000"/>
          <w:kern w:val="0"/>
          <w:sz w:val="28"/>
          <w:szCs w:val="28"/>
        </w:rPr>
        <w:lastRenderedPageBreak/>
        <w:t>Introduction</w:t>
      </w:r>
      <w:bookmarkEnd w:id="2156"/>
      <w:bookmarkEnd w:id="2157"/>
      <w:bookmarkEnd w:id="2158"/>
      <w:bookmarkEnd w:id="2159"/>
      <w:bookmarkEnd w:id="2160"/>
      <w:bookmarkEnd w:id="2161"/>
      <w:bookmarkEnd w:id="2162"/>
      <w:bookmarkEnd w:id="2163"/>
    </w:p>
    <w:p w14:paraId="5263D344" w14:textId="77777777" w:rsidR="00FD392C" w:rsidRPr="00E32CD0" w:rsidRDefault="00FD392C" w:rsidP="00FD392C">
      <w:pPr>
        <w:jc w:val="both"/>
        <w:rPr>
          <w:ins w:id="2164" w:author="Islam Nady" w:date="2024-06-09T15:53:00Z"/>
          <w:rStyle w:val="-Normal"/>
          <w:rFonts w:ascii="Frutiger LT Arabic 45 Light" w:hAnsi="Frutiger LT Arabic 45 Light" w:cs="Frutiger LT Arabic 45 Light"/>
          <w:color w:val="000000" w:themeColor="text1"/>
        </w:rPr>
      </w:pPr>
      <w:ins w:id="2165" w:author="Islam Nady" w:date="2024-06-09T15:53:00Z">
        <w:r w:rsidRPr="00EB1F74">
          <w:rPr>
            <w:rStyle w:val="-Normal"/>
            <w:rFonts w:ascii="Frutiger LT Arabic 45 Light" w:hAnsi="Frutiger LT Arabic 45 Light" w:cs="Frutiger LT Arabic 45 Light"/>
            <w:color w:val="000000" w:themeColor="text1"/>
          </w:rPr>
          <w:t xml:space="preserve">This document </w:t>
        </w:r>
        <w:r>
          <w:rPr>
            <w:rStyle w:val="-Normal"/>
            <w:rFonts w:ascii="Frutiger LT Arabic 45 Light" w:hAnsi="Frutiger LT Arabic 45 Light" w:cs="Frutiger LT Arabic 45 Light"/>
            <w:color w:val="000000" w:themeColor="text1"/>
          </w:rPr>
          <w:t xml:space="preserve">is introducing the </w:t>
        </w:r>
        <w:r w:rsidRPr="00EB1F74">
          <w:rPr>
            <w:rStyle w:val="-Normal"/>
            <w:rFonts w:ascii="Frutiger LT Arabic 45 Light" w:hAnsi="Frutiger LT Arabic 45 Light" w:cs="Frutiger LT Arabic 45 Light"/>
            <w:color w:val="000000" w:themeColor="text1"/>
          </w:rPr>
          <w:t>Technical Design</w:t>
        </w:r>
        <w:r>
          <w:rPr>
            <w:rStyle w:val="-Normal"/>
            <w:rFonts w:ascii="Frutiger LT Arabic 45 Light" w:hAnsi="Frutiger LT Arabic 45 Light" w:cs="Frutiger LT Arabic 45 Light"/>
            <w:color w:val="000000" w:themeColor="text1"/>
          </w:rPr>
          <w:t xml:space="preserve"> specifications </w:t>
        </w:r>
        <w:r w:rsidRPr="00E32CD0">
          <w:rPr>
            <w:rStyle w:val="-Normal"/>
            <w:rFonts w:ascii="Frutiger LT Arabic 45 Light" w:hAnsi="Frutiger LT Arabic 45 Light" w:cs="Frutiger LT Arabic 45 Light"/>
            <w:color w:val="000000" w:themeColor="text1"/>
          </w:rPr>
          <w:t xml:space="preserve">for adopting Robotic Process Automation (RPA) technology within our </w:t>
        </w:r>
        <w:r>
          <w:rPr>
            <w:rStyle w:val="-Normal"/>
            <w:rFonts w:ascii="Frutiger LT Arabic 45 Light" w:hAnsi="Frutiger LT Arabic 45 Light" w:cs="Frutiger LT Arabic 45 Light"/>
            <w:color w:val="000000" w:themeColor="text1"/>
          </w:rPr>
          <w:t>company</w:t>
        </w:r>
        <w:r w:rsidRPr="00E32CD0">
          <w:rPr>
            <w:rStyle w:val="-Normal"/>
            <w:rFonts w:ascii="Frutiger LT Arabic 45 Light" w:hAnsi="Frutiger LT Arabic 45 Light" w:cs="Frutiger LT Arabic 45 Light"/>
            <w:color w:val="000000" w:themeColor="text1"/>
          </w:rPr>
          <w:t xml:space="preserve">. RPA has emerged as a powerful tool in the financial industry, enabling automation of repetitive and rule-based tasks, enhancing operational efficiency, reducing errors, and improving customer experience. This document will provide a comprehensive overview of the technical aspects involved in the adoption of RPA, including the infrastructure requirements, </w:t>
        </w:r>
        <w:r>
          <w:rPr>
            <w:rStyle w:val="-Normal"/>
            <w:rFonts w:ascii="Frutiger LT Arabic 45 Light" w:hAnsi="Frutiger LT Arabic 45 Light" w:cs="Frutiger LT Arabic 45 Light"/>
            <w:color w:val="000000" w:themeColor="text1"/>
          </w:rPr>
          <w:t>security</w:t>
        </w:r>
        <w:r w:rsidRPr="00E32CD0">
          <w:rPr>
            <w:rStyle w:val="-Normal"/>
            <w:rFonts w:ascii="Frutiger LT Arabic 45 Light" w:hAnsi="Frutiger LT Arabic 45 Light" w:cs="Frutiger LT Arabic 45 Light"/>
            <w:color w:val="000000" w:themeColor="text1"/>
          </w:rPr>
          <w:t xml:space="preserve">, </w:t>
        </w:r>
        <w:r>
          <w:rPr>
            <w:rStyle w:val="-Normal"/>
            <w:rFonts w:ascii="Frutiger LT Arabic 45 Light" w:hAnsi="Frutiger LT Arabic 45 Light" w:cs="Frutiger LT Arabic 45 Light"/>
            <w:color w:val="000000" w:themeColor="text1"/>
          </w:rPr>
          <w:t>capacity</w:t>
        </w:r>
        <w:r w:rsidRPr="00E32CD0">
          <w:rPr>
            <w:rStyle w:val="-Normal"/>
            <w:rFonts w:ascii="Frutiger LT Arabic 45 Light" w:hAnsi="Frutiger LT Arabic 45 Light" w:cs="Frutiger LT Arabic 45 Light"/>
            <w:color w:val="000000" w:themeColor="text1"/>
          </w:rPr>
          <w:t xml:space="preserve"> considerations, and </w:t>
        </w:r>
        <w:r>
          <w:rPr>
            <w:rStyle w:val="-Normal"/>
            <w:rFonts w:ascii="Frutiger LT Arabic 45 Light" w:hAnsi="Frutiger LT Arabic 45 Light" w:cs="Frutiger LT Arabic 45 Light"/>
            <w:color w:val="000000" w:themeColor="text1"/>
          </w:rPr>
          <w:t>deployment</w:t>
        </w:r>
        <w:r w:rsidRPr="00E32CD0">
          <w:rPr>
            <w:rStyle w:val="-Normal"/>
            <w:rFonts w:ascii="Frutiger LT Arabic 45 Light" w:hAnsi="Frutiger LT Arabic 45 Light" w:cs="Frutiger LT Arabic 45 Light"/>
            <w:color w:val="000000" w:themeColor="text1"/>
          </w:rPr>
          <w:t xml:space="preserve"> strategy.</w:t>
        </w:r>
      </w:ins>
    </w:p>
    <w:p w14:paraId="5AACA88D" w14:textId="77777777" w:rsidR="00FD392C" w:rsidRDefault="00FD392C" w:rsidP="00FD392C">
      <w:pPr>
        <w:rPr>
          <w:ins w:id="2166" w:author="Islam Nady" w:date="2024-06-09T15:53:00Z"/>
          <w:rStyle w:val="-Normal"/>
          <w:rFonts w:ascii="Frutiger LT Arabic 45 Light" w:hAnsi="Frutiger LT Arabic 45 Light" w:cs="Frutiger LT Arabic 45 Light"/>
          <w:color w:val="000000" w:themeColor="text1"/>
        </w:rPr>
      </w:pPr>
    </w:p>
    <w:p w14:paraId="2CCB02B0" w14:textId="77777777" w:rsidR="00FD392C" w:rsidRPr="00EB1F74" w:rsidRDefault="00FD392C" w:rsidP="00FD392C">
      <w:pPr>
        <w:jc w:val="both"/>
        <w:rPr>
          <w:ins w:id="2167" w:author="Islam Nady" w:date="2024-06-09T15:53:00Z"/>
          <w:rStyle w:val="-Normal"/>
          <w:rFonts w:ascii="Frutiger LT Arabic 45 Light" w:hAnsi="Frutiger LT Arabic 45 Light" w:cs="Frutiger LT Arabic 45 Light"/>
          <w:color w:val="000000" w:themeColor="text1"/>
        </w:rPr>
      </w:pPr>
      <w:ins w:id="2168" w:author="Islam Nady" w:date="2024-06-09T15:53:00Z">
        <w:r w:rsidRPr="00EB1F74">
          <w:rPr>
            <w:rStyle w:val="-Normal"/>
            <w:rFonts w:ascii="Frutiger LT Arabic 45 Light" w:hAnsi="Frutiger LT Arabic 45 Light" w:cs="Frutiger LT Arabic 45 Light"/>
            <w:color w:val="000000" w:themeColor="text1"/>
          </w:rPr>
          <w:t>This document is not intended to address installation and configuration details of the actual implementation.</w:t>
        </w:r>
      </w:ins>
    </w:p>
    <w:p w14:paraId="0332EF23" w14:textId="77777777" w:rsidR="00FD392C" w:rsidRDefault="00FD392C" w:rsidP="00FD392C">
      <w:pPr>
        <w:jc w:val="both"/>
        <w:rPr>
          <w:ins w:id="2169" w:author="Islam Nady" w:date="2024-06-09T15:53:00Z"/>
          <w:rStyle w:val="-Normal"/>
          <w:rFonts w:ascii="Frutiger LT Arabic 45 Light" w:hAnsi="Frutiger LT Arabic 45 Light" w:cs="Frutiger LT Arabic 45 Light"/>
          <w:color w:val="000000" w:themeColor="text1"/>
        </w:rPr>
      </w:pPr>
      <w:ins w:id="2170" w:author="Islam Nady" w:date="2024-06-09T15:53:00Z">
        <w:r w:rsidRPr="00EB1F74">
          <w:rPr>
            <w:rStyle w:val="-Normal"/>
            <w:rFonts w:ascii="Frutiger LT Arabic 45 Light" w:hAnsi="Frutiger LT Arabic 45 Light" w:cs="Frutiger LT Arabic 45 Light"/>
            <w:color w:val="000000" w:themeColor="text1"/>
          </w:rPr>
          <w:t>As is true with any high level design, this document will be updated and refined based on changing requirements.</w:t>
        </w:r>
      </w:ins>
    </w:p>
    <w:p w14:paraId="540CB2FB" w14:textId="77777777" w:rsidR="00FD392C" w:rsidRPr="00E32CD0" w:rsidRDefault="00FD392C" w:rsidP="00FD392C">
      <w:pPr>
        <w:rPr>
          <w:ins w:id="2171" w:author="Islam Nady" w:date="2024-06-09T15:53:00Z"/>
          <w:rStyle w:val="-Normal"/>
          <w:rFonts w:ascii="Frutiger LT Arabic 45 Light" w:hAnsi="Frutiger LT Arabic 45 Light" w:cs="Frutiger LT Arabic 45 Light"/>
          <w:color w:val="000000" w:themeColor="text1"/>
        </w:rPr>
      </w:pPr>
    </w:p>
    <w:p w14:paraId="063B39E8" w14:textId="77777777" w:rsidR="00FD392C" w:rsidRPr="00E32CD0" w:rsidRDefault="00FD392C" w:rsidP="00FD392C">
      <w:pPr>
        <w:rPr>
          <w:ins w:id="2172" w:author="Islam Nady" w:date="2024-06-09T15:53:00Z"/>
          <w:rStyle w:val="-Normal"/>
          <w:rFonts w:ascii="Frutiger LT Arabic 45 Light" w:hAnsi="Frutiger LT Arabic 45 Light" w:cs="Frutiger LT Arabic 45 Light"/>
          <w:color w:val="000000" w:themeColor="text1"/>
        </w:rPr>
      </w:pPr>
      <w:ins w:id="2173" w:author="Islam Nady" w:date="2024-06-09T15:53:00Z">
        <w:r w:rsidRPr="00E32CD0">
          <w:rPr>
            <w:rStyle w:val="-Normal"/>
            <w:rFonts w:ascii="Frutiger LT Arabic 45 Light" w:hAnsi="Frutiger LT Arabic 45 Light" w:cs="Frutiger LT Arabic 45 Light"/>
            <w:color w:val="000000" w:themeColor="text1"/>
          </w:rPr>
          <w:t>In recent years, the banking sector has faced increasing pressure to streamline operations and optimize resource utilization. As customer expectations continue to rise, banks must leverage technological advancements to remain competitive. RPA offers a solution by automating manual and time-consuming processes, freeing up valuable human resources to focus on more complex and strategic tasks.</w:t>
        </w:r>
      </w:ins>
    </w:p>
    <w:p w14:paraId="292920EC" w14:textId="77777777" w:rsidR="00FD392C" w:rsidRPr="00E32CD0" w:rsidRDefault="00FD392C" w:rsidP="00FD392C">
      <w:pPr>
        <w:rPr>
          <w:ins w:id="2174" w:author="Islam Nady" w:date="2024-06-09T15:53:00Z"/>
          <w:rStyle w:val="-Normal"/>
          <w:rFonts w:ascii="Frutiger LT Arabic 45 Light" w:hAnsi="Frutiger LT Arabic 45 Light" w:cs="Frutiger LT Arabic 45 Light"/>
          <w:color w:val="000000" w:themeColor="text1"/>
        </w:rPr>
      </w:pPr>
    </w:p>
    <w:p w14:paraId="29E0B495" w14:textId="77777777" w:rsidR="00FD392C" w:rsidRPr="00E32CD0" w:rsidRDefault="00FD392C" w:rsidP="00FD392C">
      <w:pPr>
        <w:rPr>
          <w:ins w:id="2175" w:author="Islam Nady" w:date="2024-06-09T15:53:00Z"/>
          <w:rStyle w:val="-Normal"/>
          <w:rFonts w:ascii="Frutiger LT Arabic 45 Light" w:hAnsi="Frutiger LT Arabic 45 Light" w:cs="Frutiger LT Arabic 45 Light"/>
          <w:color w:val="000000" w:themeColor="text1"/>
        </w:rPr>
      </w:pPr>
      <w:ins w:id="2176" w:author="Islam Nady" w:date="2024-06-09T15:53:00Z">
        <w:r w:rsidRPr="00E32CD0">
          <w:rPr>
            <w:rStyle w:val="-Normal"/>
            <w:rFonts w:ascii="Frutiger LT Arabic 45 Light" w:hAnsi="Frutiger LT Arabic 45 Light" w:cs="Frutiger LT Arabic 45 Light"/>
            <w:color w:val="000000" w:themeColor="text1"/>
          </w:rPr>
          <w:t xml:space="preserve">The adoption of RPA technology requires careful planning and consideration of various technical aspects. This document aims to provide a roadmap for the successful implementation of RPA within our bank. It will cover the key components of the RPA ecosystem, including the software platform, development environment, deployment architecture, </w:t>
        </w:r>
        <w:r>
          <w:rPr>
            <w:rStyle w:val="-Normal"/>
            <w:rFonts w:ascii="Frutiger LT Arabic 45 Light" w:hAnsi="Frutiger LT Arabic 45 Light" w:cs="Frutiger LT Arabic 45 Light"/>
            <w:color w:val="000000" w:themeColor="text1"/>
          </w:rPr>
          <w:t xml:space="preserve">and </w:t>
        </w:r>
        <w:r w:rsidRPr="00E32CD0">
          <w:rPr>
            <w:rStyle w:val="-Normal"/>
            <w:rFonts w:ascii="Frutiger LT Arabic 45 Light" w:hAnsi="Frutiger LT Arabic 45 Light" w:cs="Frutiger LT Arabic 45 Light"/>
            <w:color w:val="000000" w:themeColor="text1"/>
          </w:rPr>
          <w:t>security considerations</w:t>
        </w:r>
        <w:r>
          <w:rPr>
            <w:rStyle w:val="-Normal"/>
            <w:rFonts w:ascii="Frutiger LT Arabic 45 Light" w:hAnsi="Frutiger LT Arabic 45 Light" w:cs="Frutiger LT Arabic 45 Light"/>
            <w:color w:val="000000" w:themeColor="text1"/>
          </w:rPr>
          <w:t>.</w:t>
        </w:r>
      </w:ins>
    </w:p>
    <w:p w14:paraId="2C7C9079" w14:textId="77777777" w:rsidR="00FD392C" w:rsidRPr="00E32CD0" w:rsidRDefault="00FD392C" w:rsidP="00FD392C">
      <w:pPr>
        <w:rPr>
          <w:ins w:id="2177" w:author="Islam Nady" w:date="2024-06-09T15:53:00Z"/>
          <w:rStyle w:val="-Normal"/>
          <w:rFonts w:ascii="Frutiger LT Arabic 45 Light" w:hAnsi="Frutiger LT Arabic 45 Light" w:cs="Frutiger LT Arabic 45 Light"/>
          <w:color w:val="000000" w:themeColor="text1"/>
        </w:rPr>
      </w:pPr>
    </w:p>
    <w:p w14:paraId="41BF2B5A" w14:textId="77777777" w:rsidR="00FD392C" w:rsidRPr="00EB1F74" w:rsidRDefault="00FD392C" w:rsidP="00FD392C">
      <w:pPr>
        <w:jc w:val="both"/>
        <w:rPr>
          <w:ins w:id="2178" w:author="Islam Nady" w:date="2024-06-09T15:53:00Z"/>
          <w:rStyle w:val="-Normal"/>
          <w:rFonts w:ascii="Frutiger LT Arabic 45 Light" w:hAnsi="Frutiger LT Arabic 45 Light" w:cs="Frutiger LT Arabic 45 Light"/>
          <w:color w:val="000000" w:themeColor="text1"/>
        </w:rPr>
      </w:pPr>
      <w:ins w:id="2179" w:author="Islam Nady" w:date="2024-06-09T15:53:00Z">
        <w:r w:rsidRPr="00E32CD0">
          <w:rPr>
            <w:rStyle w:val="-Normal"/>
            <w:rFonts w:ascii="Frutiger LT Arabic 45 Light" w:hAnsi="Frutiger LT Arabic 45 Light" w:cs="Frutiger LT Arabic 45 Light"/>
            <w:color w:val="000000" w:themeColor="text1"/>
          </w:rPr>
          <w:t>By adopting RPA, our bank can achieve numerous benefits, including increased operational efficiency, improved accuracy, reduced costs, enhanced regulatory compliance, and faster processing times. Furthermore, RPA can enable seamless integration between disparate systems, enabling data exchange and process automation across various departments and functions.</w:t>
        </w:r>
      </w:ins>
    </w:p>
    <w:p w14:paraId="5DEEFAC7" w14:textId="77777777" w:rsidR="00224202" w:rsidRPr="00EB1F74" w:rsidDel="00FD392C" w:rsidRDefault="00224202" w:rsidP="00BC2B3A">
      <w:pPr>
        <w:jc w:val="both"/>
        <w:rPr>
          <w:del w:id="2180" w:author="Islam Nady" w:date="2024-06-09T15:53:00Z"/>
          <w:rStyle w:val="-Normal"/>
          <w:rFonts w:ascii="Frutiger LT Arabic 45 Light" w:hAnsi="Frutiger LT Arabic 45 Light" w:cs="Frutiger LT Arabic 45 Light"/>
          <w:color w:val="000000" w:themeColor="text1"/>
        </w:rPr>
      </w:pPr>
      <w:del w:id="2181" w:author="Islam Nady" w:date="2024-06-09T15:53:00Z">
        <w:r w:rsidRPr="00EB1F74" w:rsidDel="00FD392C">
          <w:rPr>
            <w:rStyle w:val="-Normal"/>
            <w:rFonts w:ascii="Frutiger LT Arabic 45 Light" w:hAnsi="Frutiger LT Arabic 45 Light" w:cs="Frutiger LT Arabic 45 Light"/>
            <w:color w:val="000000" w:themeColor="text1"/>
          </w:rPr>
          <w:delText>This document provides guidance and template material which is intended to assist the relevant management or technical staff, whether client or supplier, in producing a project specific Technical Design Document.</w:delText>
        </w:r>
      </w:del>
    </w:p>
    <w:p w14:paraId="34179164" w14:textId="77777777" w:rsidR="00224202" w:rsidRPr="00EB1F74" w:rsidDel="00FD392C" w:rsidRDefault="00224202" w:rsidP="00CB3C97">
      <w:pPr>
        <w:jc w:val="both"/>
        <w:rPr>
          <w:del w:id="2182" w:author="Islam Nady" w:date="2024-06-09T15:53:00Z"/>
          <w:rStyle w:val="-Normal"/>
          <w:rFonts w:ascii="Frutiger LT Arabic 45 Light" w:hAnsi="Frutiger LT Arabic 45 Light" w:cs="Frutiger LT Arabic 45 Light"/>
          <w:color w:val="000000" w:themeColor="text1"/>
        </w:rPr>
      </w:pPr>
      <w:del w:id="2183" w:author="Islam Nady" w:date="2024-06-09T15:53:00Z">
        <w:r w:rsidRPr="00EB1F74" w:rsidDel="00FD392C">
          <w:rPr>
            <w:rStyle w:val="-Normal"/>
            <w:rFonts w:ascii="Frutiger LT Arabic 45 Light" w:hAnsi="Frutiger LT Arabic 45 Light" w:cs="Frutiger LT Arabic 45 Light"/>
            <w:color w:val="000000" w:themeColor="text1"/>
          </w:rPr>
          <w:delText>This document is not intended to address installation and configuration details of the actual implementation.</w:delText>
        </w:r>
      </w:del>
    </w:p>
    <w:p w14:paraId="07316ECA" w14:textId="77777777" w:rsidR="00EE76BC" w:rsidRPr="00EB1F74" w:rsidDel="00FD392C" w:rsidRDefault="00224202" w:rsidP="00CB3C97">
      <w:pPr>
        <w:jc w:val="both"/>
        <w:rPr>
          <w:del w:id="2184" w:author="Islam Nady" w:date="2024-06-09T15:53:00Z"/>
          <w:rStyle w:val="-Normal"/>
          <w:rFonts w:ascii="Frutiger LT Arabic 45 Light" w:hAnsi="Frutiger LT Arabic 45 Light" w:cs="Frutiger LT Arabic 45 Light"/>
          <w:color w:val="000000" w:themeColor="text1"/>
        </w:rPr>
      </w:pPr>
      <w:del w:id="2185" w:author="Islam Nady" w:date="2024-06-09T15:53:00Z">
        <w:r w:rsidRPr="00EB1F74" w:rsidDel="00FD392C">
          <w:rPr>
            <w:rStyle w:val="-Normal"/>
            <w:rFonts w:ascii="Frutiger LT Arabic 45 Light" w:hAnsi="Frutiger LT Arabic 45 Light" w:cs="Frutiger LT Arabic 45 Light"/>
            <w:color w:val="000000" w:themeColor="text1"/>
          </w:rPr>
          <w:delText>As is true with any high level design, this document will be updated and refined based on changing requirements.</w:delText>
        </w:r>
      </w:del>
    </w:p>
    <w:p w14:paraId="0E73FD79" w14:textId="77777777" w:rsidR="00EE76BC" w:rsidRPr="00EB1F74" w:rsidRDefault="004E3B81" w:rsidP="00CB3C97">
      <w:pPr>
        <w:pStyle w:val="-Heading2"/>
        <w:rPr>
          <w:rFonts w:ascii="Frutiger LT Arabic 45 Light" w:hAnsi="Frutiger LT Arabic 45 Light" w:cs="Frutiger LT Arabic 45 Light"/>
          <w:color w:val="000000" w:themeColor="text1"/>
        </w:rPr>
      </w:pPr>
      <w:bookmarkStart w:id="2186" w:name="_Toc465250422"/>
      <w:bookmarkStart w:id="2187" w:name="_Toc465254777"/>
      <w:bookmarkStart w:id="2188" w:name="_Toc133740245"/>
      <w:r w:rsidRPr="001D4148">
        <w:rPr>
          <w:rFonts w:ascii="Frutiger LT Arabic 45 Light" w:eastAsia="Calibri" w:hAnsi="Frutiger LT Arabic 45 Light" w:cs="Frutiger LT Arabic 45 Light"/>
          <w:i/>
          <w:iCs/>
          <w:color w:val="8A7967"/>
        </w:rPr>
        <w:t>Purpose</w:t>
      </w:r>
      <w:bookmarkEnd w:id="2186"/>
      <w:bookmarkEnd w:id="2187"/>
      <w:bookmarkEnd w:id="2188"/>
    </w:p>
    <w:p w14:paraId="12CFC661" w14:textId="77777777" w:rsidR="002844F2" w:rsidRPr="00EB1F74" w:rsidRDefault="002844F2" w:rsidP="002844F2">
      <w:pPr>
        <w:jc w:val="both"/>
        <w:rPr>
          <w:ins w:id="2189" w:author="Islam Nady" w:date="2024-06-09T15:56:00Z"/>
          <w:rStyle w:val="-Normal"/>
          <w:rFonts w:ascii="Frutiger LT Arabic 45 Light" w:hAnsi="Frutiger LT Arabic 45 Light" w:cs="Frutiger LT Arabic 45 Light"/>
          <w:color w:val="000000" w:themeColor="text1"/>
        </w:rPr>
      </w:pPr>
      <w:ins w:id="2190" w:author="Islam Nady" w:date="2024-06-09T15:56:00Z">
        <w:r w:rsidRPr="00EB1F74">
          <w:rPr>
            <w:rStyle w:val="-Normal"/>
            <w:rFonts w:ascii="Frutiger LT Arabic 45 Light" w:hAnsi="Frutiger LT Arabic 45 Light" w:cs="Frutiger LT Arabic 45 Light"/>
            <w:color w:val="000000" w:themeColor="text1"/>
          </w:rPr>
          <w:t>This document describes the procedures and needed technical details</w:t>
        </w:r>
        <w:r>
          <w:rPr>
            <w:rStyle w:val="-Normal"/>
            <w:rFonts w:ascii="Frutiger LT Arabic 45 Light" w:hAnsi="Frutiger LT Arabic 45 Light" w:cs="Frutiger LT Arabic 45 Light"/>
            <w:color w:val="000000" w:themeColor="text1"/>
          </w:rPr>
          <w:t xml:space="preserve"> for implementing projects with infra-structure</w:t>
        </w:r>
        <w:r w:rsidRPr="00EB1F74">
          <w:rPr>
            <w:rStyle w:val="-Normal"/>
            <w:rFonts w:ascii="Frutiger LT Arabic 45 Light" w:hAnsi="Frutiger LT Arabic 45 Light" w:cs="Frutiger LT Arabic 45 Light"/>
            <w:color w:val="000000" w:themeColor="text1"/>
          </w:rPr>
          <w:t xml:space="preserve">. The document is presented for Architecture and Technical Teams </w:t>
        </w:r>
        <w:r>
          <w:rPr>
            <w:rStyle w:val="-Normal"/>
            <w:rFonts w:ascii="Frutiger LT Arabic 45 Light" w:hAnsi="Frutiger LT Arabic 45 Light" w:cs="Frutiger LT Arabic 45 Light"/>
            <w:color w:val="000000" w:themeColor="text1"/>
          </w:rPr>
          <w:t>discussions to provide common understanding between ABIC various technical department &amp; vendors.</w:t>
        </w:r>
      </w:ins>
    </w:p>
    <w:p w14:paraId="47FA2C4A" w14:textId="77777777" w:rsidR="009B4C78" w:rsidRPr="00EB1F74" w:rsidDel="002844F2" w:rsidRDefault="00224202" w:rsidP="00BC2B3A">
      <w:pPr>
        <w:jc w:val="both"/>
        <w:rPr>
          <w:del w:id="2191" w:author="Islam Nady" w:date="2024-06-09T15:56:00Z"/>
          <w:rStyle w:val="-Normal"/>
          <w:rFonts w:ascii="Frutiger LT Arabic 45 Light" w:hAnsi="Frutiger LT Arabic 45 Light" w:cs="Frutiger LT Arabic 45 Light"/>
          <w:color w:val="000000" w:themeColor="text1"/>
        </w:rPr>
      </w:pPr>
      <w:del w:id="2192" w:author="Islam Nady" w:date="2024-06-09T15:56:00Z">
        <w:r w:rsidRPr="00EB1F74" w:rsidDel="002844F2">
          <w:rPr>
            <w:rStyle w:val="-Normal"/>
            <w:rFonts w:ascii="Frutiger LT Arabic 45 Light" w:hAnsi="Frutiger LT Arabic 45 Light" w:cs="Frutiger LT Arabic 45 Light"/>
            <w:color w:val="000000" w:themeColor="text1"/>
          </w:rPr>
          <w:delText>This document describes the procedures and needed technical details</w:delText>
        </w:r>
        <w:r w:rsidR="00BC2B3A" w:rsidDel="002844F2">
          <w:rPr>
            <w:rStyle w:val="-Normal"/>
            <w:rFonts w:ascii="Frutiger LT Arabic 45 Light" w:hAnsi="Frutiger LT Arabic 45 Light" w:cs="Frutiger LT Arabic 45 Light"/>
            <w:color w:val="000000" w:themeColor="text1"/>
          </w:rPr>
          <w:delText xml:space="preserve"> for implementing projects with infra-structure</w:delText>
        </w:r>
        <w:r w:rsidRPr="00EB1F74" w:rsidDel="002844F2">
          <w:rPr>
            <w:rStyle w:val="-Normal"/>
            <w:rFonts w:ascii="Frutiger LT Arabic 45 Light" w:hAnsi="Frutiger LT Arabic 45 Light" w:cs="Frutiger LT Arabic 45 Light"/>
            <w:color w:val="000000" w:themeColor="text1"/>
          </w:rPr>
          <w:delText xml:space="preserve">. The document is presented for Architecture and Technical Teams </w:delText>
        </w:r>
        <w:r w:rsidR="00BC2B3A" w:rsidDel="002844F2">
          <w:rPr>
            <w:rStyle w:val="-Normal"/>
            <w:rFonts w:ascii="Frutiger LT Arabic 45 Light" w:hAnsi="Frutiger LT Arabic 45 Light" w:cs="Frutiger LT Arabic 45 Light"/>
            <w:color w:val="000000" w:themeColor="text1"/>
          </w:rPr>
          <w:delText>discussions to provide common understanding between BAB various technical department &amp; vendors.</w:delText>
        </w:r>
      </w:del>
    </w:p>
    <w:p w14:paraId="6381DD6F" w14:textId="77777777" w:rsidR="004E3B81" w:rsidRPr="00EB1F74" w:rsidRDefault="00224202" w:rsidP="00CB3C97">
      <w:pPr>
        <w:pStyle w:val="-Heading2"/>
        <w:rPr>
          <w:rFonts w:ascii="Frutiger LT Arabic 45 Light" w:hAnsi="Frutiger LT Arabic 45 Light" w:cs="Frutiger LT Arabic 45 Light"/>
          <w:color w:val="000000" w:themeColor="text1"/>
        </w:rPr>
      </w:pPr>
      <w:bookmarkStart w:id="2193" w:name="_Toc465250423"/>
      <w:bookmarkStart w:id="2194" w:name="_Toc465254778"/>
      <w:bookmarkStart w:id="2195" w:name="_Toc133740246"/>
      <w:bookmarkStart w:id="2196" w:name="_Toc2583173"/>
      <w:bookmarkStart w:id="2197" w:name="_Toc11403139"/>
      <w:r w:rsidRPr="001D4148">
        <w:rPr>
          <w:rFonts w:ascii="Frutiger LT Arabic 45 Light" w:eastAsia="Calibri" w:hAnsi="Frutiger LT Arabic 45 Light" w:cs="Frutiger LT Arabic 45 Light"/>
          <w:i/>
          <w:iCs/>
          <w:color w:val="8A7967"/>
        </w:rPr>
        <w:t>Scope</w:t>
      </w:r>
      <w:bookmarkEnd w:id="2193"/>
      <w:bookmarkEnd w:id="2194"/>
      <w:bookmarkEnd w:id="2195"/>
    </w:p>
    <w:p w14:paraId="0818E144" w14:textId="77777777" w:rsidR="008226F9" w:rsidRDefault="008226F9" w:rsidP="008226F9">
      <w:pPr>
        <w:jc w:val="both"/>
        <w:rPr>
          <w:ins w:id="2198" w:author="Islam Nady" w:date="2024-06-09T15:58:00Z"/>
          <w:rStyle w:val="-Normal"/>
          <w:rFonts w:ascii="Frutiger LT Arabic 45 Light" w:hAnsi="Frutiger LT Arabic 45 Light" w:cs="Frutiger LT Arabic 45 Light"/>
          <w:color w:val="000000" w:themeColor="text1"/>
        </w:rPr>
      </w:pPr>
      <w:ins w:id="2199" w:author="Islam Nady" w:date="2024-06-09T15:58:00Z">
        <w:r w:rsidRPr="00EB1F74">
          <w:rPr>
            <w:rStyle w:val="-Normal"/>
            <w:rFonts w:ascii="Frutiger LT Arabic 45 Light" w:hAnsi="Frutiger LT Arabic 45 Light" w:cs="Frutiger LT Arabic 45 Light"/>
            <w:color w:val="000000" w:themeColor="text1"/>
          </w:rPr>
          <w:t xml:space="preserve">The scope is to </w:t>
        </w:r>
        <w:r>
          <w:rPr>
            <w:rStyle w:val="-Normal"/>
            <w:rFonts w:ascii="Frutiger LT Arabic 45 Light" w:hAnsi="Frutiger LT Arabic 45 Light" w:cs="Frutiger LT Arabic 45 Light"/>
            <w:color w:val="000000" w:themeColor="text1"/>
          </w:rPr>
          <w:t xml:space="preserve">implement </w:t>
        </w:r>
        <w:r w:rsidR="006D0B26">
          <w:rPr>
            <w:rStyle w:val="-Normal"/>
            <w:rFonts w:ascii="Frutiger LT Arabic 45 Light" w:hAnsi="Frutiger LT Arabic 45 Light" w:cs="Frutiger LT Arabic 45 Light"/>
            <w:color w:val="000000" w:themeColor="text1"/>
          </w:rPr>
          <w:t>processes</w:t>
        </w:r>
        <w:r>
          <w:rPr>
            <w:rStyle w:val="-Normal"/>
            <w:rFonts w:ascii="Frutiger LT Arabic 45 Light" w:hAnsi="Frutiger LT Arabic 45 Light" w:cs="Frutiger LT Arabic 45 Light"/>
            <w:color w:val="000000" w:themeColor="text1"/>
          </w:rPr>
          <w:t xml:space="preserve"> </w:t>
        </w:r>
        <w:r w:rsidRPr="00EB1F74">
          <w:rPr>
            <w:rStyle w:val="-Normal"/>
            <w:rFonts w:ascii="Frutiger LT Arabic 45 Light" w:hAnsi="Frutiger LT Arabic 45 Light" w:cs="Frutiger LT Arabic 45 Light"/>
            <w:color w:val="000000" w:themeColor="text1"/>
          </w:rPr>
          <w:t xml:space="preserve">of </w:t>
        </w:r>
        <w:r>
          <w:rPr>
            <w:rStyle w:val="-Normal"/>
            <w:rFonts w:ascii="Frutiger LT Arabic 45 Light" w:hAnsi="Frutiger LT Arabic 45 Light" w:cs="Frutiger LT Arabic 45 Light"/>
            <w:color w:val="000000" w:themeColor="text1"/>
          </w:rPr>
          <w:t>RPA</w:t>
        </w:r>
        <w:r w:rsidRPr="00EB1F74">
          <w:rPr>
            <w:rStyle w:val="-Normal"/>
            <w:rFonts w:ascii="Frutiger LT Arabic 45 Light" w:hAnsi="Frutiger LT Arabic 45 Light" w:cs="Frutiger LT Arabic 45 Light"/>
            <w:color w:val="000000" w:themeColor="text1"/>
          </w:rPr>
          <w:t xml:space="preserve"> system</w:t>
        </w:r>
        <w:r>
          <w:rPr>
            <w:rStyle w:val="-Normal"/>
            <w:rFonts w:ascii="Frutiger LT Arabic 45 Light" w:hAnsi="Frutiger LT Arabic 45 Light" w:cs="Frutiger LT Arabic 45 Light"/>
            <w:color w:val="000000" w:themeColor="text1"/>
          </w:rPr>
          <w:t xml:space="preserve"> from “Automation Anywhere” company</w:t>
        </w:r>
        <w:r w:rsidRPr="00EB1F74">
          <w:rPr>
            <w:rStyle w:val="-Normal"/>
            <w:rFonts w:ascii="Frutiger LT Arabic 45 Light" w:hAnsi="Frutiger LT Arabic 45 Light" w:cs="Frutiger LT Arabic 45 Light"/>
            <w:color w:val="000000" w:themeColor="text1"/>
          </w:rPr>
          <w:t>. The process follows Bank Albilad</w:t>
        </w:r>
      </w:ins>
      <w:ins w:id="2200" w:author="Islam Nady" w:date="2024-06-09T15:59:00Z">
        <w:r w:rsidR="006D0B26">
          <w:rPr>
            <w:rStyle w:val="-Normal"/>
            <w:rFonts w:ascii="Frutiger LT Arabic 45 Light" w:hAnsi="Frutiger LT Arabic 45 Light" w:cs="Frutiger LT Arabic 45 Light"/>
            <w:color w:val="000000" w:themeColor="text1"/>
          </w:rPr>
          <w:t xml:space="preserve"> and Albilad Capital</w:t>
        </w:r>
      </w:ins>
      <w:ins w:id="2201" w:author="Islam Nady" w:date="2024-06-09T15:58:00Z">
        <w:r w:rsidRPr="00EB1F74">
          <w:rPr>
            <w:rStyle w:val="-Normal"/>
            <w:rFonts w:ascii="Frutiger LT Arabic 45 Light" w:hAnsi="Frutiger LT Arabic 45 Light" w:cs="Frutiger LT Arabic 45 Light"/>
            <w:color w:val="000000" w:themeColor="text1"/>
          </w:rPr>
          <w:t xml:space="preserve"> standards.</w:t>
        </w:r>
      </w:ins>
    </w:p>
    <w:p w14:paraId="3D869D6F" w14:textId="77777777" w:rsidR="008226F9" w:rsidRDefault="008226F9" w:rsidP="008226F9">
      <w:pPr>
        <w:jc w:val="both"/>
        <w:rPr>
          <w:ins w:id="2202" w:author="Islam Nady" w:date="2024-06-09T15:58:00Z"/>
          <w:rStyle w:val="-Normal"/>
          <w:rFonts w:ascii="Frutiger LT Arabic 45 Light" w:hAnsi="Frutiger LT Arabic 45 Light" w:cs="Frutiger LT Arabic 45 Light"/>
          <w:color w:val="000000" w:themeColor="text1"/>
        </w:rPr>
      </w:pPr>
      <w:ins w:id="2203" w:author="Islam Nady" w:date="2024-06-09T15:58:00Z">
        <w:r>
          <w:rPr>
            <w:rStyle w:val="-Normal"/>
            <w:rFonts w:ascii="Frutiger LT Arabic 45 Light" w:hAnsi="Frutiger LT Arabic 45 Light" w:cs="Frutiger LT Arabic 45 Light"/>
            <w:color w:val="000000" w:themeColor="text1"/>
          </w:rPr>
          <w:t>The following to be taken in consideration:</w:t>
        </w:r>
      </w:ins>
    </w:p>
    <w:p w14:paraId="705279D9" w14:textId="77777777" w:rsidR="008226F9" w:rsidRDefault="008226F9" w:rsidP="008226F9">
      <w:pPr>
        <w:pStyle w:val="ListParagraph"/>
        <w:numPr>
          <w:ilvl w:val="0"/>
          <w:numId w:val="32"/>
        </w:numPr>
        <w:jc w:val="both"/>
        <w:rPr>
          <w:ins w:id="2204" w:author="Islam Nady" w:date="2024-06-09T15:58:00Z"/>
          <w:rStyle w:val="-Normal"/>
          <w:rFonts w:ascii="Frutiger LT Arabic 45 Light" w:hAnsi="Frutiger LT Arabic 45 Light" w:cs="Frutiger LT Arabic 45 Light"/>
          <w:color w:val="000000" w:themeColor="text1"/>
        </w:rPr>
      </w:pPr>
      <w:ins w:id="2205" w:author="Islam Nady" w:date="2024-06-09T15:58:00Z">
        <w:r w:rsidRPr="00676989">
          <w:rPr>
            <w:rStyle w:val="-Normal"/>
            <w:rFonts w:ascii="Frutiger LT Arabic 45 Light" w:hAnsi="Frutiger LT Arabic 45 Light" w:cs="Frutiger LT Arabic 45 Light"/>
            <w:color w:val="000000" w:themeColor="text1"/>
          </w:rPr>
          <w:t>Technology Support multi-tenant</w:t>
        </w:r>
        <w:r>
          <w:rPr>
            <w:rStyle w:val="-Normal"/>
            <w:rFonts w:ascii="Frutiger LT Arabic 45 Light" w:hAnsi="Frutiger LT Arabic 45 Light" w:cs="Frutiger LT Arabic 45 Light"/>
            <w:color w:val="000000" w:themeColor="text1"/>
          </w:rPr>
          <w:t xml:space="preserve">: </w:t>
        </w:r>
        <w:r w:rsidRPr="00676989">
          <w:rPr>
            <w:rStyle w:val="-Normal"/>
            <w:rFonts w:ascii="Frutiger LT Arabic 45 Light" w:hAnsi="Frutiger LT Arabic 45 Light" w:cs="Frutiger LT Arabic 45 Light"/>
            <w:color w:val="000000" w:themeColor="text1"/>
          </w:rPr>
          <w:t xml:space="preserve">To make sure we can have logical segregation between </w:t>
        </w:r>
        <w:r w:rsidRPr="00676989">
          <w:rPr>
            <w:rStyle w:val="-Normal"/>
            <w:rFonts w:ascii="Frutiger LT Arabic 45 Light" w:hAnsi="Frutiger LT Arabic 45 Light" w:cs="Frutiger LT Arabic 45 Light"/>
            <w:color w:val="000000" w:themeColor="text1"/>
            <w:highlight w:val="yellow"/>
          </w:rPr>
          <w:t>BAB &amp; ABIC</w:t>
        </w:r>
        <w:r w:rsidRPr="00676989">
          <w:rPr>
            <w:rStyle w:val="-Normal"/>
            <w:rFonts w:ascii="Frutiger LT Arabic 45 Light" w:hAnsi="Frutiger LT Arabic 45 Light" w:cs="Frutiger LT Arabic 45 Light"/>
            <w:color w:val="000000" w:themeColor="text1"/>
          </w:rPr>
          <w:t>.</w:t>
        </w:r>
      </w:ins>
    </w:p>
    <w:p w14:paraId="27196176" w14:textId="77777777" w:rsidR="008226F9" w:rsidRDefault="008226F9" w:rsidP="008226F9">
      <w:pPr>
        <w:pStyle w:val="ListParagraph"/>
        <w:numPr>
          <w:ilvl w:val="0"/>
          <w:numId w:val="32"/>
        </w:numPr>
        <w:jc w:val="both"/>
        <w:rPr>
          <w:ins w:id="2206" w:author="Islam Nady" w:date="2024-06-09T15:58:00Z"/>
          <w:rStyle w:val="-Normal"/>
          <w:rFonts w:ascii="Frutiger LT Arabic 45 Light" w:hAnsi="Frutiger LT Arabic 45 Light" w:cs="Frutiger LT Arabic 45 Light"/>
          <w:color w:val="000000" w:themeColor="text1"/>
        </w:rPr>
      </w:pPr>
      <w:ins w:id="2207" w:author="Islam Nady" w:date="2024-06-09T15:58:00Z">
        <w:r w:rsidRPr="001D739D">
          <w:rPr>
            <w:rStyle w:val="-Normal"/>
            <w:rFonts w:ascii="Frutiger LT Arabic 45 Light" w:hAnsi="Frutiger LT Arabic 45 Light" w:cs="Frutiger LT Arabic 45 Light"/>
            <w:color w:val="000000" w:themeColor="text1"/>
          </w:rPr>
          <w:t>Software robots all require a PC, a user account(s), and access to an application(s)</w:t>
        </w:r>
        <w:r>
          <w:rPr>
            <w:rStyle w:val="-Normal"/>
            <w:rFonts w:ascii="Frutiger LT Arabic 45 Light" w:hAnsi="Frutiger LT Arabic 45 Light" w:cs="Frutiger LT Arabic 45 Light"/>
            <w:color w:val="000000" w:themeColor="text1"/>
          </w:rPr>
          <w:t>.</w:t>
        </w:r>
      </w:ins>
    </w:p>
    <w:p w14:paraId="13BCA770" w14:textId="77777777" w:rsidR="008226F9" w:rsidRPr="00676989" w:rsidRDefault="008226F9" w:rsidP="008226F9">
      <w:pPr>
        <w:pStyle w:val="ListParagraph"/>
        <w:numPr>
          <w:ilvl w:val="0"/>
          <w:numId w:val="32"/>
        </w:numPr>
        <w:jc w:val="both"/>
        <w:rPr>
          <w:ins w:id="2208" w:author="Islam Nady" w:date="2024-06-09T15:58:00Z"/>
          <w:rStyle w:val="-Normal"/>
          <w:rFonts w:ascii="Frutiger LT Arabic 45 Light" w:hAnsi="Frutiger LT Arabic 45 Light" w:cs="Frutiger LT Arabic 45 Light"/>
          <w:color w:val="000000" w:themeColor="text1"/>
        </w:rPr>
      </w:pPr>
      <w:ins w:id="2209" w:author="Islam Nady" w:date="2024-06-09T15:58:00Z">
        <w:r>
          <w:rPr>
            <w:rStyle w:val="-Normal"/>
            <w:rFonts w:ascii="Frutiger LT Arabic 45 Light" w:hAnsi="Frutiger LT Arabic 45 Light" w:cs="Frutiger LT Arabic 45 Light"/>
            <w:color w:val="000000" w:themeColor="text1"/>
          </w:rPr>
          <w:t>V</w:t>
        </w:r>
        <w:r w:rsidRPr="001D739D">
          <w:rPr>
            <w:rStyle w:val="-Normal"/>
            <w:rFonts w:ascii="Frutiger LT Arabic 45 Light" w:hAnsi="Frutiger LT Arabic 45 Light" w:cs="Frutiger LT Arabic 45 Light"/>
            <w:color w:val="000000" w:themeColor="text1"/>
          </w:rPr>
          <w:t>ersion control</w:t>
        </w:r>
        <w:r>
          <w:rPr>
            <w:rStyle w:val="-Normal"/>
            <w:rFonts w:ascii="Frutiger LT Arabic 45 Light" w:hAnsi="Frutiger LT Arabic 45 Light" w:cs="Frutiger LT Arabic 45 Light"/>
            <w:color w:val="000000" w:themeColor="text1"/>
          </w:rPr>
          <w:t xml:space="preserve"> is required.</w:t>
        </w:r>
      </w:ins>
    </w:p>
    <w:p w14:paraId="477036AC" w14:textId="77777777" w:rsidR="009B4C78" w:rsidRPr="00EB1F74" w:rsidDel="008226F9" w:rsidRDefault="00224202" w:rsidP="00CB3C97">
      <w:pPr>
        <w:jc w:val="both"/>
        <w:rPr>
          <w:del w:id="2210" w:author="Islam Nady" w:date="2024-06-09T15:58:00Z"/>
          <w:rStyle w:val="-Normal"/>
          <w:rFonts w:ascii="Frutiger LT Arabic 45 Light" w:hAnsi="Frutiger LT Arabic 45 Light" w:cs="Frutiger LT Arabic 45 Light"/>
          <w:color w:val="000000" w:themeColor="text1"/>
        </w:rPr>
      </w:pPr>
      <w:del w:id="2211" w:author="Islam Nady" w:date="2024-06-09T15:58:00Z">
        <w:r w:rsidRPr="00EB1F74" w:rsidDel="008226F9">
          <w:rPr>
            <w:rStyle w:val="-Normal"/>
            <w:rFonts w:ascii="Frutiger LT Arabic 45 Light" w:hAnsi="Frutiger LT Arabic 45 Light" w:cs="Frutiger LT Arabic 45 Light"/>
            <w:color w:val="000000" w:themeColor="text1"/>
          </w:rPr>
          <w:delText>The scope is to manage and assure a complete implementation of the system</w:delText>
        </w:r>
        <w:r w:rsidR="00732200" w:rsidDel="008226F9">
          <w:rPr>
            <w:rStyle w:val="-Normal"/>
            <w:rFonts w:ascii="Frutiger LT Arabic 45 Light" w:hAnsi="Frutiger LT Arabic 45 Light" w:cs="Frutiger LT Arabic 45 Light"/>
            <w:color w:val="000000" w:themeColor="text1"/>
          </w:rPr>
          <w:delText xml:space="preserve"> from high level prespective</w:delText>
        </w:r>
        <w:r w:rsidRPr="00EB1F74" w:rsidDel="008226F9">
          <w:rPr>
            <w:rStyle w:val="-Normal"/>
            <w:rFonts w:ascii="Frutiger LT Arabic 45 Light" w:hAnsi="Frutiger LT Arabic 45 Light" w:cs="Frutiger LT Arabic 45 Light"/>
            <w:color w:val="000000" w:themeColor="text1"/>
          </w:rPr>
          <w:delText>. The process follows Bank Albilad standards.</w:delText>
        </w:r>
        <w:r w:rsidR="009B4C78" w:rsidRPr="00EB1F74" w:rsidDel="008226F9">
          <w:rPr>
            <w:rStyle w:val="-Normal"/>
            <w:rFonts w:ascii="Frutiger LT Arabic 45 Light" w:hAnsi="Frutiger LT Arabic 45 Light" w:cs="Frutiger LT Arabic 45 Light"/>
            <w:color w:val="000000" w:themeColor="text1"/>
          </w:rPr>
          <w:delText xml:space="preserve"> </w:delText>
        </w:r>
      </w:del>
    </w:p>
    <w:p w14:paraId="36EE4D29" w14:textId="77777777" w:rsidR="00571C4D" w:rsidRPr="00EB1F74" w:rsidRDefault="00571C4D" w:rsidP="00571C4D">
      <w:pPr>
        <w:pStyle w:val="-Heading2"/>
        <w:rPr>
          <w:rFonts w:ascii="Frutiger LT Arabic 45 Light" w:hAnsi="Frutiger LT Arabic 45 Light" w:cs="Frutiger LT Arabic 45 Light"/>
          <w:color w:val="000000" w:themeColor="text1"/>
        </w:rPr>
      </w:pPr>
      <w:bookmarkStart w:id="2212" w:name="_Toc133740247"/>
      <w:bookmarkStart w:id="2213" w:name="_Toc465250424"/>
      <w:bookmarkStart w:id="2214" w:name="_Toc465254779"/>
      <w:r>
        <w:rPr>
          <w:rFonts w:ascii="Frutiger LT Arabic 45 Light" w:eastAsia="Calibri" w:hAnsi="Frutiger LT Arabic 45 Light" w:cs="Frutiger LT Arabic 45 Light"/>
          <w:i/>
          <w:iCs/>
          <w:color w:val="8A7967"/>
        </w:rPr>
        <w:t>B</w:t>
      </w:r>
      <w:r w:rsidR="0067007E">
        <w:rPr>
          <w:rFonts w:ascii="Frutiger LT Arabic 45 Light" w:eastAsia="Calibri" w:hAnsi="Frutiger LT Arabic 45 Light" w:cs="Frutiger LT Arabic 45 Light"/>
          <w:i/>
          <w:iCs/>
          <w:color w:val="8A7967"/>
        </w:rPr>
        <w:t xml:space="preserve">usiness </w:t>
      </w:r>
      <w:r>
        <w:rPr>
          <w:rFonts w:ascii="Frutiger LT Arabic 45 Light" w:eastAsia="Calibri" w:hAnsi="Frutiger LT Arabic 45 Light" w:cs="Frutiger LT Arabic 45 Light"/>
          <w:i/>
          <w:iCs/>
          <w:color w:val="8A7967"/>
        </w:rPr>
        <w:t>C</w:t>
      </w:r>
      <w:r w:rsidR="0067007E">
        <w:rPr>
          <w:rFonts w:ascii="Frutiger LT Arabic 45 Light" w:eastAsia="Calibri" w:hAnsi="Frutiger LT Arabic 45 Light" w:cs="Frutiger LT Arabic 45 Light"/>
          <w:i/>
          <w:iCs/>
          <w:color w:val="8A7967"/>
        </w:rPr>
        <w:t>ontinuity</w:t>
      </w:r>
      <w:bookmarkEnd w:id="2212"/>
    </w:p>
    <w:p w14:paraId="6F12EE37" w14:textId="77777777" w:rsidR="00571C4D" w:rsidRDefault="0067007E" w:rsidP="00571C4D">
      <w:pPr>
        <w:jc w:val="both"/>
        <w:rPr>
          <w:rStyle w:val="-Normal"/>
          <w:rFonts w:ascii="Frutiger LT Arabic 45 Light" w:hAnsi="Frutiger LT Arabic 45 Light" w:cs="Frutiger LT Arabic 45 Light"/>
          <w:color w:val="000000" w:themeColor="text1"/>
        </w:rPr>
      </w:pPr>
      <w:r w:rsidRPr="005F4A85">
        <w:rPr>
          <w:rStyle w:val="-Normal"/>
          <w:rFonts w:ascii="Frutiger LT Arabic 45 Light" w:hAnsi="Frutiger LT Arabic 45 Light" w:cs="Frutiger LT Arabic 45 Light"/>
          <w:color w:val="000000" w:themeColor="text1"/>
          <w:highlight w:val="yellow"/>
        </w:rPr>
        <w:t>&lt;This section is filled after discussion between BCM &amp; Business to understand / identify the criticality of the system&gt;</w:t>
      </w:r>
    </w:p>
    <w:p w14:paraId="4449A965" w14:textId="77777777" w:rsidR="00D867ED" w:rsidRDefault="00D867ED" w:rsidP="00D867ED">
      <w:pPr>
        <w:jc w:val="both"/>
        <w:rPr>
          <w:rStyle w:val="-Normal"/>
          <w:rFonts w:ascii="Frutiger LT Arabic 45 Light" w:hAnsi="Frutiger LT Arabic 45 Light" w:cs="Frutiger LT Arabic 45 Light"/>
          <w:color w:val="000000" w:themeColor="text1"/>
        </w:rPr>
      </w:pPr>
      <w:r>
        <w:rPr>
          <w:rStyle w:val="-Normal"/>
          <w:rFonts w:ascii="Frutiger LT Arabic 45 Light" w:hAnsi="Frutiger LT Arabic 45 Light" w:cs="Frutiger LT Arabic 45 Light"/>
          <w:color w:val="000000" w:themeColor="text1"/>
        </w:rPr>
        <w:t>Critical level: &lt;Please fill&gt;</w:t>
      </w:r>
    </w:p>
    <w:p w14:paraId="58F45371" w14:textId="77777777" w:rsidR="005B1BD9" w:rsidRDefault="005B1BD9" w:rsidP="00571C4D">
      <w:pPr>
        <w:jc w:val="both"/>
        <w:rPr>
          <w:rStyle w:val="-Normal"/>
          <w:rFonts w:ascii="Frutiger LT Arabic 45 Light" w:hAnsi="Frutiger LT Arabic 45 Light" w:cs="Frutiger LT Arabic 45 Light"/>
          <w:color w:val="000000" w:themeColor="text1"/>
        </w:rPr>
      </w:pPr>
      <w:r>
        <w:rPr>
          <w:rStyle w:val="-Normal"/>
          <w:rFonts w:ascii="Frutiger LT Arabic 45 Light" w:hAnsi="Frutiger LT Arabic 45 Light" w:cs="Frutiger LT Arabic 45 Light"/>
          <w:color w:val="000000" w:themeColor="text1"/>
        </w:rPr>
        <w:t>Failover required: &lt;Yes/No&gt;</w:t>
      </w:r>
    </w:p>
    <w:p w14:paraId="30320865" w14:textId="77777777" w:rsidR="00666EFB" w:rsidRDefault="00666EFB" w:rsidP="00D867ED">
      <w:pPr>
        <w:jc w:val="both"/>
        <w:rPr>
          <w:rStyle w:val="-Normal"/>
          <w:rFonts w:ascii="Frutiger LT Arabic 45 Light" w:hAnsi="Frutiger LT Arabic 45 Light" w:cs="Frutiger LT Arabic 45 Light"/>
          <w:color w:val="000000" w:themeColor="text1"/>
        </w:rPr>
      </w:pPr>
      <w:r>
        <w:rPr>
          <w:rStyle w:val="-Normal"/>
          <w:rFonts w:ascii="Frutiger LT Arabic 45 Light" w:hAnsi="Frutiger LT Arabic 45 Light" w:cs="Frutiger LT Arabic 45 Light"/>
          <w:color w:val="000000" w:themeColor="text1"/>
        </w:rPr>
        <w:t>BCM comments: &lt;Fill if required&gt;</w:t>
      </w:r>
    </w:p>
    <w:p w14:paraId="0A78C537" w14:textId="77777777" w:rsidR="005952C4" w:rsidRDefault="005952C4" w:rsidP="00D867ED">
      <w:pPr>
        <w:jc w:val="both"/>
        <w:rPr>
          <w:rStyle w:val="-Normal"/>
          <w:rFonts w:ascii="Frutiger LT Arabic 45 Light" w:hAnsi="Frutiger LT Arabic 45 Light" w:cs="Frutiger LT Arabic 45 Light"/>
          <w:color w:val="000000" w:themeColor="text1"/>
        </w:rPr>
      </w:pPr>
      <w:r>
        <w:rPr>
          <w:rStyle w:val="-Normal"/>
          <w:rFonts w:ascii="Frutiger LT Arabic 45 Light" w:hAnsi="Frutiger LT Arabic 45 Light" w:cs="Frutiger LT Arabic 45 Light"/>
          <w:color w:val="000000" w:themeColor="text1"/>
        </w:rPr>
        <w:t>BIA MTPD: &lt;Please fill</w:t>
      </w:r>
      <w:r w:rsidR="00853269">
        <w:rPr>
          <w:rStyle w:val="-Normal"/>
          <w:rFonts w:ascii="Frutiger LT Arabic 45 Light" w:hAnsi="Frutiger LT Arabic 45 Light" w:cs="Frutiger LT Arabic 45 Light"/>
          <w:color w:val="000000" w:themeColor="text1"/>
        </w:rPr>
        <w:t xml:space="preserve"> in mins, hours</w:t>
      </w:r>
      <w:r>
        <w:rPr>
          <w:rStyle w:val="-Normal"/>
          <w:rFonts w:ascii="Frutiger LT Arabic 45 Light" w:hAnsi="Frutiger LT Arabic 45 Light" w:cs="Frutiger LT Arabic 45 Light"/>
          <w:color w:val="000000" w:themeColor="text1"/>
        </w:rPr>
        <w:t>&gt;</w:t>
      </w:r>
    </w:p>
    <w:p w14:paraId="56327D23" w14:textId="77777777" w:rsidR="005B1BD9" w:rsidRPr="003F0E39" w:rsidRDefault="005B1BD9" w:rsidP="005B1BD9">
      <w:pPr>
        <w:pStyle w:val="Heading3"/>
        <w:numPr>
          <w:ilvl w:val="0"/>
          <w:numId w:val="24"/>
        </w:numPr>
        <w:spacing w:before="120"/>
        <w:rPr>
          <w:rFonts w:ascii="Frutiger LT Arabic 45 Light" w:hAnsi="Frutiger LT Arabic 45 Light" w:cs="Frutiger LT Arabic 45 Light"/>
          <w:i/>
          <w:iCs/>
          <w:sz w:val="22"/>
          <w:szCs w:val="22"/>
        </w:rPr>
      </w:pPr>
      <w:bookmarkStart w:id="2215" w:name="_Toc133740248"/>
      <w:r w:rsidRPr="003F0E39">
        <w:rPr>
          <w:rFonts w:ascii="Frutiger LT Arabic 45 Light" w:hAnsi="Frutiger LT Arabic 45 Light" w:cs="Frutiger LT Arabic 45 Light"/>
          <w:i/>
          <w:iCs/>
          <w:sz w:val="22"/>
          <w:szCs w:val="22"/>
        </w:rPr>
        <w:t>Primary Data Center:</w:t>
      </w:r>
      <w:bookmarkEnd w:id="2215"/>
    </w:p>
    <w:p w14:paraId="69F77D5B" w14:textId="77777777" w:rsidR="005B1BD9" w:rsidRDefault="003F0E39" w:rsidP="003F0E39">
      <w:pPr>
        <w:pStyle w:val="ListParagraph"/>
        <w:numPr>
          <w:ilvl w:val="1"/>
          <w:numId w:val="24"/>
        </w:numPr>
        <w:jc w:val="both"/>
        <w:rPr>
          <w:rStyle w:val="-Normal"/>
          <w:rFonts w:ascii="Frutiger LT Arabic 45 Light" w:hAnsi="Frutiger LT Arabic 45 Light" w:cs="Frutiger LT Arabic 45 Light"/>
          <w:color w:val="000000" w:themeColor="text1"/>
        </w:rPr>
      </w:pPr>
      <w:r>
        <w:rPr>
          <w:rStyle w:val="-Normal"/>
          <w:rFonts w:ascii="Frutiger LT Arabic 45 Light" w:hAnsi="Frutiger LT Arabic 45 Light" w:cs="Frutiger LT Arabic 45 Light"/>
          <w:color w:val="000000" w:themeColor="text1"/>
        </w:rPr>
        <w:t>RTO: &lt;Please fill</w:t>
      </w:r>
      <w:r w:rsidR="00853269" w:rsidRPr="00853269">
        <w:rPr>
          <w:rStyle w:val="-Normal"/>
          <w:rFonts w:ascii="Frutiger LT Arabic 45 Light" w:hAnsi="Frutiger LT Arabic 45 Light" w:cs="Frutiger LT Arabic 45 Light"/>
          <w:color w:val="000000" w:themeColor="text1"/>
        </w:rPr>
        <w:t xml:space="preserve"> </w:t>
      </w:r>
      <w:r w:rsidR="00853269">
        <w:rPr>
          <w:rStyle w:val="-Normal"/>
          <w:rFonts w:ascii="Frutiger LT Arabic 45 Light" w:hAnsi="Frutiger LT Arabic 45 Light" w:cs="Frutiger LT Arabic 45 Light"/>
          <w:color w:val="000000" w:themeColor="text1"/>
        </w:rPr>
        <w:t>in mins, hours</w:t>
      </w:r>
      <w:r>
        <w:rPr>
          <w:rStyle w:val="-Normal"/>
          <w:rFonts w:ascii="Frutiger LT Arabic 45 Light" w:hAnsi="Frutiger LT Arabic 45 Light" w:cs="Frutiger LT Arabic 45 Light"/>
          <w:color w:val="000000" w:themeColor="text1"/>
        </w:rPr>
        <w:t>&gt;</w:t>
      </w:r>
    </w:p>
    <w:p w14:paraId="5690FD80" w14:textId="77777777" w:rsidR="003F0E39" w:rsidRPr="003F0E39" w:rsidRDefault="003F0E39" w:rsidP="003F0E39">
      <w:pPr>
        <w:pStyle w:val="ListParagraph"/>
        <w:numPr>
          <w:ilvl w:val="1"/>
          <w:numId w:val="24"/>
        </w:numPr>
        <w:jc w:val="both"/>
        <w:rPr>
          <w:rStyle w:val="-Normal"/>
          <w:rFonts w:ascii="Frutiger LT Arabic 45 Light" w:hAnsi="Frutiger LT Arabic 45 Light" w:cs="Frutiger LT Arabic 45 Light"/>
          <w:color w:val="000000" w:themeColor="text1"/>
        </w:rPr>
      </w:pPr>
      <w:r>
        <w:rPr>
          <w:rStyle w:val="-Normal"/>
          <w:rFonts w:ascii="Frutiger LT Arabic 45 Light" w:hAnsi="Frutiger LT Arabic 45 Light" w:cs="Frutiger LT Arabic 45 Light"/>
          <w:color w:val="000000" w:themeColor="text1"/>
        </w:rPr>
        <w:t>RPO:</w:t>
      </w:r>
      <w:r w:rsidRPr="003F0E39">
        <w:rPr>
          <w:rStyle w:val="-Normal"/>
          <w:rFonts w:ascii="Frutiger LT Arabic 45 Light" w:hAnsi="Frutiger LT Arabic 45 Light" w:cs="Frutiger LT Arabic 45 Light"/>
          <w:color w:val="000000" w:themeColor="text1"/>
        </w:rPr>
        <w:t xml:space="preserve"> </w:t>
      </w:r>
      <w:r>
        <w:rPr>
          <w:rStyle w:val="-Normal"/>
          <w:rFonts w:ascii="Frutiger LT Arabic 45 Light" w:hAnsi="Frutiger LT Arabic 45 Light" w:cs="Frutiger LT Arabic 45 Light"/>
          <w:color w:val="000000" w:themeColor="text1"/>
        </w:rPr>
        <w:t>&lt;Please fill&gt;</w:t>
      </w:r>
    </w:p>
    <w:p w14:paraId="1359F17E" w14:textId="77777777" w:rsidR="005B1BD9" w:rsidRDefault="005B1BD9" w:rsidP="005B1BD9">
      <w:pPr>
        <w:pStyle w:val="Heading3"/>
        <w:numPr>
          <w:ilvl w:val="0"/>
          <w:numId w:val="24"/>
        </w:numPr>
        <w:spacing w:before="120"/>
        <w:rPr>
          <w:rFonts w:ascii="Frutiger LT Arabic 45 Light" w:hAnsi="Frutiger LT Arabic 45 Light" w:cs="Frutiger LT Arabic 45 Light"/>
          <w:i/>
          <w:iCs/>
          <w:sz w:val="22"/>
          <w:szCs w:val="22"/>
        </w:rPr>
      </w:pPr>
      <w:bookmarkStart w:id="2216" w:name="_Toc133740249"/>
      <w:r w:rsidRPr="003F0E39">
        <w:rPr>
          <w:rFonts w:ascii="Frutiger LT Arabic 45 Light" w:hAnsi="Frutiger LT Arabic 45 Light" w:cs="Frutiger LT Arabic 45 Light"/>
          <w:i/>
          <w:iCs/>
          <w:sz w:val="22"/>
          <w:szCs w:val="22"/>
        </w:rPr>
        <w:t>Secondary Data Center:</w:t>
      </w:r>
      <w:bookmarkEnd w:id="2216"/>
    </w:p>
    <w:p w14:paraId="7C922804" w14:textId="77777777" w:rsidR="00E8759C" w:rsidRDefault="00E8759C" w:rsidP="00E8759C">
      <w:pPr>
        <w:pStyle w:val="ListParagraph"/>
        <w:numPr>
          <w:ilvl w:val="1"/>
          <w:numId w:val="24"/>
        </w:numPr>
        <w:jc w:val="both"/>
        <w:rPr>
          <w:rStyle w:val="-Normal"/>
          <w:rFonts w:ascii="Frutiger LT Arabic 45 Light" w:hAnsi="Frutiger LT Arabic 45 Light" w:cs="Frutiger LT Arabic 45 Light"/>
          <w:color w:val="000000" w:themeColor="text1"/>
        </w:rPr>
      </w:pPr>
      <w:r>
        <w:rPr>
          <w:rStyle w:val="-Normal"/>
          <w:rFonts w:ascii="Frutiger LT Arabic 45 Light" w:hAnsi="Frutiger LT Arabic 45 Light" w:cs="Frutiger LT Arabic 45 Light"/>
          <w:color w:val="000000" w:themeColor="text1"/>
        </w:rPr>
        <w:t>RTO: &lt;Please fill</w:t>
      </w:r>
      <w:r w:rsidR="00853269" w:rsidRPr="00853269">
        <w:rPr>
          <w:rStyle w:val="-Normal"/>
          <w:rFonts w:ascii="Frutiger LT Arabic 45 Light" w:hAnsi="Frutiger LT Arabic 45 Light" w:cs="Frutiger LT Arabic 45 Light"/>
          <w:color w:val="000000" w:themeColor="text1"/>
        </w:rPr>
        <w:t xml:space="preserve"> </w:t>
      </w:r>
      <w:r w:rsidR="00853269">
        <w:rPr>
          <w:rStyle w:val="-Normal"/>
          <w:rFonts w:ascii="Frutiger LT Arabic 45 Light" w:hAnsi="Frutiger LT Arabic 45 Light" w:cs="Frutiger LT Arabic 45 Light"/>
          <w:color w:val="000000" w:themeColor="text1"/>
        </w:rPr>
        <w:t>in mins, hours</w:t>
      </w:r>
      <w:r>
        <w:rPr>
          <w:rStyle w:val="-Normal"/>
          <w:rFonts w:ascii="Frutiger LT Arabic 45 Light" w:hAnsi="Frutiger LT Arabic 45 Light" w:cs="Frutiger LT Arabic 45 Light"/>
          <w:color w:val="000000" w:themeColor="text1"/>
        </w:rPr>
        <w:t>&gt;</w:t>
      </w:r>
    </w:p>
    <w:p w14:paraId="0E1618F8" w14:textId="77777777" w:rsidR="00E8759C" w:rsidRDefault="00E8759C" w:rsidP="00E8759C">
      <w:pPr>
        <w:pStyle w:val="ListParagraph"/>
        <w:numPr>
          <w:ilvl w:val="1"/>
          <w:numId w:val="24"/>
        </w:numPr>
        <w:jc w:val="both"/>
        <w:rPr>
          <w:rStyle w:val="-Normal"/>
          <w:rFonts w:ascii="Frutiger LT Arabic 45 Light" w:hAnsi="Frutiger LT Arabic 45 Light" w:cs="Frutiger LT Arabic 45 Light"/>
          <w:color w:val="000000" w:themeColor="text1"/>
        </w:rPr>
      </w:pPr>
      <w:r>
        <w:rPr>
          <w:rStyle w:val="-Normal"/>
          <w:rFonts w:ascii="Frutiger LT Arabic 45 Light" w:hAnsi="Frutiger LT Arabic 45 Light" w:cs="Frutiger LT Arabic 45 Light"/>
          <w:color w:val="000000" w:themeColor="text1"/>
        </w:rPr>
        <w:t>RPO:</w:t>
      </w:r>
      <w:r w:rsidRPr="003F0E39">
        <w:rPr>
          <w:rStyle w:val="-Normal"/>
          <w:rFonts w:ascii="Frutiger LT Arabic 45 Light" w:hAnsi="Frutiger LT Arabic 45 Light" w:cs="Frutiger LT Arabic 45 Light"/>
          <w:color w:val="000000" w:themeColor="text1"/>
        </w:rPr>
        <w:t xml:space="preserve"> </w:t>
      </w:r>
      <w:r>
        <w:rPr>
          <w:rStyle w:val="-Normal"/>
          <w:rFonts w:ascii="Frutiger LT Arabic 45 Light" w:hAnsi="Frutiger LT Arabic 45 Light" w:cs="Frutiger LT Arabic 45 Light"/>
          <w:color w:val="000000" w:themeColor="text1"/>
        </w:rPr>
        <w:t>&lt;Please fill&gt;</w:t>
      </w:r>
    </w:p>
    <w:p w14:paraId="00C88AC9" w14:textId="77777777" w:rsidR="00E8759C" w:rsidRPr="003F0E39" w:rsidRDefault="00E8759C" w:rsidP="00E8759C">
      <w:pPr>
        <w:pStyle w:val="ListParagraph"/>
        <w:numPr>
          <w:ilvl w:val="1"/>
          <w:numId w:val="24"/>
        </w:numPr>
        <w:jc w:val="both"/>
        <w:rPr>
          <w:rStyle w:val="-Normal"/>
          <w:rFonts w:ascii="Frutiger LT Arabic 45 Light" w:hAnsi="Frutiger LT Arabic 45 Light" w:cs="Frutiger LT Arabic 45 Light"/>
          <w:color w:val="000000" w:themeColor="text1"/>
        </w:rPr>
      </w:pPr>
      <w:r>
        <w:rPr>
          <w:rStyle w:val="-Normal"/>
          <w:rFonts w:ascii="Frutiger LT Arabic 45 Light" w:hAnsi="Frutiger LT Arabic 45 Light" w:cs="Frutiger LT Arabic 45 Light"/>
          <w:color w:val="000000" w:themeColor="text1"/>
        </w:rPr>
        <w:t>RTC: &lt;Please fill</w:t>
      </w:r>
      <w:r w:rsidR="00853269" w:rsidRPr="00853269">
        <w:rPr>
          <w:rStyle w:val="-Normal"/>
          <w:rFonts w:ascii="Frutiger LT Arabic 45 Light" w:hAnsi="Frutiger LT Arabic 45 Light" w:cs="Frutiger LT Arabic 45 Light"/>
          <w:color w:val="000000" w:themeColor="text1"/>
        </w:rPr>
        <w:t xml:space="preserve"> </w:t>
      </w:r>
      <w:r w:rsidR="00853269">
        <w:rPr>
          <w:rStyle w:val="-Normal"/>
          <w:rFonts w:ascii="Frutiger LT Arabic 45 Light" w:hAnsi="Frutiger LT Arabic 45 Light" w:cs="Frutiger LT Arabic 45 Light"/>
          <w:color w:val="000000" w:themeColor="text1"/>
        </w:rPr>
        <w:t>in mins, hours</w:t>
      </w:r>
      <w:r>
        <w:rPr>
          <w:rStyle w:val="-Normal"/>
          <w:rFonts w:ascii="Frutiger LT Arabic 45 Light" w:hAnsi="Frutiger LT Arabic 45 Light" w:cs="Frutiger LT Arabic 45 Light"/>
          <w:color w:val="000000" w:themeColor="text1"/>
        </w:rPr>
        <w:t>&gt;</w:t>
      </w:r>
    </w:p>
    <w:p w14:paraId="2880E656" w14:textId="77777777" w:rsidR="00224202" w:rsidRPr="00EB1F74" w:rsidRDefault="00224202" w:rsidP="00CB3C97">
      <w:pPr>
        <w:pStyle w:val="-Heading2"/>
        <w:rPr>
          <w:rFonts w:ascii="Frutiger LT Arabic 45 Light" w:hAnsi="Frutiger LT Arabic 45 Light" w:cs="Frutiger LT Arabic 45 Light"/>
          <w:color w:val="000000" w:themeColor="text1"/>
        </w:rPr>
      </w:pPr>
      <w:bookmarkStart w:id="2217" w:name="_Toc133740250"/>
      <w:r w:rsidRPr="001D4148">
        <w:rPr>
          <w:rFonts w:ascii="Frutiger LT Arabic 45 Light" w:eastAsia="Calibri" w:hAnsi="Frutiger LT Arabic 45 Light" w:cs="Frutiger LT Arabic 45 Light"/>
          <w:i/>
          <w:iCs/>
          <w:color w:val="8A7967"/>
        </w:rPr>
        <w:t>Assumptions</w:t>
      </w:r>
      <w:bookmarkEnd w:id="2213"/>
      <w:bookmarkEnd w:id="2214"/>
      <w:bookmarkEnd w:id="2217"/>
    </w:p>
    <w:p w14:paraId="74113640" w14:textId="77777777" w:rsidR="00224202" w:rsidRPr="00EB1F74" w:rsidDel="000F7575" w:rsidRDefault="00732200" w:rsidP="00732200">
      <w:pPr>
        <w:jc w:val="both"/>
        <w:rPr>
          <w:del w:id="2218" w:author="Islam Nady" w:date="2024-06-09T16:12:00Z"/>
          <w:rStyle w:val="-Normal"/>
          <w:rFonts w:ascii="Frutiger LT Arabic 45 Light" w:hAnsi="Frutiger LT Arabic 45 Light" w:cs="Frutiger LT Arabic 45 Light"/>
          <w:color w:val="000000" w:themeColor="text1"/>
        </w:rPr>
      </w:pPr>
      <w:del w:id="2219" w:author="Islam Nady" w:date="2024-06-09T16:12:00Z">
        <w:r w:rsidRPr="00732200" w:rsidDel="000F7575">
          <w:rPr>
            <w:rStyle w:val="-Normal"/>
            <w:rFonts w:ascii="Frutiger LT Arabic 45 Light" w:hAnsi="Frutiger LT Arabic 45 Light" w:cs="Frutiger LT Arabic 45 Light"/>
            <w:color w:val="000000" w:themeColor="text1"/>
            <w:highlight w:val="yellow"/>
          </w:rPr>
          <w:delText>&lt;</w:delText>
        </w:r>
        <w:r w:rsidR="00224202" w:rsidRPr="00732200" w:rsidDel="000F7575">
          <w:rPr>
            <w:rStyle w:val="-Normal"/>
            <w:rFonts w:ascii="Frutiger LT Arabic 45 Light" w:hAnsi="Frutiger LT Arabic 45 Light" w:cs="Frutiger LT Arabic 45 Light"/>
            <w:color w:val="000000" w:themeColor="text1"/>
            <w:highlight w:val="yellow"/>
          </w:rPr>
          <w:delText>List all the factors which have been assumed in the development of the design, including: legal, policy and legislative, mandatory deadlines, business, technical, cost and budget constraints, if applicable.</w:delText>
        </w:r>
        <w:r w:rsidRPr="00732200" w:rsidDel="000F7575">
          <w:rPr>
            <w:rStyle w:val="-Normal"/>
            <w:rFonts w:ascii="Frutiger LT Arabic 45 Light" w:hAnsi="Frutiger LT Arabic 45 Light" w:cs="Frutiger LT Arabic 45 Light"/>
            <w:color w:val="000000" w:themeColor="text1"/>
            <w:highlight w:val="yellow"/>
          </w:rPr>
          <w:delText xml:space="preserve"> </w:delText>
        </w:r>
        <w:r w:rsidR="00224202" w:rsidRPr="00732200" w:rsidDel="000F7575">
          <w:rPr>
            <w:rStyle w:val="-Normal"/>
            <w:rFonts w:ascii="Frutiger LT Arabic 45 Light" w:hAnsi="Frutiger LT Arabic 45 Light" w:cs="Frutiger LT Arabic 45 Light"/>
            <w:color w:val="000000" w:themeColor="text1"/>
            <w:highlight w:val="yellow"/>
          </w:rPr>
          <w:delText>What assumptions were present while designing the solution? Examples:</w:delText>
        </w:r>
        <w:r w:rsidRPr="00732200" w:rsidDel="000F7575">
          <w:rPr>
            <w:rStyle w:val="-Normal"/>
            <w:rFonts w:ascii="Frutiger LT Arabic 45 Light" w:hAnsi="Frutiger LT Arabic 45 Light" w:cs="Frutiger LT Arabic 45 Light"/>
            <w:color w:val="000000" w:themeColor="text1"/>
            <w:highlight w:val="yellow"/>
          </w:rPr>
          <w:delText>&gt;</w:delText>
        </w:r>
      </w:del>
    </w:p>
    <w:p w14:paraId="535B25C1" w14:textId="77777777" w:rsidR="00224202" w:rsidRPr="00EB1F74" w:rsidRDefault="00224202" w:rsidP="00CB3C97">
      <w:pPr>
        <w:pStyle w:val="ListParagraph"/>
        <w:numPr>
          <w:ilvl w:val="0"/>
          <w:numId w:val="12"/>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There will be</w:t>
      </w:r>
      <w:del w:id="2220" w:author="Islam Nady" w:date="2024-06-09T16:12:00Z">
        <w:r w:rsidRPr="00EB1F74" w:rsidDel="00831A25">
          <w:rPr>
            <w:rStyle w:val="-Normal"/>
            <w:rFonts w:ascii="Frutiger LT Arabic 45 Light" w:hAnsi="Frutiger LT Arabic 45 Light" w:cs="Frutiger LT Arabic 45 Light"/>
            <w:color w:val="000000" w:themeColor="text1"/>
          </w:rPr>
          <w:delText xml:space="preserve"> only</w:delText>
        </w:r>
      </w:del>
      <w:r w:rsidRPr="00EB1F74">
        <w:rPr>
          <w:rStyle w:val="-Normal"/>
          <w:rFonts w:ascii="Frutiger LT Arabic 45 Light" w:hAnsi="Frutiger LT Arabic 45 Light" w:cs="Frutiger LT Arabic 45 Light"/>
          <w:color w:val="000000" w:themeColor="text1"/>
        </w:rPr>
        <w:t xml:space="preserve"> a production environment</w:t>
      </w:r>
      <w:ins w:id="2221" w:author="Islam Nady" w:date="2024-06-09T16:12:00Z">
        <w:r w:rsidR="00831A25">
          <w:rPr>
            <w:rStyle w:val="-Normal"/>
            <w:rFonts w:ascii="Frutiger LT Arabic 45 Light" w:hAnsi="Frutiger LT Arabic 45 Light" w:cs="Frutiger LT Arabic 45 Light"/>
            <w:color w:val="000000" w:themeColor="text1"/>
          </w:rPr>
          <w:t xml:space="preserve"> </w:t>
        </w:r>
      </w:ins>
      <w:del w:id="2222" w:author="Islam Nady" w:date="2024-06-09T16:12:00Z">
        <w:r w:rsidRPr="00EB1F74" w:rsidDel="00831A25">
          <w:rPr>
            <w:rStyle w:val="-Normal"/>
            <w:rFonts w:ascii="Frutiger LT Arabic 45 Light" w:hAnsi="Frutiger LT Arabic 45 Light" w:cs="Frutiger LT Arabic 45 Light"/>
            <w:color w:val="000000" w:themeColor="text1"/>
          </w:rPr>
          <w:delText>, no need for</w:delText>
        </w:r>
      </w:del>
      <w:ins w:id="2223" w:author="Islam Nady" w:date="2024-06-09T16:12:00Z">
        <w:r w:rsidR="00831A25">
          <w:rPr>
            <w:rStyle w:val="-Normal"/>
            <w:rFonts w:ascii="Frutiger LT Arabic 45 Light" w:hAnsi="Frutiger LT Arabic 45 Light" w:cs="Frutiger LT Arabic 45 Light"/>
            <w:color w:val="000000" w:themeColor="text1"/>
          </w:rPr>
          <w:t>and</w:t>
        </w:r>
      </w:ins>
      <w:r w:rsidRPr="00EB1F74">
        <w:rPr>
          <w:rStyle w:val="-Normal"/>
          <w:rFonts w:ascii="Frutiger LT Arabic 45 Light" w:hAnsi="Frutiger LT Arabic 45 Light" w:cs="Frutiger LT Arabic 45 Light"/>
          <w:color w:val="000000" w:themeColor="text1"/>
        </w:rPr>
        <w:t xml:space="preserve"> SIT/UAT</w:t>
      </w:r>
      <w:ins w:id="2224" w:author="Islam Nady" w:date="2024-06-09T16:13:00Z">
        <w:r w:rsidR="00831A25">
          <w:rPr>
            <w:rStyle w:val="-Normal"/>
            <w:rFonts w:ascii="Frutiger LT Arabic 45 Light" w:hAnsi="Frutiger LT Arabic 45 Light" w:cs="Frutiger LT Arabic 45 Light"/>
            <w:color w:val="000000" w:themeColor="text1"/>
          </w:rPr>
          <w:t xml:space="preserve"> </w:t>
        </w:r>
      </w:ins>
      <w:del w:id="2225" w:author="Islam Nady" w:date="2024-06-09T16:13:00Z">
        <w:r w:rsidRPr="00EB1F74" w:rsidDel="00831A25">
          <w:rPr>
            <w:rStyle w:val="-Normal"/>
            <w:rFonts w:ascii="Frutiger LT Arabic 45 Light" w:hAnsi="Frutiger LT Arabic 45 Light" w:cs="Frutiger LT Arabic 45 Light"/>
            <w:color w:val="000000" w:themeColor="text1"/>
          </w:rPr>
          <w:delText xml:space="preserve"> and DEV </w:delText>
        </w:r>
      </w:del>
      <w:r w:rsidRPr="00EB1F74">
        <w:rPr>
          <w:rStyle w:val="-Normal"/>
          <w:rFonts w:ascii="Frutiger LT Arabic 45 Light" w:hAnsi="Frutiger LT Arabic 45 Light" w:cs="Frutiger LT Arabic 45 Light"/>
          <w:color w:val="000000" w:themeColor="text1"/>
        </w:rPr>
        <w:t>environments.</w:t>
      </w:r>
    </w:p>
    <w:p w14:paraId="6AC43FF1" w14:textId="77777777" w:rsidR="00224202" w:rsidRPr="00621B46" w:rsidDel="00621B46" w:rsidRDefault="00224202">
      <w:pPr>
        <w:ind w:left="360"/>
        <w:rPr>
          <w:del w:id="2226" w:author="Islam Nady" w:date="2024-06-09T16:13:00Z"/>
          <w:rStyle w:val="-Normal"/>
          <w:rFonts w:ascii="Frutiger LT Arabic 45 Light" w:hAnsi="Frutiger LT Arabic 45 Light" w:cs="Frutiger LT Arabic 45 Light"/>
          <w:color w:val="000000" w:themeColor="text1"/>
        </w:rPr>
        <w:pPrChange w:id="2227" w:author="Islam Nady" w:date="2024-06-09T16:13:00Z">
          <w:pPr>
            <w:pStyle w:val="ListParagraph"/>
            <w:numPr>
              <w:numId w:val="12"/>
            </w:numPr>
            <w:ind w:hanging="360"/>
            <w:jc w:val="both"/>
          </w:pPr>
        </w:pPrChange>
      </w:pPr>
      <w:del w:id="2228" w:author="Islam Nady" w:date="2024-06-09T16:13:00Z">
        <w:r w:rsidRPr="00621B46" w:rsidDel="00621B46">
          <w:rPr>
            <w:rStyle w:val="-Normal"/>
            <w:rFonts w:ascii="Frutiger LT Arabic 45 Light" w:hAnsi="Frutiger LT Arabic 45 Light" w:cs="Frutiger LT Arabic 45 Light"/>
            <w:color w:val="000000" w:themeColor="text1"/>
          </w:rPr>
          <w:delText xml:space="preserve">Using existing </w:delText>
        </w:r>
        <w:r w:rsidR="00732200" w:rsidRPr="00621B46" w:rsidDel="00621B46">
          <w:rPr>
            <w:rStyle w:val="-Normal"/>
            <w:rFonts w:ascii="Frutiger LT Arabic 45 Light" w:hAnsi="Frutiger LT Arabic 45 Light" w:cs="Frutiger LT Arabic 45 Light"/>
            <w:color w:val="000000" w:themeColor="text1"/>
          </w:rPr>
          <w:delText>equipment</w:delText>
        </w:r>
        <w:r w:rsidRPr="00621B46" w:rsidDel="00621B46">
          <w:rPr>
            <w:rStyle w:val="-Normal"/>
            <w:rFonts w:ascii="Frutiger LT Arabic 45 Light" w:hAnsi="Frutiger LT Arabic 45 Light" w:cs="Frutiger LT Arabic 45 Light"/>
            <w:color w:val="000000" w:themeColor="text1"/>
          </w:rPr>
          <w:delText xml:space="preserve">. </w:delText>
        </w:r>
      </w:del>
    </w:p>
    <w:bookmarkEnd w:id="2196"/>
    <w:bookmarkEnd w:id="2197"/>
    <w:p w14:paraId="05D5F0CC" w14:textId="77777777" w:rsidR="00F302A8" w:rsidRPr="005E117D" w:rsidRDefault="00F302A8">
      <w:pPr>
        <w:ind w:left="360"/>
        <w:pPrChange w:id="2229" w:author="Islam Nady" w:date="2024-06-09T16:13:00Z">
          <w:pPr/>
        </w:pPrChange>
      </w:pPr>
    </w:p>
    <w:p w14:paraId="7B837954" w14:textId="77777777" w:rsidR="00F302A8" w:rsidRPr="00EB1F74" w:rsidDel="005E117D" w:rsidRDefault="00F302A8" w:rsidP="00CB3C97">
      <w:pPr>
        <w:rPr>
          <w:del w:id="2230" w:author="MMAhmed@bankAlbilad.com" w:date="2023-04-30T09:45:00Z"/>
          <w:rFonts w:ascii="Frutiger LT Arabic 45 Light" w:hAnsi="Frutiger LT Arabic 45 Light" w:cs="Frutiger LT Arabic 45 Light"/>
          <w:color w:val="000000" w:themeColor="text1"/>
        </w:rPr>
        <w:sectPr w:rsidR="00F302A8" w:rsidRPr="00EB1F74" w:rsidDel="005E117D" w:rsidSect="009C786A">
          <w:headerReference w:type="even" r:id="rId12"/>
          <w:headerReference w:type="default" r:id="rId13"/>
          <w:footerReference w:type="even" r:id="rId14"/>
          <w:footerReference w:type="default" r:id="rId15"/>
          <w:headerReference w:type="first" r:id="rId16"/>
          <w:footerReference w:type="first" r:id="rId17"/>
          <w:pgSz w:w="11907" w:h="16840" w:code="9"/>
          <w:pgMar w:top="720" w:right="720" w:bottom="720" w:left="720" w:header="576" w:footer="288" w:gutter="0"/>
          <w:cols w:space="720"/>
          <w:titlePg/>
          <w:docGrid w:linePitch="360"/>
        </w:sectPr>
      </w:pPr>
    </w:p>
    <w:p w14:paraId="7DD286B2" w14:textId="77777777" w:rsidR="00E83CBD" w:rsidRPr="001D4148" w:rsidRDefault="00D03AA1" w:rsidP="00D03AA1">
      <w:pPr>
        <w:pStyle w:val="-Heading1"/>
        <w:shd w:val="clear" w:color="auto" w:fill="E7E6E6"/>
        <w:rPr>
          <w:rFonts w:ascii="Frutiger LT Arabic 45 Light" w:eastAsia="Calibri" w:hAnsi="Frutiger LT Arabic 45 Light" w:cs="Frutiger LT Arabic 45 Light"/>
          <w:color w:val="FF0000"/>
          <w:kern w:val="0"/>
          <w:sz w:val="28"/>
          <w:szCs w:val="28"/>
        </w:rPr>
      </w:pPr>
      <w:bookmarkStart w:id="2235" w:name="_Toc11403140"/>
      <w:bookmarkStart w:id="2236" w:name="_Toc465250426"/>
      <w:bookmarkStart w:id="2237" w:name="_Toc465254781"/>
      <w:bookmarkStart w:id="2238" w:name="_Toc133740251"/>
      <w:r>
        <w:rPr>
          <w:rFonts w:ascii="Frutiger LT Arabic 45 Light" w:eastAsia="Calibri" w:hAnsi="Frutiger LT Arabic 45 Light" w:cs="Frutiger LT Arabic 45 Light"/>
          <w:color w:val="FF0000"/>
          <w:kern w:val="0"/>
          <w:sz w:val="28"/>
          <w:szCs w:val="28"/>
        </w:rPr>
        <w:lastRenderedPageBreak/>
        <w:t>Application Architecture</w:t>
      </w:r>
      <w:bookmarkEnd w:id="2235"/>
      <w:bookmarkEnd w:id="2236"/>
      <w:bookmarkEnd w:id="2237"/>
      <w:bookmarkEnd w:id="2238"/>
    </w:p>
    <w:p w14:paraId="10864C2F" w14:textId="77777777" w:rsidR="00D03AA1" w:rsidRPr="005B0980" w:rsidRDefault="00D03AA1" w:rsidP="00D03AA1">
      <w:pPr>
        <w:pStyle w:val="-Heading2"/>
        <w:rPr>
          <w:rFonts w:ascii="Frutiger LT Arabic 45 Light" w:eastAsia="Calibri" w:hAnsi="Frutiger LT Arabic 45 Light" w:cs="Frutiger LT Arabic 45 Light"/>
          <w:i/>
          <w:iCs/>
          <w:color w:val="8A7967"/>
        </w:rPr>
      </w:pPr>
      <w:bookmarkStart w:id="2239" w:name="_Toc133740252"/>
      <w:r>
        <w:rPr>
          <w:rFonts w:ascii="Frutiger LT Arabic 45 Light" w:eastAsia="Calibri" w:hAnsi="Frutiger LT Arabic 45 Light" w:cs="Frutiger LT Arabic 45 Light"/>
          <w:i/>
          <w:iCs/>
          <w:color w:val="8A7967"/>
        </w:rPr>
        <w:t>System Overview</w:t>
      </w:r>
      <w:bookmarkEnd w:id="2239"/>
    </w:p>
    <w:p w14:paraId="0B2561BF" w14:textId="77777777" w:rsidR="0005265D" w:rsidRDefault="0005265D" w:rsidP="0005265D">
      <w:pPr>
        <w:jc w:val="both"/>
        <w:rPr>
          <w:ins w:id="2240" w:author="Islam Nady" w:date="2024-06-09T16:15:00Z"/>
          <w:rStyle w:val="-Normal"/>
          <w:rFonts w:ascii="Frutiger LT Arabic 45 Light" w:hAnsi="Frutiger LT Arabic 45 Light" w:cs="Frutiger LT Arabic 45 Light"/>
          <w:color w:val="000000" w:themeColor="text1"/>
        </w:rPr>
      </w:pPr>
      <w:ins w:id="2241" w:author="Islam Nady" w:date="2024-06-09T16:15:00Z">
        <w:r w:rsidRPr="004241EE">
          <w:rPr>
            <w:rStyle w:val="-Normal"/>
            <w:rFonts w:ascii="Frutiger LT Arabic 45 Light" w:hAnsi="Frutiger LT Arabic 45 Light" w:cs="Frutiger LT Arabic 45 Light"/>
            <w:color w:val="000000" w:themeColor="text1"/>
          </w:rPr>
          <w:t>RPA system consists of several components that work together to automate business processes. Here are the main functions and components of an RPA system</w:t>
        </w:r>
        <w:r>
          <w:rPr>
            <w:rStyle w:val="-Normal"/>
            <w:rFonts w:ascii="Frutiger LT Arabic 45 Light" w:hAnsi="Frutiger LT Arabic 45 Light" w:cs="Frutiger LT Arabic 45 Light"/>
            <w:color w:val="000000" w:themeColor="text1"/>
          </w:rPr>
          <w:t>.</w:t>
        </w:r>
        <w:r w:rsidRPr="00140548">
          <w:t xml:space="preserve"> </w:t>
        </w:r>
      </w:ins>
    </w:p>
    <w:p w14:paraId="3423987B" w14:textId="77777777" w:rsidR="0005265D" w:rsidRDefault="0005265D" w:rsidP="0005265D">
      <w:pPr>
        <w:jc w:val="both"/>
        <w:rPr>
          <w:ins w:id="2242" w:author="Islam Nady" w:date="2024-06-09T16:15:00Z"/>
          <w:rStyle w:val="-Normal"/>
          <w:rFonts w:ascii="Frutiger LT Arabic 45 Light" w:hAnsi="Frutiger LT Arabic 45 Light" w:cs="Frutiger LT Arabic 45 Light"/>
          <w:color w:val="000000" w:themeColor="text1"/>
        </w:rPr>
      </w:pPr>
    </w:p>
    <w:p w14:paraId="549D7415" w14:textId="77777777" w:rsidR="0005265D" w:rsidRPr="00B82475" w:rsidRDefault="0005265D" w:rsidP="0005265D">
      <w:pPr>
        <w:pStyle w:val="Heading3"/>
        <w:numPr>
          <w:ilvl w:val="0"/>
          <w:numId w:val="25"/>
        </w:numPr>
        <w:spacing w:before="120"/>
        <w:rPr>
          <w:ins w:id="2243" w:author="Islam Nady" w:date="2024-06-09T16:15:00Z"/>
          <w:i/>
          <w:iCs/>
          <w:sz w:val="22"/>
          <w:szCs w:val="22"/>
          <w:lang w:val="en-GB"/>
        </w:rPr>
      </w:pPr>
      <w:bookmarkStart w:id="2244" w:name="_Toc161306327"/>
      <w:bookmarkStart w:id="2245" w:name="_Toc161914803"/>
      <w:bookmarkStart w:id="2246" w:name="_Toc162956036"/>
      <w:bookmarkStart w:id="2247" w:name="_Toc162956037"/>
      <w:bookmarkEnd w:id="2244"/>
      <w:bookmarkEnd w:id="2245"/>
      <w:bookmarkEnd w:id="2246"/>
      <w:ins w:id="2248" w:author="Islam Nady" w:date="2024-06-09T16:15:00Z">
        <w:r w:rsidRPr="00B82475">
          <w:rPr>
            <w:i/>
            <w:iCs/>
            <w:sz w:val="22"/>
            <w:szCs w:val="22"/>
            <w:lang w:val="en-GB"/>
          </w:rPr>
          <w:t>Components</w:t>
        </w:r>
        <w:bookmarkEnd w:id="2247"/>
      </w:ins>
    </w:p>
    <w:p w14:paraId="377B3BD2" w14:textId="77777777" w:rsidR="0005265D" w:rsidRDefault="0005265D" w:rsidP="0005265D">
      <w:pPr>
        <w:jc w:val="both"/>
        <w:rPr>
          <w:ins w:id="2249" w:author="Islam Nady" w:date="2024-06-09T16:15:00Z"/>
          <w:rStyle w:val="-Normal"/>
          <w:rFonts w:ascii="Frutiger LT Arabic 45 Light" w:hAnsi="Frutiger LT Arabic 45 Light" w:cs="Frutiger LT Arabic 45 Light"/>
          <w:color w:val="000000" w:themeColor="text1"/>
        </w:rPr>
      </w:pPr>
    </w:p>
    <w:p w14:paraId="0DB2BA3D" w14:textId="77777777" w:rsidR="0005265D" w:rsidRDefault="0005265D" w:rsidP="0005265D">
      <w:pPr>
        <w:rPr>
          <w:ins w:id="2250" w:author="Islam Nady" w:date="2024-06-09T16:15:00Z"/>
          <w:rStyle w:val="-Normal"/>
          <w:rFonts w:ascii="Frutiger LT Arabic 45 Light" w:hAnsi="Frutiger LT Arabic 45 Light" w:cs="Frutiger LT Arabic 45 Light"/>
          <w:color w:val="000000" w:themeColor="text1"/>
        </w:rPr>
      </w:pPr>
      <w:ins w:id="2251" w:author="Islam Nady" w:date="2024-06-09T16:15:00Z">
        <w:r w:rsidRPr="00140548">
          <w:rPr>
            <w:rStyle w:val="-Normal"/>
            <w:rFonts w:ascii="Frutiger LT Arabic 45 Light" w:hAnsi="Frutiger LT Arabic 45 Light" w:cs="Frutiger LT Arabic 45 Light"/>
            <w:color w:val="000000" w:themeColor="text1"/>
          </w:rPr>
          <w:t>Automation Anywhere platform is deployed using a distributed architecture. Centralized management is accomplished via a web-based server, called the Control Room, to manage all development and execution of the digital workforce. The Control Room is connected to Bot Creators and Bot Runners. Bot Creators are development systems used for authoring and tailoring of automations. Bot Runners execute the automation; they are run-time systems installed on machines. Bot Runners can be deployed on desktops, on virtual machines in data centers or cloud.</w:t>
        </w:r>
      </w:ins>
    </w:p>
    <w:p w14:paraId="1C9F6C90" w14:textId="77777777" w:rsidR="0005265D" w:rsidRDefault="0005265D" w:rsidP="0005265D">
      <w:pPr>
        <w:rPr>
          <w:ins w:id="2252" w:author="Islam Nady" w:date="2024-06-09T16:15:00Z"/>
          <w:rStyle w:val="-Normal"/>
          <w:rFonts w:ascii="Frutiger LT Arabic 45 Light" w:hAnsi="Frutiger LT Arabic 45 Light" w:cs="Frutiger LT Arabic 45 Light"/>
          <w:color w:val="000000" w:themeColor="text1"/>
        </w:rPr>
      </w:pPr>
    </w:p>
    <w:p w14:paraId="2B147ED8" w14:textId="77777777" w:rsidR="0005265D" w:rsidRPr="00EB1F74" w:rsidRDefault="0005265D" w:rsidP="0005265D">
      <w:pPr>
        <w:jc w:val="center"/>
        <w:rPr>
          <w:ins w:id="2253" w:author="Islam Nady" w:date="2024-06-09T16:15:00Z"/>
          <w:rStyle w:val="-Normal"/>
          <w:rFonts w:ascii="Frutiger LT Arabic 45 Light" w:hAnsi="Frutiger LT Arabic 45 Light" w:cs="Frutiger LT Arabic 45 Light"/>
          <w:color w:val="000000" w:themeColor="text1"/>
        </w:rPr>
      </w:pPr>
      <w:ins w:id="2254" w:author="Islam Nady" w:date="2024-06-09T16:15:00Z">
        <w:r w:rsidRPr="00356D25">
          <w:rPr>
            <w:rStyle w:val="-Normal"/>
            <w:rFonts w:ascii="Frutiger LT Arabic 45 Light" w:hAnsi="Frutiger LT Arabic 45 Light" w:cs="Frutiger LT Arabic 45 Light"/>
            <w:noProof/>
            <w:color w:val="000000" w:themeColor="text1"/>
          </w:rPr>
          <w:drawing>
            <wp:inline distT="0" distB="0" distL="0" distR="0" wp14:anchorId="6E6E4778" wp14:editId="6915A9FA">
              <wp:extent cx="5547496" cy="1924215"/>
              <wp:effectExtent l="0" t="0" r="0" b="0"/>
              <wp:docPr id="14" name="Picture 1" descr="Bot Creator to Control Room to Bot Runner flow"/>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554228" cy="1926550"/>
                      </a:xfrm>
                      <a:prstGeom prst="rect">
                        <a:avLst/>
                      </a:prstGeom>
                      <a:noFill/>
                      <a:ln>
                        <a:noFill/>
                        <a:prstDash/>
                      </a:ln>
                    </pic:spPr>
                  </pic:pic>
                </a:graphicData>
              </a:graphic>
            </wp:inline>
          </w:drawing>
        </w:r>
      </w:ins>
    </w:p>
    <w:p w14:paraId="4C52F697" w14:textId="77777777" w:rsidR="0005265D" w:rsidDel="00291887" w:rsidRDefault="0005265D" w:rsidP="0005265D">
      <w:pPr>
        <w:pStyle w:val="-Figure"/>
        <w:spacing w:line="240" w:lineRule="auto"/>
        <w:rPr>
          <w:ins w:id="2255" w:author="Islam Nady" w:date="2024-06-09T16:15:00Z"/>
          <w:del w:id="2256" w:author="Mohamed Amer" w:date="2024-06-13T03:47:00Z" w16du:dateUtc="2024-06-13T00:47:00Z"/>
        </w:rPr>
      </w:pPr>
      <w:bookmarkStart w:id="2257" w:name="_Toc161914851"/>
      <w:ins w:id="2258" w:author="Islam Nady" w:date="2024-06-09T16:15:00Z">
        <w:r>
          <w:rPr>
            <w:rStyle w:val="-Normal"/>
            <w:rFonts w:ascii="Frutiger LT Arabic 45 Light" w:hAnsi="Frutiger LT Arabic 45 Light" w:cs="Frutiger LT Arabic 45 Light"/>
            <w:color w:val="0070C0"/>
          </w:rPr>
          <w:t>Application architecture diagram</w:t>
        </w:r>
        <w:bookmarkEnd w:id="2257"/>
      </w:ins>
    </w:p>
    <w:p w14:paraId="25CADBB2" w14:textId="01E282A6" w:rsidR="0005265D" w:rsidDel="00291887" w:rsidRDefault="0005265D">
      <w:pPr>
        <w:pStyle w:val="-Figure"/>
        <w:spacing w:line="240" w:lineRule="auto"/>
        <w:jc w:val="left"/>
        <w:rPr>
          <w:ins w:id="2259" w:author="Islam Nady" w:date="2024-06-09T16:15:00Z"/>
          <w:del w:id="2260" w:author="Mohamed Amer" w:date="2024-06-13T03:47:00Z" w16du:dateUtc="2024-06-13T00:47:00Z"/>
          <w:rStyle w:val="-Normal"/>
          <w:rFonts w:ascii="Frutiger LT Arabic 45 Light" w:hAnsi="Frutiger LT Arabic 45 Light" w:cs="Frutiger LT Arabic 45 Light"/>
          <w:color w:val="000000" w:themeColor="text1"/>
        </w:rPr>
        <w:pPrChange w:id="2261" w:author="Mohamed Amer" w:date="2024-06-13T03:47:00Z" w16du:dateUtc="2024-06-13T00:47:00Z">
          <w:pPr>
            <w:pStyle w:val="-Figure"/>
          </w:pPr>
        </w:pPrChange>
      </w:pPr>
    </w:p>
    <w:p w14:paraId="725AF129" w14:textId="77777777" w:rsidR="0005265D" w:rsidRDefault="0005265D" w:rsidP="0005265D">
      <w:pPr>
        <w:jc w:val="both"/>
        <w:rPr>
          <w:ins w:id="2262" w:author="Islam Nady" w:date="2024-06-09T16:15:00Z"/>
          <w:rStyle w:val="-Normal"/>
          <w:rFonts w:ascii="Frutiger LT Arabic 45 Light" w:hAnsi="Frutiger LT Arabic 45 Light" w:cs="Frutiger LT Arabic 45 Light"/>
          <w:color w:val="000000" w:themeColor="text1"/>
        </w:rPr>
      </w:pPr>
    </w:p>
    <w:p w14:paraId="25E2A643" w14:textId="77777777" w:rsidR="0005265D" w:rsidRPr="00356D25" w:rsidRDefault="0005265D" w:rsidP="0005265D">
      <w:pPr>
        <w:pStyle w:val="Heading3"/>
        <w:numPr>
          <w:ilvl w:val="0"/>
          <w:numId w:val="25"/>
        </w:numPr>
        <w:spacing w:before="120"/>
        <w:rPr>
          <w:ins w:id="2263" w:author="Islam Nady" w:date="2024-06-09T16:15:00Z"/>
          <w:i/>
          <w:iCs/>
          <w:sz w:val="22"/>
          <w:szCs w:val="22"/>
          <w:lang w:val="en-GB"/>
        </w:rPr>
      </w:pPr>
      <w:bookmarkStart w:id="2264" w:name="_Toc162956038"/>
      <w:ins w:id="2265" w:author="Islam Nady" w:date="2024-06-09T16:15:00Z">
        <w:r w:rsidRPr="00356D25">
          <w:rPr>
            <w:i/>
            <w:iCs/>
            <w:sz w:val="22"/>
            <w:szCs w:val="22"/>
            <w:lang w:val="en-GB"/>
          </w:rPr>
          <w:t>Reference Architecture</w:t>
        </w:r>
        <w:bookmarkEnd w:id="2264"/>
      </w:ins>
    </w:p>
    <w:p w14:paraId="03110F44" w14:textId="77777777" w:rsidR="0005265D" w:rsidRDefault="0005265D" w:rsidP="0005265D">
      <w:pPr>
        <w:pStyle w:val="-Figure"/>
        <w:spacing w:line="240" w:lineRule="auto"/>
        <w:jc w:val="left"/>
        <w:rPr>
          <w:ins w:id="2266" w:author="Islam Nady" w:date="2024-06-09T16:15:00Z"/>
          <w:rStyle w:val="-Normal"/>
          <w:rFonts w:ascii="Frutiger LT Arabic 45 Light" w:hAnsi="Frutiger LT Arabic 45 Light" w:cs="Frutiger LT Arabic 45 Light"/>
          <w:color w:val="000000" w:themeColor="text1"/>
        </w:rPr>
      </w:pPr>
    </w:p>
    <w:p w14:paraId="40835CA6" w14:textId="77777777" w:rsidR="0005265D" w:rsidRPr="00B82475" w:rsidRDefault="0005265D" w:rsidP="0005265D">
      <w:pPr>
        <w:jc w:val="center"/>
        <w:rPr>
          <w:ins w:id="2267" w:author="Islam Nady" w:date="2024-06-09T16:15:00Z"/>
          <w:rStyle w:val="-Normal"/>
          <w:rFonts w:ascii="Frutiger LT Arabic 45 Light" w:hAnsi="Frutiger LT Arabic 45 Light" w:cs="Frutiger LT Arabic 45 Light"/>
          <w:color w:val="000000" w:themeColor="text1"/>
        </w:rPr>
      </w:pPr>
      <w:ins w:id="2268" w:author="Islam Nady" w:date="2024-06-09T16:15:00Z">
        <w:r w:rsidRPr="0083533D">
          <w:rPr>
            <w:noProof/>
          </w:rPr>
          <w:drawing>
            <wp:inline distT="0" distB="0" distL="0" distR="0" wp14:anchorId="2492EA2C" wp14:editId="69D447F5">
              <wp:extent cx="5020805" cy="3625704"/>
              <wp:effectExtent l="0" t="0" r="8890" b="0"/>
              <wp:docPr id="515319761" name="Picture 515319761" descr="High Availability (HA) Deployment Model">
                <a:extLst xmlns:a="http://schemas.openxmlformats.org/drawingml/2006/main">
                  <a:ext uri="{FF2B5EF4-FFF2-40B4-BE49-F238E27FC236}">
                    <a16:creationId xmlns:a16="http://schemas.microsoft.com/office/drawing/2014/main" id="{F5DA0FA1-CE00-7AB6-C8E2-E97BE3E7E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igh Availability (HA) Deployment Model">
                        <a:extLst>
                          <a:ext uri="{FF2B5EF4-FFF2-40B4-BE49-F238E27FC236}">
                            <a16:creationId xmlns:a16="http://schemas.microsoft.com/office/drawing/2014/main" id="{F5DA0FA1-CE00-7AB6-C8E2-E97BE3E7EA05}"/>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6137" cy="3629555"/>
                      </a:xfrm>
                      <a:prstGeom prst="rect">
                        <a:avLst/>
                      </a:prstGeom>
                      <a:noFill/>
                    </pic:spPr>
                  </pic:pic>
                </a:graphicData>
              </a:graphic>
            </wp:inline>
          </w:drawing>
        </w:r>
      </w:ins>
    </w:p>
    <w:p w14:paraId="0A8627F3" w14:textId="77777777" w:rsidR="0005265D" w:rsidRDefault="0005265D" w:rsidP="0005265D">
      <w:pPr>
        <w:pStyle w:val="-Figure"/>
        <w:spacing w:line="240" w:lineRule="auto"/>
        <w:rPr>
          <w:ins w:id="2269" w:author="Islam Nady" w:date="2024-06-09T16:15:00Z"/>
          <w:rStyle w:val="-Normal"/>
          <w:rFonts w:ascii="Frutiger LT Arabic 45 Light" w:hAnsi="Frutiger LT Arabic 45 Light" w:cs="Frutiger LT Arabic 45 Light"/>
          <w:color w:val="0070C0"/>
        </w:rPr>
      </w:pPr>
      <w:bookmarkStart w:id="2270" w:name="_Toc161914852"/>
      <w:ins w:id="2271" w:author="Islam Nady" w:date="2024-06-09T16:15:00Z">
        <w:r>
          <w:rPr>
            <w:rStyle w:val="-Normal"/>
            <w:rFonts w:ascii="Frutiger LT Arabic 45 Light" w:hAnsi="Frutiger LT Arabic 45 Light" w:cs="Frutiger LT Arabic 45 Light"/>
            <w:color w:val="0070C0"/>
          </w:rPr>
          <w:t>Automation Anywhere RPA Platform Reference Architecture</w:t>
        </w:r>
        <w:bookmarkEnd w:id="2270"/>
      </w:ins>
    </w:p>
    <w:p w14:paraId="57B73F03" w14:textId="77777777" w:rsidR="0005265D" w:rsidRDefault="0005265D" w:rsidP="0005265D">
      <w:pPr>
        <w:rPr>
          <w:ins w:id="2272" w:author="Islam Nady" w:date="2024-06-09T16:15:00Z"/>
          <w:rStyle w:val="-Normal"/>
          <w:rFonts w:ascii="Frutiger LT Arabic 45 Light" w:eastAsia="Tahoma" w:hAnsi="Frutiger LT Arabic 45 Light" w:cs="Frutiger LT Arabic 45 Light"/>
          <w:color w:val="000000" w:themeColor="text1"/>
        </w:rPr>
      </w:pPr>
    </w:p>
    <w:p w14:paraId="2BF93699" w14:textId="77777777" w:rsidR="0005265D" w:rsidRDefault="0005265D" w:rsidP="0005265D">
      <w:pPr>
        <w:rPr>
          <w:ins w:id="2273" w:author="Islam Nady" w:date="2024-06-09T16:15:00Z"/>
          <w:rStyle w:val="-Normal"/>
          <w:rFonts w:ascii="Frutiger LT Arabic 45 Light" w:eastAsia="Tahoma" w:hAnsi="Frutiger LT Arabic 45 Light" w:cs="Frutiger LT Arabic 45 Light"/>
          <w:color w:val="000000" w:themeColor="text1"/>
        </w:rPr>
      </w:pPr>
    </w:p>
    <w:p w14:paraId="12B063A0" w14:textId="77777777" w:rsidR="0005265D" w:rsidRPr="00356D25" w:rsidRDefault="00AC7367" w:rsidP="0005265D">
      <w:pPr>
        <w:pStyle w:val="Heading3"/>
        <w:numPr>
          <w:ilvl w:val="0"/>
          <w:numId w:val="25"/>
        </w:numPr>
        <w:spacing w:before="120"/>
        <w:rPr>
          <w:ins w:id="2274" w:author="Islam Nady" w:date="2024-06-09T16:15:00Z"/>
          <w:i/>
          <w:iCs/>
          <w:sz w:val="22"/>
          <w:szCs w:val="22"/>
          <w:lang w:val="en-GB"/>
        </w:rPr>
      </w:pPr>
      <w:bookmarkStart w:id="2275" w:name="_Toc162956039"/>
      <w:ins w:id="2276" w:author="Islam Nady" w:date="2024-06-09T16:16:00Z">
        <w:r>
          <w:rPr>
            <w:i/>
            <w:iCs/>
            <w:sz w:val="22"/>
            <w:szCs w:val="22"/>
            <w:lang w:val="en-GB"/>
          </w:rPr>
          <w:lastRenderedPageBreak/>
          <w:t>RPA Process</w:t>
        </w:r>
      </w:ins>
      <w:ins w:id="2277" w:author="Islam Nady" w:date="2024-06-09T16:15:00Z">
        <w:r w:rsidR="0005265D" w:rsidRPr="00356D25">
          <w:rPr>
            <w:i/>
            <w:iCs/>
            <w:sz w:val="22"/>
            <w:szCs w:val="22"/>
            <w:lang w:val="en-GB"/>
          </w:rPr>
          <w:t xml:space="preserve"> Architecture</w:t>
        </w:r>
        <w:bookmarkEnd w:id="2275"/>
      </w:ins>
    </w:p>
    <w:p w14:paraId="13EAB503" w14:textId="77777777" w:rsidR="0005265D" w:rsidRDefault="0005265D" w:rsidP="0005265D">
      <w:pPr>
        <w:rPr>
          <w:ins w:id="2278" w:author="Islam Nady" w:date="2024-06-09T16:15:00Z"/>
          <w:rStyle w:val="-Normal"/>
          <w:rFonts w:ascii="Frutiger LT Arabic 45 Light" w:eastAsia="Tahoma" w:hAnsi="Frutiger LT Arabic 45 Light" w:cs="Frutiger LT Arabic 45 Light"/>
          <w:color w:val="000000" w:themeColor="text1"/>
        </w:rPr>
      </w:pPr>
      <w:ins w:id="2279" w:author="Islam Nady" w:date="2024-06-09T16:15:00Z">
        <w:r>
          <w:rPr>
            <w:noProof/>
          </w:rPr>
          <w:drawing>
            <wp:inline distT="0" distB="0" distL="0" distR="0" wp14:anchorId="1478015C" wp14:editId="5AD8D613">
              <wp:extent cx="6646545" cy="3582670"/>
              <wp:effectExtent l="0" t="0" r="1905" b="0"/>
              <wp:docPr id="1877742911" name="Picture 1"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877742911" name="Picture 1" descr="A diagram of a computer system&#10;&#10;Description automatically generated"/>
                      <pic:cNvPicPr/>
                    </pic:nvPicPr>
                    <pic:blipFill>
                      <a:blip r:embed="rId20"/>
                      <a:stretch>
                        <a:fillRect/>
                      </a:stretch>
                    </pic:blipFill>
                    <pic:spPr>
                      <a:xfrm>
                        <a:off x="0" y="0"/>
                        <a:ext cx="6646545" cy="3582670"/>
                      </a:xfrm>
                      <a:prstGeom prst="rect">
                        <a:avLst/>
                      </a:prstGeom>
                      <a:noFill/>
                      <a:ln>
                        <a:noFill/>
                        <a:prstDash/>
                      </a:ln>
                    </pic:spPr>
                  </pic:pic>
                </a:graphicData>
              </a:graphic>
            </wp:inline>
          </w:drawing>
        </w:r>
      </w:ins>
    </w:p>
    <w:p w14:paraId="2E2EFD4C" w14:textId="77777777" w:rsidR="0005265D" w:rsidRDefault="0005265D" w:rsidP="0005265D">
      <w:pPr>
        <w:pStyle w:val="-Figure"/>
        <w:spacing w:line="240" w:lineRule="auto"/>
        <w:rPr>
          <w:ins w:id="2280" w:author="Islam Nady" w:date="2024-06-09T16:15:00Z"/>
          <w:rStyle w:val="-Normal"/>
          <w:rFonts w:ascii="Frutiger LT Arabic 45 Light" w:hAnsi="Frutiger LT Arabic 45 Light" w:cs="Frutiger LT Arabic 45 Light"/>
          <w:color w:val="0070C0"/>
        </w:rPr>
      </w:pPr>
      <w:bookmarkStart w:id="2281" w:name="_Toc161914853"/>
      <w:ins w:id="2282" w:author="Islam Nady" w:date="2024-06-09T16:15:00Z">
        <w:r>
          <w:rPr>
            <w:rStyle w:val="-Normal"/>
            <w:rFonts w:ascii="Frutiger LT Arabic 45 Light" w:hAnsi="Frutiger LT Arabic 45 Light" w:cs="Frutiger LT Arabic 45 Light"/>
            <w:color w:val="0070C0"/>
          </w:rPr>
          <w:t>Automation Anywhere RPA Platform Reference Architecture</w:t>
        </w:r>
        <w:bookmarkEnd w:id="2281"/>
      </w:ins>
    </w:p>
    <w:p w14:paraId="5BB811D7" w14:textId="77777777" w:rsidR="00E83CBD" w:rsidDel="0005265D" w:rsidRDefault="00171FD3">
      <w:pPr>
        <w:jc w:val="both"/>
        <w:rPr>
          <w:del w:id="2283" w:author="Islam Nady" w:date="2024-06-09T16:15:00Z"/>
          <w:rStyle w:val="-Normal"/>
          <w:rFonts w:ascii="Frutiger LT Arabic 45 Light" w:eastAsia="Tahoma" w:hAnsi="Frutiger LT Arabic 45 Light" w:cs="Frutiger LT Arabic 45 Light"/>
          <w:color w:val="000000" w:themeColor="text1"/>
        </w:rPr>
      </w:pPr>
      <w:del w:id="2284" w:author="Islam Nady" w:date="2024-06-09T16:15:00Z">
        <w:r w:rsidRPr="00171FD3" w:rsidDel="0005265D">
          <w:rPr>
            <w:rStyle w:val="-Normal"/>
            <w:rFonts w:ascii="Frutiger LT Arabic 45 Light" w:hAnsi="Frutiger LT Arabic 45 Light" w:cs="Frutiger LT Arabic 45 Light"/>
            <w:color w:val="000000" w:themeColor="text1"/>
            <w:highlight w:val="yellow"/>
          </w:rPr>
          <w:delText>&lt;</w:delText>
        </w:r>
        <w:r w:rsidR="00224202" w:rsidRPr="00171FD3" w:rsidDel="0005265D">
          <w:rPr>
            <w:rStyle w:val="-Normal"/>
            <w:rFonts w:ascii="Frutiger LT Arabic 45 Light" w:hAnsi="Frutiger LT Arabic 45 Light" w:cs="Frutiger LT Arabic 45 Light"/>
            <w:color w:val="000000" w:themeColor="text1"/>
            <w:highlight w:val="yellow"/>
          </w:rPr>
          <w:delText>Write a brief description of the system here, list main functions to provide a good and general overall system overview. Be aware in case of any acronyms; please provide the list of acronyms in the appendix section.</w:delText>
        </w:r>
        <w:r w:rsidRPr="00171FD3" w:rsidDel="0005265D">
          <w:rPr>
            <w:rStyle w:val="-Normal"/>
            <w:rFonts w:ascii="Frutiger LT Arabic 45 Light" w:hAnsi="Frutiger LT Arabic 45 Light" w:cs="Frutiger LT Arabic 45 Light"/>
            <w:color w:val="000000" w:themeColor="text1"/>
            <w:highlight w:val="yellow"/>
          </w:rPr>
          <w:delText>&gt;</w:delText>
        </w:r>
      </w:del>
    </w:p>
    <w:p w14:paraId="3F915F04" w14:textId="77777777" w:rsidR="00A05B4C" w:rsidRPr="00EB1F74" w:rsidDel="0005265D" w:rsidRDefault="00BB1886">
      <w:pPr>
        <w:jc w:val="both"/>
        <w:rPr>
          <w:del w:id="2285" w:author="Islam Nady" w:date="2024-06-09T16:15:00Z"/>
          <w:rStyle w:val="-Normal"/>
          <w:rFonts w:ascii="Frutiger LT Arabic 45 Light" w:hAnsi="Frutiger LT Arabic 45 Light" w:cs="Frutiger LT Arabic 45 Light"/>
          <w:color w:val="000000" w:themeColor="text1"/>
        </w:rPr>
        <w:pPrChange w:id="2286" w:author="Islam Nady" w:date="2024-06-09T16:15:00Z">
          <w:pPr>
            <w:jc w:val="center"/>
          </w:pPr>
        </w:pPrChange>
      </w:pPr>
      <w:del w:id="2287" w:author="Islam Nady" w:date="2024-06-09T16:15:00Z">
        <w:r w:rsidRPr="00BB1886" w:rsidDel="0005265D">
          <w:rPr>
            <w:rStyle w:val="-Normal"/>
            <w:rFonts w:ascii="Frutiger LT Arabic 45 Light" w:hAnsi="Frutiger LT Arabic 45 Light" w:cs="Frutiger LT Arabic 45 Light"/>
            <w:color w:val="000000" w:themeColor="text1"/>
            <w:highlight w:val="yellow"/>
          </w:rPr>
          <w:delText>&lt;Insert Diagram here&gt;</w:delText>
        </w:r>
      </w:del>
    </w:p>
    <w:p w14:paraId="46F6E43C" w14:textId="77777777" w:rsidR="00224202" w:rsidRPr="00EB1F74" w:rsidRDefault="00A05B4C">
      <w:pPr>
        <w:jc w:val="both"/>
        <w:rPr>
          <w:rFonts w:ascii="Frutiger LT Arabic 45 Light" w:hAnsi="Frutiger LT Arabic 45 Light" w:cs="Frutiger LT Arabic 45 Light"/>
          <w:color w:val="0070C0"/>
        </w:rPr>
        <w:pPrChange w:id="2288" w:author="Islam Nady" w:date="2024-06-09T16:15:00Z">
          <w:pPr>
            <w:pStyle w:val="-Figure"/>
            <w:spacing w:line="240" w:lineRule="auto"/>
          </w:pPr>
        </w:pPrChange>
      </w:pPr>
      <w:bookmarkStart w:id="2289" w:name="_Toc465246688"/>
      <w:bookmarkStart w:id="2290" w:name="_Toc465253156"/>
      <w:bookmarkStart w:id="2291" w:name="_Toc468100532"/>
      <w:del w:id="2292" w:author="Islam Nady" w:date="2024-06-09T16:15:00Z">
        <w:r w:rsidDel="0005265D">
          <w:rPr>
            <w:rStyle w:val="-Normal"/>
            <w:rFonts w:ascii="Frutiger LT Arabic 45 Light" w:hAnsi="Frutiger LT Arabic 45 Light" w:cs="Frutiger LT Arabic 45 Light"/>
            <w:color w:val="0070C0"/>
          </w:rPr>
          <w:delText xml:space="preserve">Application </w:delText>
        </w:r>
        <w:r w:rsidR="005B0980" w:rsidDel="0005265D">
          <w:rPr>
            <w:rStyle w:val="-Normal"/>
            <w:rFonts w:ascii="Frutiger LT Arabic 45 Light" w:hAnsi="Frutiger LT Arabic 45 Light" w:cs="Frutiger LT Arabic 45 Light"/>
            <w:color w:val="0070C0"/>
          </w:rPr>
          <w:delText>a</w:delText>
        </w:r>
        <w:r w:rsidR="001D4148" w:rsidRPr="00EB1F74" w:rsidDel="0005265D">
          <w:rPr>
            <w:rStyle w:val="-Normal"/>
            <w:rFonts w:ascii="Frutiger LT Arabic 45 Light" w:hAnsi="Frutiger LT Arabic 45 Light" w:cs="Frutiger LT Arabic 45 Light"/>
            <w:color w:val="0070C0"/>
          </w:rPr>
          <w:delText>rchitecture</w:delText>
        </w:r>
        <w:r w:rsidR="0033534F" w:rsidRPr="00EB1F74" w:rsidDel="0005265D">
          <w:rPr>
            <w:rStyle w:val="-Normal"/>
            <w:rFonts w:ascii="Frutiger LT Arabic 45 Light" w:hAnsi="Frutiger LT Arabic 45 Light" w:cs="Frutiger LT Arabic 45 Light"/>
            <w:color w:val="0070C0"/>
          </w:rPr>
          <w:delText xml:space="preserve"> diagram</w:delText>
        </w:r>
      </w:del>
      <w:bookmarkEnd w:id="2289"/>
      <w:bookmarkEnd w:id="2290"/>
      <w:bookmarkEnd w:id="2291"/>
    </w:p>
    <w:p w14:paraId="089EAC17" w14:textId="77777777" w:rsidR="00F92E8F" w:rsidRPr="005B0980" w:rsidRDefault="00B45280" w:rsidP="003119FF">
      <w:pPr>
        <w:pStyle w:val="-Heading2"/>
        <w:rPr>
          <w:rFonts w:ascii="Frutiger LT Arabic 45 Light" w:eastAsia="Calibri" w:hAnsi="Frutiger LT Arabic 45 Light" w:cs="Frutiger LT Arabic 45 Light"/>
          <w:i/>
          <w:iCs/>
          <w:color w:val="8A7967"/>
        </w:rPr>
      </w:pPr>
      <w:bookmarkStart w:id="2293" w:name="_Toc133740253"/>
      <w:r>
        <w:rPr>
          <w:rFonts w:ascii="Frutiger LT Arabic 45 Light" w:eastAsia="Calibri" w:hAnsi="Frutiger LT Arabic 45 Light" w:cs="Frutiger LT Arabic 45 Light"/>
          <w:i/>
          <w:iCs/>
          <w:color w:val="8A7967"/>
        </w:rPr>
        <w:t>System Interactions</w:t>
      </w:r>
      <w:bookmarkEnd w:id="2293"/>
    </w:p>
    <w:p w14:paraId="4A3C9D1C" w14:textId="77777777" w:rsidR="00C07802" w:rsidRDefault="00C07802" w:rsidP="00C07802">
      <w:pPr>
        <w:rPr>
          <w:ins w:id="2294" w:author="Islam Nady" w:date="2024-06-09T16:18:00Z"/>
          <w:rFonts w:ascii="Frutiger LT Arabic 45 Light" w:hAnsi="Frutiger LT Arabic 45 Light" w:cs="Frutiger LT Arabic 45 Light"/>
          <w:color w:val="000000" w:themeColor="text1"/>
          <w:sz w:val="20"/>
          <w:szCs w:val="20"/>
          <w:lang w:val="en-GB"/>
        </w:rPr>
      </w:pPr>
      <w:ins w:id="2295" w:author="Islam Nady" w:date="2024-06-09T16:18:00Z">
        <w:r>
          <w:rPr>
            <w:rFonts w:ascii="Frutiger LT Arabic 45 Light" w:hAnsi="Frutiger LT Arabic 45 Light" w:cs="Frutiger LT Arabic 45 Light"/>
            <w:color w:val="000000" w:themeColor="text1"/>
            <w:sz w:val="20"/>
            <w:szCs w:val="20"/>
            <w:lang w:val="en-GB"/>
          </w:rPr>
          <w:t>RPA bot agents will mimic business users’ daily tasks interactions through different business systems to achieve the same target business capability.</w:t>
        </w:r>
      </w:ins>
    </w:p>
    <w:p w14:paraId="12642234" w14:textId="77777777" w:rsidR="00C07802" w:rsidRDefault="00C07802" w:rsidP="00C07802">
      <w:pPr>
        <w:rPr>
          <w:ins w:id="2296" w:author="Islam Nady" w:date="2024-06-09T16:18:00Z"/>
          <w:rFonts w:ascii="Frutiger LT Arabic 45 Light" w:hAnsi="Frutiger LT Arabic 45 Light" w:cs="Frutiger LT Arabic 45 Light"/>
          <w:color w:val="000000" w:themeColor="text1"/>
          <w:sz w:val="20"/>
          <w:szCs w:val="20"/>
          <w:lang w:val="en-GB"/>
        </w:rPr>
      </w:pPr>
    </w:p>
    <w:p w14:paraId="2680CF01" w14:textId="77777777" w:rsidR="00C07802" w:rsidRPr="00171FD3" w:rsidRDefault="00C07802" w:rsidP="00C07802">
      <w:pPr>
        <w:pStyle w:val="Heading3"/>
        <w:numPr>
          <w:ilvl w:val="0"/>
          <w:numId w:val="33"/>
        </w:numPr>
        <w:spacing w:before="120"/>
        <w:rPr>
          <w:ins w:id="2297" w:author="Islam Nady" w:date="2024-06-09T16:18:00Z"/>
          <w:rFonts w:ascii="Frutiger LT Arabic 45 Light" w:hAnsi="Frutiger LT Arabic 45 Light" w:cs="Frutiger LT Arabic 45 Light"/>
          <w:i/>
          <w:iCs/>
          <w:color w:val="000000" w:themeColor="text1"/>
          <w:sz w:val="22"/>
          <w:szCs w:val="22"/>
        </w:rPr>
      </w:pPr>
      <w:bookmarkStart w:id="2298" w:name="_Toc162956041"/>
      <w:ins w:id="2299" w:author="Islam Nady" w:date="2024-06-09T16:18:00Z">
        <w:r>
          <w:rPr>
            <w:rFonts w:ascii="Frutiger LT Arabic 45 Light" w:hAnsi="Frutiger LT Arabic 45 Light" w:cs="Frutiger LT Arabic 45 Light"/>
            <w:i/>
            <w:iCs/>
            <w:color w:val="000000" w:themeColor="text1"/>
            <w:sz w:val="22"/>
            <w:szCs w:val="22"/>
            <w:lang w:val="en-GB"/>
          </w:rPr>
          <w:lastRenderedPageBreak/>
          <w:t>Automation</w:t>
        </w:r>
        <w:r w:rsidRPr="00171FD3">
          <w:rPr>
            <w:rFonts w:ascii="Frutiger LT Arabic 45 Light" w:hAnsi="Frutiger LT Arabic 45 Light" w:cs="Frutiger LT Arabic 45 Light"/>
            <w:i/>
            <w:iCs/>
            <w:color w:val="000000" w:themeColor="text1"/>
            <w:sz w:val="22"/>
            <w:szCs w:val="22"/>
          </w:rPr>
          <w:t xml:space="preserve"> Flow</w:t>
        </w:r>
        <w:bookmarkEnd w:id="2298"/>
      </w:ins>
    </w:p>
    <w:p w14:paraId="36920FFD" w14:textId="2287CB97" w:rsidR="00C07802" w:rsidRPr="00EB1F74" w:rsidRDefault="00C07802" w:rsidP="00C07802">
      <w:pPr>
        <w:keepNext/>
        <w:jc w:val="center"/>
        <w:rPr>
          <w:ins w:id="2300" w:author="Islam Nady" w:date="2024-06-09T16:18:00Z"/>
          <w:rFonts w:ascii="Frutiger LT Arabic 45 Light" w:hAnsi="Frutiger LT Arabic 45 Light" w:cs="Frutiger LT Arabic 45 Light"/>
        </w:rPr>
      </w:pPr>
      <w:ins w:id="2301" w:author="Islam Nady" w:date="2024-06-09T16:18:00Z">
        <w:del w:id="2302" w:author="Mohamed Amer" w:date="2024-06-11T13:43:00Z" w16du:dateUtc="2024-06-11T10:43:00Z">
          <w:r w:rsidDel="00E51E2D">
            <w:object w:dxaOrig="12361" w:dyaOrig="9721" w14:anchorId="1D3D0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412.5pt" o:ole="">
                <v:imagedata r:id="rId21" o:title=""/>
              </v:shape>
              <o:OLEObject Type="Embed" ProgID="Visio.Drawing.15" ShapeID="_x0000_i1025" DrawAspect="Content" ObjectID="_1783693045" r:id="rId22"/>
            </w:object>
          </w:r>
        </w:del>
      </w:ins>
      <w:ins w:id="2303" w:author="Islam Nady" w:date="2024-06-09T16:18:00Z">
        <w:del w:id="2304" w:author="Mohamed Amer" w:date="2024-06-11T13:43:00Z" w16du:dateUtc="2024-06-11T10:43:00Z">
          <w:r w:rsidDel="00E51E2D">
            <w:delText xml:space="preserve"> </w:delText>
          </w:r>
        </w:del>
      </w:ins>
      <w:ins w:id="2305" w:author="Mohamed Amer" w:date="2024-06-11T13:43:00Z" w16du:dateUtc="2024-06-11T10:43:00Z">
        <w:r w:rsidR="00E51E2D">
          <w:rPr>
            <w:noProof/>
          </w:rPr>
          <w:drawing>
            <wp:inline distT="0" distB="0" distL="0" distR="0" wp14:anchorId="1F96FB84" wp14:editId="12214CB1">
              <wp:extent cx="6646545" cy="5231130"/>
              <wp:effectExtent l="0" t="0" r="1905" b="7620"/>
              <wp:docPr id="58620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6545" cy="5231130"/>
                      </a:xfrm>
                      <a:prstGeom prst="rect">
                        <a:avLst/>
                      </a:prstGeom>
                      <a:noFill/>
                      <a:ln>
                        <a:noFill/>
                      </a:ln>
                    </pic:spPr>
                  </pic:pic>
                </a:graphicData>
              </a:graphic>
            </wp:inline>
          </w:drawing>
        </w:r>
      </w:ins>
    </w:p>
    <w:p w14:paraId="1C7C2059" w14:textId="77777777" w:rsidR="00C07802" w:rsidRDefault="00C07802" w:rsidP="00C07802">
      <w:pPr>
        <w:pStyle w:val="-Figure"/>
        <w:spacing w:line="240" w:lineRule="auto"/>
        <w:rPr>
          <w:ins w:id="2306" w:author="Islam Nady" w:date="2024-06-09T16:18:00Z"/>
          <w:rStyle w:val="-Normal"/>
          <w:rFonts w:ascii="Frutiger LT Arabic 45 Light" w:hAnsi="Frutiger LT Arabic 45 Light" w:cs="Frutiger LT Arabic 45 Light"/>
          <w:color w:val="0070C0"/>
        </w:rPr>
      </w:pPr>
      <w:bookmarkStart w:id="2307" w:name="_Toc161914854"/>
      <w:ins w:id="2308" w:author="Islam Nady" w:date="2024-06-09T16:18:00Z">
        <w:r>
          <w:rPr>
            <w:rStyle w:val="-Normal"/>
            <w:rFonts w:ascii="Frutiger LT Arabic 45 Light" w:hAnsi="Frutiger LT Arabic 45 Light" w:cs="Frutiger LT Arabic 45 Light"/>
            <w:color w:val="0070C0"/>
          </w:rPr>
          <w:t>Data Flow diagram</w:t>
        </w:r>
        <w:bookmarkEnd w:id="2307"/>
      </w:ins>
    </w:p>
    <w:p w14:paraId="60F1BC17" w14:textId="77777777" w:rsidR="00C07802" w:rsidRPr="00EB1F74" w:rsidRDefault="00C07802" w:rsidP="00C07802">
      <w:pPr>
        <w:pStyle w:val="-Figure"/>
        <w:spacing w:line="240" w:lineRule="auto"/>
        <w:rPr>
          <w:ins w:id="2309" w:author="Islam Nady" w:date="2024-06-09T16:18:00Z"/>
          <w:rFonts w:ascii="Frutiger LT Arabic 45 Light" w:hAnsi="Frutiger LT Arabic 45 Light" w:cs="Frutiger LT Arabic 45 Light"/>
          <w:color w:val="0070C0"/>
        </w:rPr>
      </w:pPr>
    </w:p>
    <w:p w14:paraId="34C99C51" w14:textId="196836ED" w:rsidR="00C07802" w:rsidRPr="00356D25" w:rsidRDefault="00C07802" w:rsidP="00C07802">
      <w:pPr>
        <w:pStyle w:val="Heading3"/>
        <w:numPr>
          <w:ilvl w:val="0"/>
          <w:numId w:val="33"/>
        </w:numPr>
        <w:spacing w:before="120"/>
        <w:rPr>
          <w:ins w:id="2310" w:author="Islam Nady" w:date="2024-06-09T16:18:00Z"/>
          <w:rFonts w:ascii="Frutiger LT Arabic 45 Light" w:hAnsi="Frutiger LT Arabic 45 Light" w:cs="Frutiger LT Arabic 45 Light"/>
          <w:i/>
          <w:iCs/>
          <w:color w:val="000000" w:themeColor="text1"/>
          <w:sz w:val="22"/>
          <w:szCs w:val="22"/>
          <w:lang w:val="en-GB"/>
        </w:rPr>
      </w:pPr>
      <w:bookmarkStart w:id="2311" w:name="_Toc162956042"/>
      <w:ins w:id="2312" w:author="Islam Nady" w:date="2024-06-09T16:18:00Z">
        <w:r>
          <w:rPr>
            <w:rFonts w:ascii="Frutiger LT Arabic 45 Light" w:hAnsi="Frutiger LT Arabic 45 Light" w:cs="Frutiger LT Arabic 45 Light"/>
            <w:i/>
            <w:iCs/>
            <w:color w:val="000000" w:themeColor="text1"/>
            <w:sz w:val="22"/>
            <w:szCs w:val="22"/>
            <w:lang w:val="en-GB"/>
          </w:rPr>
          <w:t xml:space="preserve">Selected </w:t>
        </w:r>
        <w:r w:rsidRPr="00356D25">
          <w:rPr>
            <w:rFonts w:ascii="Frutiger LT Arabic 45 Light" w:hAnsi="Frutiger LT Arabic 45 Light" w:cs="Frutiger LT Arabic 45 Light"/>
            <w:i/>
            <w:iCs/>
            <w:color w:val="000000" w:themeColor="text1"/>
            <w:sz w:val="22"/>
            <w:szCs w:val="22"/>
            <w:lang w:val="en-GB"/>
          </w:rPr>
          <w:t>Processes</w:t>
        </w:r>
        <w:r>
          <w:rPr>
            <w:rFonts w:ascii="Frutiger LT Arabic 45 Light" w:hAnsi="Frutiger LT Arabic 45 Light" w:cs="Frutiger LT Arabic 45 Light"/>
            <w:i/>
            <w:iCs/>
            <w:color w:val="000000" w:themeColor="text1"/>
            <w:sz w:val="22"/>
            <w:szCs w:val="22"/>
            <w:lang w:val="en-GB"/>
          </w:rPr>
          <w:t xml:space="preserve"> for </w:t>
        </w:r>
      </w:ins>
      <w:bookmarkEnd w:id="2311"/>
      <w:ins w:id="2313" w:author="Islam Nady" w:date="2024-06-10T09:00:00Z">
        <w:r w:rsidR="00E62ED3">
          <w:rPr>
            <w:rFonts w:ascii="Frutiger LT Arabic 45 Light" w:hAnsi="Frutiger LT Arabic 45 Light" w:cs="Frutiger LT Arabic 45 Light"/>
            <w:i/>
            <w:iCs/>
            <w:color w:val="000000" w:themeColor="text1"/>
            <w:sz w:val="22"/>
            <w:szCs w:val="22"/>
            <w:lang w:val="en-GB"/>
          </w:rPr>
          <w:t>Automated</w:t>
        </w:r>
      </w:ins>
    </w:p>
    <w:p w14:paraId="357EA0B9" w14:textId="77777777" w:rsidR="00C07802" w:rsidRDefault="00C07802" w:rsidP="00C07802">
      <w:pPr>
        <w:ind w:left="360"/>
        <w:rPr>
          <w:ins w:id="2314" w:author="Islam Nady" w:date="2024-06-09T16:18:00Z"/>
          <w:rFonts w:ascii="Frutiger LT Arabic 45 Light" w:hAnsi="Frutiger LT Arabic 45 Light" w:cs="Frutiger LT Arabic 45 Light"/>
          <w:color w:val="000000" w:themeColor="text1"/>
          <w:sz w:val="20"/>
          <w:szCs w:val="20"/>
          <w:lang w:val="en-GB"/>
        </w:rPr>
      </w:pPr>
      <w:ins w:id="2315" w:author="Islam Nady" w:date="2024-06-09T16:18:00Z">
        <w:r>
          <w:rPr>
            <w:rFonts w:ascii="Frutiger LT Arabic 45 Light" w:hAnsi="Frutiger LT Arabic 45 Light" w:cs="Frutiger LT Arabic 45 Light"/>
            <w:color w:val="000000" w:themeColor="text1"/>
            <w:sz w:val="20"/>
            <w:szCs w:val="20"/>
            <w:lang w:val="en-GB"/>
          </w:rPr>
          <w:t xml:space="preserve">Multiple business flows to be automated using RPA bots agents as per CR </w:t>
        </w:r>
        <w:r w:rsidRPr="00CE7758">
          <w:rPr>
            <w:rFonts w:ascii="Frutiger LT Arabic 45 Light" w:hAnsi="Frutiger LT Arabic 45 Light" w:cs="Frutiger LT Arabic 45 Light"/>
            <w:color w:val="FF0000"/>
            <w:sz w:val="20"/>
            <w:szCs w:val="20"/>
            <w:lang w:val="en-GB"/>
            <w:rPrChange w:id="2316" w:author="Islam Nady" w:date="2024-06-09T17:59:00Z">
              <w:rPr>
                <w:rFonts w:ascii="Frutiger LT Arabic 45 Light" w:hAnsi="Frutiger LT Arabic 45 Light" w:cs="Frutiger LT Arabic 45 Light"/>
                <w:color w:val="000000" w:themeColor="text1"/>
                <w:sz w:val="20"/>
                <w:szCs w:val="20"/>
                <w:lang w:val="en-GB"/>
              </w:rPr>
            </w:rPrChange>
          </w:rPr>
          <w:t xml:space="preserve">649941 </w:t>
        </w:r>
        <w:r>
          <w:rPr>
            <w:rFonts w:ascii="Frutiger LT Arabic 45 Light" w:hAnsi="Frutiger LT Arabic 45 Light" w:cs="Frutiger LT Arabic 45 Light"/>
            <w:color w:val="000000" w:themeColor="text1"/>
            <w:sz w:val="20"/>
            <w:szCs w:val="20"/>
            <w:lang w:val="en-GB"/>
          </w:rPr>
          <w:t>scope.</w:t>
        </w:r>
      </w:ins>
    </w:p>
    <w:p w14:paraId="55E8B61E" w14:textId="77777777" w:rsidR="00C07802" w:rsidRDefault="00C07802" w:rsidP="00C07802">
      <w:pPr>
        <w:ind w:left="360"/>
        <w:rPr>
          <w:ins w:id="2317" w:author="Islam Nady" w:date="2024-06-09T16:18:00Z"/>
          <w:rFonts w:ascii="Frutiger LT Arabic 45 Light" w:hAnsi="Frutiger LT Arabic 45 Light" w:cs="Frutiger LT Arabic 45 Light"/>
          <w:color w:val="000000" w:themeColor="text1"/>
          <w:sz w:val="20"/>
          <w:szCs w:val="20"/>
          <w:lang w:val="en-GB"/>
        </w:rPr>
      </w:pPr>
    </w:p>
    <w:tbl>
      <w:tblPr>
        <w:tblStyle w:val="BABTable2"/>
        <w:tblW w:w="0" w:type="auto"/>
        <w:tblInd w:w="265" w:type="dxa"/>
        <w:tblLook w:val="04A0" w:firstRow="1" w:lastRow="0" w:firstColumn="1" w:lastColumn="0" w:noHBand="0" w:noVBand="1"/>
        <w:tblPrChange w:id="2318" w:author="Mohamed Amer" w:date="2024-07-28T16:51:00Z" w16du:dateUtc="2024-07-28T13:51:00Z">
          <w:tblPr>
            <w:tblStyle w:val="BABTable2"/>
            <w:tblW w:w="0" w:type="auto"/>
            <w:tblInd w:w="-5" w:type="dxa"/>
            <w:tblLook w:val="04A0" w:firstRow="1" w:lastRow="0" w:firstColumn="1" w:lastColumn="0" w:noHBand="0" w:noVBand="1"/>
          </w:tblPr>
        </w:tblPrChange>
      </w:tblPr>
      <w:tblGrid>
        <w:gridCol w:w="501"/>
        <w:gridCol w:w="4975"/>
        <w:gridCol w:w="1664"/>
        <w:gridCol w:w="743"/>
        <w:gridCol w:w="1356"/>
        <w:tblGridChange w:id="2319">
          <w:tblGrid>
            <w:gridCol w:w="265"/>
            <w:gridCol w:w="74"/>
            <w:gridCol w:w="291"/>
            <w:gridCol w:w="136"/>
            <w:gridCol w:w="3435"/>
            <w:gridCol w:w="1540"/>
            <w:gridCol w:w="613"/>
            <w:gridCol w:w="1051"/>
            <w:gridCol w:w="670"/>
            <w:gridCol w:w="73"/>
            <w:gridCol w:w="1356"/>
            <w:gridCol w:w="481"/>
          </w:tblGrid>
        </w:tblGridChange>
      </w:tblGrid>
      <w:tr w:rsidR="008C6287" w:rsidRPr="008C6287" w14:paraId="33466756" w14:textId="77777777" w:rsidTr="00F13443">
        <w:trPr>
          <w:cnfStyle w:val="100000000000" w:firstRow="1" w:lastRow="0" w:firstColumn="0" w:lastColumn="0" w:oddVBand="0" w:evenVBand="0" w:oddHBand="0" w:evenHBand="0" w:firstRowFirstColumn="0" w:firstRowLastColumn="0" w:lastRowFirstColumn="0" w:lastRowLastColumn="0"/>
          <w:trHeight w:val="160"/>
          <w:ins w:id="2320" w:author="Islam Nady" w:date="2024-06-09T16:18:00Z"/>
          <w:trPrChange w:id="2321" w:author="Mohamed Amer" w:date="2024-07-28T16:51:00Z" w16du:dateUtc="2024-07-28T13:51:00Z">
            <w:trPr>
              <w:trHeight w:val="203"/>
            </w:trPr>
          </w:trPrChange>
        </w:trPr>
        <w:tc>
          <w:tcPr>
            <w:tcW w:w="501" w:type="dxa"/>
            <w:tcPrChange w:id="2322" w:author="Mohamed Amer" w:date="2024-07-28T16:51:00Z" w16du:dateUtc="2024-07-28T13:51:00Z">
              <w:tcPr>
                <w:tcW w:w="630" w:type="dxa"/>
                <w:gridSpan w:val="3"/>
              </w:tcPr>
            </w:tcPrChange>
          </w:tcPr>
          <w:p w14:paraId="5B9F7FBA" w14:textId="77777777" w:rsidR="00C07802" w:rsidRPr="00E51E2D" w:rsidRDefault="00C07802" w:rsidP="00E162B2">
            <w:pPr>
              <w:cnfStyle w:val="100000000000" w:firstRow="1" w:lastRow="0" w:firstColumn="0" w:lastColumn="0" w:oddVBand="0" w:evenVBand="0" w:oddHBand="0" w:evenHBand="0" w:firstRowFirstColumn="0" w:firstRowLastColumn="0" w:lastRowFirstColumn="0" w:lastRowLastColumn="0"/>
              <w:rPr>
                <w:ins w:id="2323" w:author="Islam Nady" w:date="2024-06-09T16:18:00Z"/>
                <w:sz w:val="22"/>
                <w:szCs w:val="22"/>
                <w:lang w:val="en-GB"/>
                <w:rPrChange w:id="2324" w:author="Mohamed Amer" w:date="2024-06-11T13:44:00Z" w16du:dateUtc="2024-06-11T10:44:00Z">
                  <w:rPr>
                    <w:ins w:id="2325" w:author="Islam Nady" w:date="2024-06-09T16:18:00Z"/>
                    <w:sz w:val="20"/>
                    <w:szCs w:val="20"/>
                    <w:lang w:val="en-GB"/>
                  </w:rPr>
                </w:rPrChange>
              </w:rPr>
            </w:pPr>
            <w:bookmarkStart w:id="2326" w:name="_Hlk161238979"/>
            <w:ins w:id="2327" w:author="Islam Nady" w:date="2024-06-09T16:18:00Z">
              <w:r w:rsidRPr="00E51E2D">
                <w:rPr>
                  <w:sz w:val="22"/>
                  <w:szCs w:val="22"/>
                  <w:lang w:val="en-GB"/>
                  <w:rPrChange w:id="2328" w:author="Mohamed Amer" w:date="2024-06-11T13:44:00Z" w16du:dateUtc="2024-06-11T10:44:00Z">
                    <w:rPr>
                      <w:sz w:val="20"/>
                      <w:szCs w:val="20"/>
                      <w:lang w:val="en-GB"/>
                    </w:rPr>
                  </w:rPrChange>
                </w:rPr>
                <w:t>#</w:t>
              </w:r>
            </w:ins>
          </w:p>
        </w:tc>
        <w:tc>
          <w:tcPr>
            <w:tcW w:w="4975" w:type="dxa"/>
            <w:tcPrChange w:id="2329" w:author="Mohamed Amer" w:date="2024-07-28T16:51:00Z" w16du:dateUtc="2024-07-28T13:51:00Z">
              <w:tcPr>
                <w:tcW w:w="3571" w:type="dxa"/>
                <w:gridSpan w:val="2"/>
              </w:tcPr>
            </w:tcPrChange>
          </w:tcPr>
          <w:p w14:paraId="10F3F2D1" w14:textId="77777777" w:rsidR="00C07802" w:rsidRPr="00E51E2D" w:rsidRDefault="00C07802" w:rsidP="00E162B2">
            <w:pPr>
              <w:cnfStyle w:val="100000000000" w:firstRow="1" w:lastRow="0" w:firstColumn="0" w:lastColumn="0" w:oddVBand="0" w:evenVBand="0" w:oddHBand="0" w:evenHBand="0" w:firstRowFirstColumn="0" w:firstRowLastColumn="0" w:lastRowFirstColumn="0" w:lastRowLastColumn="0"/>
              <w:rPr>
                <w:ins w:id="2330" w:author="Islam Nady" w:date="2024-06-09T16:18:00Z"/>
                <w:sz w:val="22"/>
                <w:szCs w:val="22"/>
                <w:lang w:val="en-GB"/>
                <w:rPrChange w:id="2331" w:author="Mohamed Amer" w:date="2024-06-11T13:44:00Z" w16du:dateUtc="2024-06-11T10:44:00Z">
                  <w:rPr>
                    <w:ins w:id="2332" w:author="Islam Nady" w:date="2024-06-09T16:18:00Z"/>
                    <w:sz w:val="20"/>
                    <w:szCs w:val="20"/>
                    <w:lang w:val="en-GB"/>
                  </w:rPr>
                </w:rPrChange>
              </w:rPr>
            </w:pPr>
            <w:ins w:id="2333" w:author="Islam Nady" w:date="2024-06-09T16:18:00Z">
              <w:r w:rsidRPr="00E51E2D">
                <w:rPr>
                  <w:sz w:val="22"/>
                  <w:szCs w:val="22"/>
                  <w:lang w:val="en-GB"/>
                  <w:rPrChange w:id="2334" w:author="Mohamed Amer" w:date="2024-06-11T13:44:00Z" w16du:dateUtc="2024-06-11T10:44:00Z">
                    <w:rPr>
                      <w:sz w:val="20"/>
                      <w:szCs w:val="20"/>
                      <w:lang w:val="en-GB"/>
                    </w:rPr>
                  </w:rPrChange>
                </w:rPr>
                <w:t>Process Name</w:t>
              </w:r>
            </w:ins>
          </w:p>
        </w:tc>
        <w:tc>
          <w:tcPr>
            <w:tcW w:w="1664" w:type="dxa"/>
            <w:tcPrChange w:id="2335" w:author="Mohamed Amer" w:date="2024-07-28T16:51:00Z" w16du:dateUtc="2024-07-28T13:51:00Z">
              <w:tcPr>
                <w:tcW w:w="2153" w:type="dxa"/>
                <w:gridSpan w:val="2"/>
              </w:tcPr>
            </w:tcPrChange>
          </w:tcPr>
          <w:p w14:paraId="79B6F325" w14:textId="77777777" w:rsidR="00C07802" w:rsidRPr="00E51E2D" w:rsidRDefault="00C07802" w:rsidP="00E162B2">
            <w:pPr>
              <w:cnfStyle w:val="100000000000" w:firstRow="1" w:lastRow="0" w:firstColumn="0" w:lastColumn="0" w:oddVBand="0" w:evenVBand="0" w:oddHBand="0" w:evenHBand="0" w:firstRowFirstColumn="0" w:firstRowLastColumn="0" w:lastRowFirstColumn="0" w:lastRowLastColumn="0"/>
              <w:rPr>
                <w:ins w:id="2336" w:author="Islam Nady" w:date="2024-06-09T16:18:00Z"/>
                <w:sz w:val="22"/>
                <w:szCs w:val="22"/>
                <w:lang w:val="en-GB"/>
                <w:rPrChange w:id="2337" w:author="Mohamed Amer" w:date="2024-06-11T13:44:00Z" w16du:dateUtc="2024-06-11T10:44:00Z">
                  <w:rPr>
                    <w:ins w:id="2338" w:author="Islam Nady" w:date="2024-06-09T16:18:00Z"/>
                    <w:sz w:val="20"/>
                    <w:szCs w:val="20"/>
                    <w:lang w:val="en-GB"/>
                  </w:rPr>
                </w:rPrChange>
              </w:rPr>
            </w:pPr>
            <w:ins w:id="2339" w:author="Islam Nady" w:date="2024-06-09T16:18:00Z">
              <w:r w:rsidRPr="00E51E2D">
                <w:rPr>
                  <w:sz w:val="22"/>
                  <w:szCs w:val="22"/>
                  <w:lang w:val="en-GB"/>
                  <w:rPrChange w:id="2340" w:author="Mohamed Amer" w:date="2024-06-11T13:44:00Z" w16du:dateUtc="2024-06-11T10:44:00Z">
                    <w:rPr>
                      <w:sz w:val="20"/>
                      <w:szCs w:val="20"/>
                      <w:lang w:val="en-GB"/>
                    </w:rPr>
                  </w:rPrChange>
                </w:rPr>
                <w:t>Business Owner</w:t>
              </w:r>
            </w:ins>
          </w:p>
        </w:tc>
        <w:tc>
          <w:tcPr>
            <w:tcW w:w="743" w:type="dxa"/>
            <w:tcPrChange w:id="2341" w:author="Mohamed Amer" w:date="2024-07-28T16:51:00Z" w16du:dateUtc="2024-07-28T13:51:00Z">
              <w:tcPr>
                <w:tcW w:w="1721" w:type="dxa"/>
                <w:gridSpan w:val="2"/>
              </w:tcPr>
            </w:tcPrChange>
          </w:tcPr>
          <w:p w14:paraId="7A9ACD9F" w14:textId="77777777" w:rsidR="00C07802" w:rsidRPr="00E51E2D" w:rsidRDefault="00C07802" w:rsidP="00E162B2">
            <w:pPr>
              <w:cnfStyle w:val="100000000000" w:firstRow="1" w:lastRow="0" w:firstColumn="0" w:lastColumn="0" w:oddVBand="0" w:evenVBand="0" w:oddHBand="0" w:evenHBand="0" w:firstRowFirstColumn="0" w:firstRowLastColumn="0" w:lastRowFirstColumn="0" w:lastRowLastColumn="0"/>
              <w:rPr>
                <w:ins w:id="2342" w:author="Islam Nady" w:date="2024-06-09T16:18:00Z"/>
                <w:sz w:val="22"/>
                <w:szCs w:val="22"/>
                <w:lang w:val="en-GB"/>
                <w:rPrChange w:id="2343" w:author="Mohamed Amer" w:date="2024-06-11T13:44:00Z" w16du:dateUtc="2024-06-11T10:44:00Z">
                  <w:rPr>
                    <w:ins w:id="2344" w:author="Islam Nady" w:date="2024-06-09T16:18:00Z"/>
                    <w:sz w:val="20"/>
                    <w:szCs w:val="20"/>
                    <w:lang w:val="en-GB"/>
                  </w:rPr>
                </w:rPrChange>
              </w:rPr>
            </w:pPr>
            <w:ins w:id="2345" w:author="Islam Nady" w:date="2024-06-09T16:18:00Z">
              <w:r w:rsidRPr="00E51E2D">
                <w:rPr>
                  <w:sz w:val="22"/>
                  <w:szCs w:val="22"/>
                  <w:lang w:val="en-GB"/>
                  <w:rPrChange w:id="2346" w:author="Mohamed Amer" w:date="2024-06-11T13:44:00Z" w16du:dateUtc="2024-06-11T10:44:00Z">
                    <w:rPr>
                      <w:sz w:val="20"/>
                      <w:szCs w:val="20"/>
                      <w:lang w:val="en-GB"/>
                    </w:rPr>
                  </w:rPrChange>
                </w:rPr>
                <w:t>CR</w:t>
              </w:r>
            </w:ins>
          </w:p>
        </w:tc>
        <w:tc>
          <w:tcPr>
            <w:tcW w:w="1356" w:type="dxa"/>
            <w:tcPrChange w:id="2347" w:author="Mohamed Amer" w:date="2024-07-28T16:51:00Z" w16du:dateUtc="2024-07-28T13:51:00Z">
              <w:tcPr>
                <w:tcW w:w="1910" w:type="dxa"/>
                <w:gridSpan w:val="3"/>
              </w:tcPr>
            </w:tcPrChange>
          </w:tcPr>
          <w:p w14:paraId="1FCF3E48" w14:textId="77777777" w:rsidR="00C07802" w:rsidRPr="00E51E2D" w:rsidRDefault="00C07802" w:rsidP="00E162B2">
            <w:pPr>
              <w:cnfStyle w:val="100000000000" w:firstRow="1" w:lastRow="0" w:firstColumn="0" w:lastColumn="0" w:oddVBand="0" w:evenVBand="0" w:oddHBand="0" w:evenHBand="0" w:firstRowFirstColumn="0" w:firstRowLastColumn="0" w:lastRowFirstColumn="0" w:lastRowLastColumn="0"/>
              <w:rPr>
                <w:ins w:id="2348" w:author="Islam Nady" w:date="2024-06-09T16:18:00Z"/>
                <w:sz w:val="22"/>
                <w:szCs w:val="22"/>
                <w:lang w:val="en-GB"/>
                <w:rPrChange w:id="2349" w:author="Mohamed Amer" w:date="2024-06-11T13:44:00Z" w16du:dateUtc="2024-06-11T10:44:00Z">
                  <w:rPr>
                    <w:ins w:id="2350" w:author="Islam Nady" w:date="2024-06-09T16:18:00Z"/>
                    <w:sz w:val="20"/>
                    <w:szCs w:val="20"/>
                    <w:lang w:val="en-GB"/>
                  </w:rPr>
                </w:rPrChange>
              </w:rPr>
            </w:pPr>
            <w:ins w:id="2351" w:author="Islam Nady" w:date="2024-06-09T16:18:00Z">
              <w:r w:rsidRPr="00E51E2D">
                <w:rPr>
                  <w:sz w:val="22"/>
                  <w:szCs w:val="22"/>
                  <w:lang w:val="en-GB"/>
                  <w:rPrChange w:id="2352" w:author="Mohamed Amer" w:date="2024-06-11T13:44:00Z" w16du:dateUtc="2024-06-11T10:44:00Z">
                    <w:rPr>
                      <w:sz w:val="20"/>
                      <w:szCs w:val="20"/>
                      <w:lang w:val="en-GB"/>
                    </w:rPr>
                  </w:rPrChange>
                </w:rPr>
                <w:t>Digital Worker</w:t>
              </w:r>
            </w:ins>
          </w:p>
        </w:tc>
      </w:tr>
      <w:tr w:rsidR="008C6287" w:rsidRPr="008C6287" w14:paraId="0987C0A3" w14:textId="77777777" w:rsidTr="00F13443">
        <w:trPr>
          <w:trHeight w:val="166"/>
          <w:ins w:id="2353" w:author="Islam Nady" w:date="2024-06-09T16:18:00Z"/>
          <w:trPrChange w:id="2354" w:author="Mohamed Amer" w:date="2024-07-28T16:51:00Z" w16du:dateUtc="2024-07-28T13:51:00Z">
            <w:trPr>
              <w:trHeight w:val="210"/>
            </w:trPr>
          </w:trPrChange>
        </w:trPr>
        <w:tc>
          <w:tcPr>
            <w:tcW w:w="501" w:type="dxa"/>
            <w:tcPrChange w:id="2355" w:author="Mohamed Amer" w:date="2024-07-28T16:51:00Z" w16du:dateUtc="2024-07-28T13:51:00Z">
              <w:tcPr>
                <w:tcW w:w="630" w:type="dxa"/>
                <w:gridSpan w:val="3"/>
              </w:tcPr>
            </w:tcPrChange>
          </w:tcPr>
          <w:p w14:paraId="2CCD231C" w14:textId="77777777" w:rsidR="00D611E3" w:rsidRPr="00E51E2D" w:rsidRDefault="00D611E3">
            <w:pPr>
              <w:jc w:val="left"/>
              <w:rPr>
                <w:ins w:id="2356" w:author="Islam Nady" w:date="2024-06-09T16:18:00Z"/>
                <w:rFonts w:ascii="Times New Roman" w:hAnsi="Times New Roman" w:cs="Times New Roman"/>
                <w:color w:val="000000" w:themeColor="text1"/>
                <w:sz w:val="22"/>
                <w:szCs w:val="22"/>
                <w:lang w:val="en-GB"/>
                <w:rPrChange w:id="2357" w:author="Mohamed Amer" w:date="2024-06-11T13:44:00Z" w16du:dateUtc="2024-06-11T10:44:00Z">
                  <w:rPr>
                    <w:ins w:id="2358" w:author="Islam Nady" w:date="2024-06-09T16:18:00Z"/>
                    <w:color w:val="000000" w:themeColor="text1"/>
                    <w:sz w:val="20"/>
                    <w:szCs w:val="20"/>
                    <w:lang w:val="en-GB"/>
                  </w:rPr>
                </w:rPrChange>
              </w:rPr>
              <w:pPrChange w:id="2359" w:author="Islam Nady" w:date="2024-06-09T18:01:00Z">
                <w:pPr/>
              </w:pPrChange>
            </w:pPr>
            <w:ins w:id="2360" w:author="Islam Nady" w:date="2024-06-09T16:18:00Z">
              <w:r w:rsidRPr="00E51E2D">
                <w:rPr>
                  <w:color w:val="000000" w:themeColor="text1"/>
                  <w:sz w:val="22"/>
                  <w:szCs w:val="22"/>
                  <w:lang w:val="en-GB"/>
                  <w:rPrChange w:id="2361" w:author="Mohamed Amer" w:date="2024-06-11T13:44:00Z" w16du:dateUtc="2024-06-11T10:44:00Z">
                    <w:rPr>
                      <w:color w:val="000000" w:themeColor="text1"/>
                      <w:sz w:val="20"/>
                      <w:szCs w:val="20"/>
                      <w:lang w:val="en-GB"/>
                    </w:rPr>
                  </w:rPrChange>
                </w:rPr>
                <w:t>1</w:t>
              </w:r>
            </w:ins>
          </w:p>
        </w:tc>
        <w:tc>
          <w:tcPr>
            <w:tcW w:w="4975" w:type="dxa"/>
            <w:vAlign w:val="bottom"/>
            <w:tcPrChange w:id="2362" w:author="Mohamed Amer" w:date="2024-07-28T16:51:00Z" w16du:dateUtc="2024-07-28T13:51:00Z">
              <w:tcPr>
                <w:tcW w:w="3571" w:type="dxa"/>
                <w:gridSpan w:val="2"/>
                <w:vAlign w:val="bottom"/>
              </w:tcPr>
            </w:tcPrChange>
          </w:tcPr>
          <w:p w14:paraId="54C8B6B9" w14:textId="77777777" w:rsidR="00D611E3" w:rsidRPr="00E51E2D" w:rsidRDefault="00D611E3">
            <w:pPr>
              <w:jc w:val="left"/>
              <w:rPr>
                <w:ins w:id="2363" w:author="Islam Nady" w:date="2024-06-09T16:18:00Z"/>
                <w:rFonts w:ascii="Times New Roman" w:hAnsi="Times New Roman" w:cs="Times New Roman"/>
                <w:color w:val="000000" w:themeColor="text1"/>
                <w:sz w:val="22"/>
                <w:szCs w:val="22"/>
                <w:lang w:val="en-GB"/>
                <w:rPrChange w:id="2364" w:author="Mohamed Amer" w:date="2024-06-11T13:44:00Z" w16du:dateUtc="2024-06-11T10:44:00Z">
                  <w:rPr>
                    <w:ins w:id="2365" w:author="Islam Nady" w:date="2024-06-09T16:18:00Z"/>
                    <w:color w:val="000000" w:themeColor="text1"/>
                    <w:sz w:val="20"/>
                    <w:szCs w:val="20"/>
                    <w:lang w:val="en-GB"/>
                  </w:rPr>
                </w:rPrChange>
              </w:rPr>
            </w:pPr>
            <w:ins w:id="2366" w:author="Islam Nady" w:date="2024-06-09T17:59:00Z">
              <w:r w:rsidRPr="00E51E2D">
                <w:rPr>
                  <w:rFonts w:ascii="Times New Roman" w:hAnsi="Times New Roman" w:cs="Times New Roman"/>
                  <w:color w:val="000000" w:themeColor="text1"/>
                  <w:sz w:val="22"/>
                  <w:szCs w:val="22"/>
                  <w:lang w:val="en-GB"/>
                  <w:rPrChange w:id="2367" w:author="Mohamed Amer" w:date="2024-06-11T13:44:00Z" w16du:dateUtc="2024-06-11T10:44:00Z">
                    <w:rPr>
                      <w:rFonts w:ascii="Calibri" w:hAnsi="Calibri" w:cs="Calibri"/>
                      <w:b/>
                      <w:bCs/>
                    </w:rPr>
                  </w:rPrChange>
                </w:rPr>
                <w:t>Nafith</w:t>
              </w:r>
              <w:del w:id="2368" w:author="Mohamed Amer" w:date="2024-06-11T12:14:00Z" w16du:dateUtc="2024-06-11T09:14:00Z">
                <w:r w:rsidRPr="00E51E2D" w:rsidDel="00026538">
                  <w:rPr>
                    <w:rFonts w:ascii="Times New Roman" w:hAnsi="Times New Roman" w:cs="Times New Roman"/>
                    <w:color w:val="000000" w:themeColor="text1"/>
                    <w:sz w:val="22"/>
                    <w:szCs w:val="22"/>
                    <w:lang w:val="en-GB"/>
                    <w:rPrChange w:id="2369" w:author="Mohamed Amer" w:date="2024-06-11T13:44:00Z" w16du:dateUtc="2024-06-11T10:44:00Z">
                      <w:rPr>
                        <w:rFonts w:ascii="Calibri" w:hAnsi="Calibri" w:cs="Calibri"/>
                        <w:b/>
                        <w:bCs/>
                      </w:rPr>
                    </w:rPrChange>
                  </w:rPr>
                  <w:delText>.</w:delText>
                </w:r>
              </w:del>
            </w:ins>
          </w:p>
        </w:tc>
        <w:tc>
          <w:tcPr>
            <w:tcW w:w="1664" w:type="dxa"/>
            <w:tcPrChange w:id="2370" w:author="Mohamed Amer" w:date="2024-07-28T16:51:00Z" w16du:dateUtc="2024-07-28T13:51:00Z">
              <w:tcPr>
                <w:tcW w:w="2153" w:type="dxa"/>
                <w:gridSpan w:val="2"/>
              </w:tcPr>
            </w:tcPrChange>
          </w:tcPr>
          <w:p w14:paraId="3316B0F9" w14:textId="77777777" w:rsidR="00D611E3" w:rsidRPr="00E51E2D" w:rsidRDefault="00D611E3">
            <w:pPr>
              <w:jc w:val="left"/>
              <w:rPr>
                <w:ins w:id="2371" w:author="Islam Nady" w:date="2024-06-09T16:18:00Z"/>
                <w:rFonts w:ascii="Times New Roman" w:hAnsi="Times New Roman" w:cs="Times New Roman"/>
                <w:color w:val="000000" w:themeColor="text1"/>
                <w:sz w:val="22"/>
                <w:szCs w:val="22"/>
                <w:lang w:val="en-GB"/>
                <w:rPrChange w:id="2372" w:author="Mohamed Amer" w:date="2024-06-11T13:44:00Z" w16du:dateUtc="2024-06-11T10:44:00Z">
                  <w:rPr>
                    <w:ins w:id="2373" w:author="Islam Nady" w:date="2024-06-09T16:18:00Z"/>
                    <w:color w:val="000000" w:themeColor="text1"/>
                    <w:sz w:val="20"/>
                    <w:szCs w:val="20"/>
                    <w:lang w:val="en-GB"/>
                  </w:rPr>
                </w:rPrChange>
              </w:rPr>
              <w:pPrChange w:id="2374" w:author="Islam Nady" w:date="2024-06-09T18:01:00Z">
                <w:pPr>
                  <w:ind w:left="360"/>
                  <w:jc w:val="left"/>
                </w:pPr>
              </w:pPrChange>
            </w:pPr>
          </w:p>
        </w:tc>
        <w:tc>
          <w:tcPr>
            <w:tcW w:w="743" w:type="dxa"/>
            <w:tcPrChange w:id="2375" w:author="Mohamed Amer" w:date="2024-07-28T16:51:00Z" w16du:dateUtc="2024-07-28T13:51:00Z">
              <w:tcPr>
                <w:tcW w:w="1721" w:type="dxa"/>
                <w:gridSpan w:val="2"/>
              </w:tcPr>
            </w:tcPrChange>
          </w:tcPr>
          <w:p w14:paraId="08900B2A" w14:textId="77777777" w:rsidR="00D611E3" w:rsidRPr="00E51E2D" w:rsidRDefault="00D611E3">
            <w:pPr>
              <w:jc w:val="left"/>
              <w:rPr>
                <w:ins w:id="2376" w:author="Islam Nady" w:date="2024-06-09T16:18:00Z"/>
                <w:rFonts w:ascii="Times New Roman" w:hAnsi="Times New Roman" w:cs="Times New Roman"/>
                <w:color w:val="000000" w:themeColor="text1"/>
                <w:sz w:val="22"/>
                <w:szCs w:val="22"/>
                <w:lang w:val="en-GB"/>
                <w:rPrChange w:id="2377" w:author="Mohamed Amer" w:date="2024-06-11T13:44:00Z" w16du:dateUtc="2024-06-11T10:44:00Z">
                  <w:rPr>
                    <w:ins w:id="2378" w:author="Islam Nady" w:date="2024-06-09T16:18:00Z"/>
                    <w:color w:val="000000" w:themeColor="text1"/>
                    <w:sz w:val="20"/>
                    <w:szCs w:val="20"/>
                    <w:lang w:val="en-GB"/>
                  </w:rPr>
                </w:rPrChange>
              </w:rPr>
            </w:pPr>
          </w:p>
        </w:tc>
        <w:tc>
          <w:tcPr>
            <w:tcW w:w="1356" w:type="dxa"/>
            <w:tcPrChange w:id="2379" w:author="Mohamed Amer" w:date="2024-07-28T16:51:00Z" w16du:dateUtc="2024-07-28T13:51:00Z">
              <w:tcPr>
                <w:tcW w:w="1910" w:type="dxa"/>
                <w:gridSpan w:val="3"/>
              </w:tcPr>
            </w:tcPrChange>
          </w:tcPr>
          <w:p w14:paraId="19090168" w14:textId="77777777" w:rsidR="00D611E3" w:rsidRPr="00E51E2D" w:rsidRDefault="00D611E3">
            <w:pPr>
              <w:rPr>
                <w:ins w:id="2380" w:author="Islam Nady" w:date="2024-06-09T16:18:00Z"/>
                <w:rFonts w:ascii="Times New Roman" w:hAnsi="Times New Roman" w:cs="Times New Roman"/>
                <w:color w:val="000000" w:themeColor="text1"/>
                <w:sz w:val="22"/>
                <w:szCs w:val="22"/>
                <w:lang w:val="en-GB"/>
                <w:rPrChange w:id="2381" w:author="Mohamed Amer" w:date="2024-06-11T13:44:00Z" w16du:dateUtc="2024-06-11T10:44:00Z">
                  <w:rPr>
                    <w:ins w:id="2382" w:author="Islam Nady" w:date="2024-06-09T16:18:00Z"/>
                    <w:color w:val="000000" w:themeColor="text1"/>
                    <w:sz w:val="20"/>
                    <w:szCs w:val="20"/>
                    <w:lang w:val="en-GB"/>
                  </w:rPr>
                </w:rPrChange>
              </w:rPr>
            </w:pPr>
            <w:ins w:id="2383" w:author="Islam Nady" w:date="2024-06-09T16:18:00Z">
              <w:r w:rsidRPr="00E51E2D">
                <w:rPr>
                  <w:rFonts w:ascii="Times New Roman" w:hAnsi="Times New Roman" w:cs="Times New Roman"/>
                  <w:color w:val="auto"/>
                  <w:sz w:val="22"/>
                  <w:szCs w:val="22"/>
                  <w:lang w:val="en-GB"/>
                  <w:rPrChange w:id="2384" w:author="Mohamed Amer" w:date="2024-06-11T13:44:00Z" w16du:dateUtc="2024-06-11T10:44:00Z">
                    <w:rPr>
                      <w:rStyle w:val="-Normal"/>
                      <w:rFonts w:ascii="Frutiger LT Arabic 45 Light" w:hAnsi="Frutiger LT Arabic 45 Light" w:cs="Frutiger LT Arabic 45 Light"/>
                      <w:color w:val="000000" w:themeColor="text1"/>
                    </w:rPr>
                  </w:rPrChange>
                </w:rPr>
                <w:t>Bot Runner 1</w:t>
              </w:r>
            </w:ins>
          </w:p>
        </w:tc>
      </w:tr>
      <w:tr w:rsidR="008C6287" w:rsidRPr="008C6287" w14:paraId="676D7922" w14:textId="77777777" w:rsidTr="00F13443">
        <w:trPr>
          <w:cnfStyle w:val="000000010000" w:firstRow="0" w:lastRow="0" w:firstColumn="0" w:lastColumn="0" w:oddVBand="0" w:evenVBand="0" w:oddHBand="0" w:evenHBand="1" w:firstRowFirstColumn="0" w:firstRowLastColumn="0" w:lastRowFirstColumn="0" w:lastRowLastColumn="0"/>
          <w:trHeight w:val="160"/>
          <w:ins w:id="2385" w:author="Islam Nady" w:date="2024-06-09T16:18:00Z"/>
          <w:trPrChange w:id="2386" w:author="Mohamed Amer" w:date="2024-07-28T16:51:00Z" w16du:dateUtc="2024-07-28T13:51:00Z">
            <w:trPr>
              <w:trHeight w:val="203"/>
            </w:trPr>
          </w:trPrChange>
        </w:trPr>
        <w:tc>
          <w:tcPr>
            <w:tcW w:w="501" w:type="dxa"/>
            <w:tcPrChange w:id="2387" w:author="Mohamed Amer" w:date="2024-07-28T16:51:00Z" w16du:dateUtc="2024-07-28T13:51:00Z">
              <w:tcPr>
                <w:tcW w:w="339" w:type="dxa"/>
                <w:gridSpan w:val="2"/>
              </w:tcPr>
            </w:tcPrChange>
          </w:tcPr>
          <w:p w14:paraId="37F5D620" w14:textId="77777777" w:rsidR="00D611E3" w:rsidRPr="00E51E2D" w:rsidRDefault="00D611E3" w:rsidP="00D611E3">
            <w:pPr>
              <w:cnfStyle w:val="000000010000" w:firstRow="0" w:lastRow="0" w:firstColumn="0" w:lastColumn="0" w:oddVBand="0" w:evenVBand="0" w:oddHBand="0" w:evenHBand="1" w:firstRowFirstColumn="0" w:firstRowLastColumn="0" w:lastRowFirstColumn="0" w:lastRowLastColumn="0"/>
              <w:rPr>
                <w:ins w:id="2388" w:author="Islam Nady" w:date="2024-06-09T16:18:00Z"/>
                <w:color w:val="000000" w:themeColor="text1"/>
                <w:sz w:val="22"/>
                <w:szCs w:val="22"/>
                <w:lang w:val="en-GB"/>
                <w:rPrChange w:id="2389" w:author="Mohamed Amer" w:date="2024-06-11T13:44:00Z" w16du:dateUtc="2024-06-11T10:44:00Z">
                  <w:rPr>
                    <w:ins w:id="2390" w:author="Islam Nady" w:date="2024-06-09T16:18:00Z"/>
                    <w:color w:val="000000" w:themeColor="text1"/>
                    <w:sz w:val="20"/>
                    <w:szCs w:val="20"/>
                    <w:lang w:val="en-GB"/>
                  </w:rPr>
                </w:rPrChange>
              </w:rPr>
            </w:pPr>
            <w:ins w:id="2391" w:author="Islam Nady" w:date="2024-06-09T16:18:00Z">
              <w:r w:rsidRPr="00E51E2D">
                <w:rPr>
                  <w:color w:val="000000" w:themeColor="text1"/>
                  <w:sz w:val="22"/>
                  <w:szCs w:val="22"/>
                  <w:lang w:val="en-GB"/>
                  <w:rPrChange w:id="2392" w:author="Mohamed Amer" w:date="2024-06-11T13:44:00Z" w16du:dateUtc="2024-06-11T10:44:00Z">
                    <w:rPr>
                      <w:color w:val="000000" w:themeColor="text1"/>
                      <w:sz w:val="20"/>
                      <w:szCs w:val="20"/>
                      <w:lang w:val="en-GB"/>
                    </w:rPr>
                  </w:rPrChange>
                </w:rPr>
                <w:t>2</w:t>
              </w:r>
            </w:ins>
          </w:p>
        </w:tc>
        <w:tc>
          <w:tcPr>
            <w:tcW w:w="4975" w:type="dxa"/>
            <w:vAlign w:val="bottom"/>
            <w:tcPrChange w:id="2393" w:author="Mohamed Amer" w:date="2024-07-28T16:51:00Z" w16du:dateUtc="2024-07-28T13:51:00Z">
              <w:tcPr>
                <w:tcW w:w="3862" w:type="dxa"/>
                <w:gridSpan w:val="3"/>
                <w:vAlign w:val="bottom"/>
              </w:tcPr>
            </w:tcPrChange>
          </w:tcPr>
          <w:p w14:paraId="6D246A35" w14:textId="77777777" w:rsidR="00D611E3" w:rsidRPr="00E51E2D" w:rsidRDefault="00D611E3" w:rsidP="00D611E3">
            <w:pPr>
              <w:jc w:val="left"/>
              <w:cnfStyle w:val="000000010000" w:firstRow="0" w:lastRow="0" w:firstColumn="0" w:lastColumn="0" w:oddVBand="0" w:evenVBand="0" w:oddHBand="0" w:evenHBand="1" w:firstRowFirstColumn="0" w:firstRowLastColumn="0" w:lastRowFirstColumn="0" w:lastRowLastColumn="0"/>
              <w:rPr>
                <w:ins w:id="2394" w:author="Islam Nady" w:date="2024-06-09T16:18:00Z"/>
                <w:rFonts w:ascii="Times New Roman" w:hAnsi="Times New Roman" w:cs="Times New Roman"/>
                <w:color w:val="000000" w:themeColor="text1"/>
                <w:sz w:val="22"/>
                <w:szCs w:val="22"/>
                <w:lang w:val="en-GB"/>
                <w:rPrChange w:id="2395" w:author="Mohamed Amer" w:date="2024-06-11T13:44:00Z" w16du:dateUtc="2024-06-11T10:44:00Z">
                  <w:rPr>
                    <w:ins w:id="2396" w:author="Islam Nady" w:date="2024-06-09T16:18:00Z"/>
                    <w:color w:val="000000" w:themeColor="text1"/>
                    <w:sz w:val="20"/>
                    <w:szCs w:val="20"/>
                    <w:lang w:val="en-GB"/>
                  </w:rPr>
                </w:rPrChange>
              </w:rPr>
            </w:pPr>
            <w:ins w:id="2397" w:author="Islam Nady" w:date="2024-06-09T17:59:00Z">
              <w:r w:rsidRPr="00E51E2D">
                <w:rPr>
                  <w:rFonts w:ascii="Times New Roman" w:hAnsi="Times New Roman" w:cs="Times New Roman"/>
                  <w:color w:val="000000" w:themeColor="text1"/>
                  <w:sz w:val="22"/>
                  <w:szCs w:val="22"/>
                  <w:lang w:val="en-GB"/>
                  <w:rPrChange w:id="2398" w:author="Mohamed Amer" w:date="2024-06-11T13:44:00Z" w16du:dateUtc="2024-06-11T10:44:00Z">
                    <w:rPr>
                      <w:rFonts w:ascii="Calibri" w:hAnsi="Calibri" w:cs="Calibri"/>
                      <w:b/>
                      <w:bCs/>
                    </w:rPr>
                  </w:rPrChange>
                </w:rPr>
                <w:t>Subscription/Redemption.</w:t>
              </w:r>
            </w:ins>
          </w:p>
        </w:tc>
        <w:tc>
          <w:tcPr>
            <w:tcW w:w="1664" w:type="dxa"/>
            <w:tcPrChange w:id="2399" w:author="Mohamed Amer" w:date="2024-07-28T16:51:00Z" w16du:dateUtc="2024-07-28T13:51:00Z">
              <w:tcPr>
                <w:tcW w:w="2153" w:type="dxa"/>
                <w:gridSpan w:val="2"/>
              </w:tcPr>
            </w:tcPrChange>
          </w:tcPr>
          <w:p w14:paraId="290B5244" w14:textId="77777777" w:rsidR="00D611E3" w:rsidRPr="00E51E2D" w:rsidRDefault="00D611E3" w:rsidP="00D611E3">
            <w:pPr>
              <w:ind w:left="360"/>
              <w:jc w:val="left"/>
              <w:cnfStyle w:val="000000010000" w:firstRow="0" w:lastRow="0" w:firstColumn="0" w:lastColumn="0" w:oddVBand="0" w:evenVBand="0" w:oddHBand="0" w:evenHBand="1" w:firstRowFirstColumn="0" w:firstRowLastColumn="0" w:lastRowFirstColumn="0" w:lastRowLastColumn="0"/>
              <w:rPr>
                <w:ins w:id="2400" w:author="Islam Nady" w:date="2024-06-09T16:18:00Z"/>
                <w:rFonts w:ascii="Times New Roman" w:hAnsi="Times New Roman" w:cs="Times New Roman"/>
                <w:color w:val="000000" w:themeColor="text1"/>
                <w:sz w:val="22"/>
                <w:szCs w:val="22"/>
                <w:lang w:val="en-GB"/>
                <w:rPrChange w:id="2401" w:author="Mohamed Amer" w:date="2024-06-11T13:44:00Z" w16du:dateUtc="2024-06-11T10:44:00Z">
                  <w:rPr>
                    <w:ins w:id="2402" w:author="Islam Nady" w:date="2024-06-09T16:18:00Z"/>
                    <w:color w:val="000000" w:themeColor="text1"/>
                    <w:sz w:val="20"/>
                    <w:szCs w:val="20"/>
                    <w:lang w:val="en-GB"/>
                  </w:rPr>
                </w:rPrChange>
              </w:rPr>
            </w:pPr>
          </w:p>
        </w:tc>
        <w:tc>
          <w:tcPr>
            <w:tcW w:w="743" w:type="dxa"/>
            <w:tcPrChange w:id="2403" w:author="Mohamed Amer" w:date="2024-07-28T16:51:00Z" w16du:dateUtc="2024-07-28T13:51:00Z">
              <w:tcPr>
                <w:tcW w:w="1721" w:type="dxa"/>
                <w:gridSpan w:val="2"/>
              </w:tcPr>
            </w:tcPrChange>
          </w:tcPr>
          <w:p w14:paraId="325FBA78" w14:textId="77777777" w:rsidR="00D611E3" w:rsidRPr="00E51E2D" w:rsidRDefault="00D611E3" w:rsidP="00D611E3">
            <w:pPr>
              <w:jc w:val="left"/>
              <w:cnfStyle w:val="000000010000" w:firstRow="0" w:lastRow="0" w:firstColumn="0" w:lastColumn="0" w:oddVBand="0" w:evenVBand="0" w:oddHBand="0" w:evenHBand="1" w:firstRowFirstColumn="0" w:firstRowLastColumn="0" w:lastRowFirstColumn="0" w:lastRowLastColumn="0"/>
              <w:rPr>
                <w:ins w:id="2404" w:author="Islam Nady" w:date="2024-06-09T16:18:00Z"/>
                <w:rFonts w:ascii="Times New Roman" w:hAnsi="Times New Roman" w:cs="Times New Roman"/>
                <w:color w:val="000000" w:themeColor="text1"/>
                <w:sz w:val="22"/>
                <w:szCs w:val="22"/>
                <w:lang w:val="en-GB"/>
                <w:rPrChange w:id="2405" w:author="Mohamed Amer" w:date="2024-06-11T13:44:00Z" w16du:dateUtc="2024-06-11T10:44:00Z">
                  <w:rPr>
                    <w:ins w:id="2406" w:author="Islam Nady" w:date="2024-06-09T16:18:00Z"/>
                    <w:color w:val="000000" w:themeColor="text1"/>
                    <w:sz w:val="20"/>
                    <w:szCs w:val="20"/>
                    <w:lang w:val="en-GB"/>
                  </w:rPr>
                </w:rPrChange>
              </w:rPr>
            </w:pPr>
          </w:p>
        </w:tc>
        <w:tc>
          <w:tcPr>
            <w:tcW w:w="1356" w:type="dxa"/>
            <w:tcPrChange w:id="2407" w:author="Mohamed Amer" w:date="2024-07-28T16:51:00Z" w16du:dateUtc="2024-07-28T13:51:00Z">
              <w:tcPr>
                <w:tcW w:w="1910" w:type="dxa"/>
                <w:gridSpan w:val="3"/>
              </w:tcPr>
            </w:tcPrChange>
          </w:tcPr>
          <w:p w14:paraId="1D81572D" w14:textId="77777777" w:rsidR="00D611E3" w:rsidRPr="00E51E2D" w:rsidRDefault="00D611E3" w:rsidP="00D611E3">
            <w:pPr>
              <w:cnfStyle w:val="000000010000" w:firstRow="0" w:lastRow="0" w:firstColumn="0" w:lastColumn="0" w:oddVBand="0" w:evenVBand="0" w:oddHBand="0" w:evenHBand="1" w:firstRowFirstColumn="0" w:firstRowLastColumn="0" w:lastRowFirstColumn="0" w:lastRowLastColumn="0"/>
              <w:rPr>
                <w:ins w:id="2408" w:author="Islam Nady" w:date="2024-06-09T16:18:00Z"/>
                <w:rFonts w:ascii="Times New Roman" w:hAnsi="Times New Roman" w:cs="Times New Roman"/>
                <w:color w:val="000000" w:themeColor="text1"/>
                <w:sz w:val="22"/>
                <w:szCs w:val="22"/>
                <w:lang w:val="en-GB"/>
                <w:rPrChange w:id="2409" w:author="Mohamed Amer" w:date="2024-06-11T13:44:00Z" w16du:dateUtc="2024-06-11T10:44:00Z">
                  <w:rPr>
                    <w:ins w:id="2410" w:author="Islam Nady" w:date="2024-06-09T16:18:00Z"/>
                    <w:color w:val="000000" w:themeColor="text1"/>
                    <w:sz w:val="20"/>
                    <w:szCs w:val="20"/>
                    <w:lang w:val="en-GB"/>
                  </w:rPr>
                </w:rPrChange>
              </w:rPr>
            </w:pPr>
            <w:ins w:id="2411" w:author="Islam Nady" w:date="2024-06-09T16:18:00Z">
              <w:r w:rsidRPr="00E51E2D">
                <w:rPr>
                  <w:rFonts w:ascii="Times New Roman" w:hAnsi="Times New Roman" w:cs="Times New Roman"/>
                  <w:color w:val="auto"/>
                  <w:sz w:val="22"/>
                  <w:szCs w:val="22"/>
                  <w:lang w:val="en-GB"/>
                  <w:rPrChange w:id="2412" w:author="Mohamed Amer" w:date="2024-06-11T13:44:00Z" w16du:dateUtc="2024-06-11T10:44:00Z">
                    <w:rPr>
                      <w:rStyle w:val="-Normal"/>
                      <w:rFonts w:ascii="Frutiger LT Arabic 45 Light" w:hAnsi="Frutiger LT Arabic 45 Light" w:cs="Frutiger LT Arabic 45 Light"/>
                      <w:color w:val="000000" w:themeColor="text1"/>
                    </w:rPr>
                  </w:rPrChange>
                </w:rPr>
                <w:t>Bot Runner 2</w:t>
              </w:r>
            </w:ins>
          </w:p>
        </w:tc>
      </w:tr>
      <w:tr w:rsidR="008C6287" w:rsidRPr="008C6287" w14:paraId="6288917C" w14:textId="77777777" w:rsidTr="00F13443">
        <w:trPr>
          <w:trHeight w:val="170"/>
          <w:ins w:id="2413" w:author="Islam Nady" w:date="2024-06-09T16:18:00Z"/>
          <w:trPrChange w:id="2414" w:author="Mohamed Amer" w:date="2024-07-28T16:51:00Z" w16du:dateUtc="2024-07-28T13:51:00Z">
            <w:trPr>
              <w:trHeight w:val="215"/>
            </w:trPr>
          </w:trPrChange>
        </w:trPr>
        <w:tc>
          <w:tcPr>
            <w:tcW w:w="501" w:type="dxa"/>
            <w:tcPrChange w:id="2415" w:author="Mohamed Amer" w:date="2024-07-28T16:51:00Z" w16du:dateUtc="2024-07-28T13:51:00Z">
              <w:tcPr>
                <w:tcW w:w="630" w:type="dxa"/>
                <w:gridSpan w:val="3"/>
              </w:tcPr>
            </w:tcPrChange>
          </w:tcPr>
          <w:p w14:paraId="66ECF3C0" w14:textId="77777777" w:rsidR="00D611E3" w:rsidRPr="00E51E2D" w:rsidRDefault="00D611E3" w:rsidP="00D611E3">
            <w:pPr>
              <w:rPr>
                <w:ins w:id="2416" w:author="Islam Nady" w:date="2024-06-09T16:18:00Z"/>
                <w:color w:val="000000" w:themeColor="text1"/>
                <w:sz w:val="22"/>
                <w:szCs w:val="22"/>
                <w:lang w:val="en-GB"/>
                <w:rPrChange w:id="2417" w:author="Mohamed Amer" w:date="2024-06-11T13:44:00Z" w16du:dateUtc="2024-06-11T10:44:00Z">
                  <w:rPr>
                    <w:ins w:id="2418" w:author="Islam Nady" w:date="2024-06-09T16:18:00Z"/>
                    <w:color w:val="000000" w:themeColor="text1"/>
                    <w:sz w:val="20"/>
                    <w:szCs w:val="20"/>
                    <w:lang w:val="en-GB"/>
                  </w:rPr>
                </w:rPrChange>
              </w:rPr>
            </w:pPr>
            <w:ins w:id="2419" w:author="Islam Nady" w:date="2024-06-09T16:18:00Z">
              <w:r w:rsidRPr="00E51E2D">
                <w:rPr>
                  <w:color w:val="000000" w:themeColor="text1"/>
                  <w:sz w:val="22"/>
                  <w:szCs w:val="22"/>
                  <w:lang w:val="en-GB"/>
                  <w:rPrChange w:id="2420" w:author="Mohamed Amer" w:date="2024-06-11T13:44:00Z" w16du:dateUtc="2024-06-11T10:44:00Z">
                    <w:rPr>
                      <w:color w:val="000000" w:themeColor="text1"/>
                      <w:sz w:val="20"/>
                      <w:szCs w:val="20"/>
                      <w:lang w:val="en-GB"/>
                    </w:rPr>
                  </w:rPrChange>
                </w:rPr>
                <w:t>3</w:t>
              </w:r>
            </w:ins>
          </w:p>
        </w:tc>
        <w:tc>
          <w:tcPr>
            <w:tcW w:w="4975" w:type="dxa"/>
            <w:vAlign w:val="bottom"/>
            <w:tcPrChange w:id="2421" w:author="Mohamed Amer" w:date="2024-07-28T16:51:00Z" w16du:dateUtc="2024-07-28T13:51:00Z">
              <w:tcPr>
                <w:tcW w:w="3571" w:type="dxa"/>
                <w:gridSpan w:val="2"/>
                <w:vAlign w:val="bottom"/>
              </w:tcPr>
            </w:tcPrChange>
          </w:tcPr>
          <w:p w14:paraId="2B4FFCC5" w14:textId="2779F3A2" w:rsidR="00D611E3" w:rsidRPr="00E51E2D" w:rsidRDefault="005A3C7B" w:rsidP="00D611E3">
            <w:pPr>
              <w:jc w:val="left"/>
              <w:rPr>
                <w:ins w:id="2422" w:author="Islam Nady" w:date="2024-06-09T16:18:00Z"/>
                <w:rFonts w:ascii="Times New Roman" w:hAnsi="Times New Roman" w:cs="Times New Roman"/>
                <w:color w:val="000000" w:themeColor="text1"/>
                <w:sz w:val="22"/>
                <w:szCs w:val="22"/>
                <w:lang w:val="en-GB"/>
                <w:rPrChange w:id="2423" w:author="Mohamed Amer" w:date="2024-06-11T13:44:00Z" w16du:dateUtc="2024-06-11T10:44:00Z">
                  <w:rPr>
                    <w:ins w:id="2424" w:author="Islam Nady" w:date="2024-06-09T16:18:00Z"/>
                    <w:color w:val="000000" w:themeColor="text1"/>
                    <w:sz w:val="20"/>
                    <w:szCs w:val="20"/>
                    <w:lang w:val="en-GB"/>
                  </w:rPr>
                </w:rPrChange>
              </w:rPr>
            </w:pPr>
            <w:ins w:id="2425" w:author="Mohamed Amer" w:date="2024-07-28T17:06:00Z" w16du:dateUtc="2024-07-28T14:06:00Z">
              <w:r w:rsidRPr="00E658D5">
                <w:rPr>
                  <w:rStyle w:val="-Normal"/>
                  <w:rFonts w:ascii="Frutiger LT Arabic 45 Light" w:hAnsi="Frutiger LT Arabic 45 Light" w:cs="Frutiger LT Arabic 45 Light"/>
                </w:rPr>
                <w:t>IBKR Onboarding</w:t>
              </w:r>
              <w:r w:rsidRPr="005A3C7B" w:rsidDel="005A3C7B">
                <w:rPr>
                  <w:rFonts w:ascii="Times New Roman" w:hAnsi="Times New Roman" w:cs="Times New Roman"/>
                  <w:color w:val="000000" w:themeColor="text1"/>
                  <w:sz w:val="22"/>
                  <w:szCs w:val="22"/>
                  <w:lang w:val="en-GB"/>
                </w:rPr>
                <w:t xml:space="preserve"> </w:t>
              </w:r>
            </w:ins>
            <w:ins w:id="2426" w:author="Islam Nady" w:date="2024-06-09T17:59:00Z">
              <w:del w:id="2427" w:author="Mohamed Amer" w:date="2024-07-28T17:06:00Z" w16du:dateUtc="2024-07-28T14:06:00Z">
                <w:r w:rsidR="00D611E3" w:rsidRPr="00E51E2D" w:rsidDel="005A3C7B">
                  <w:rPr>
                    <w:rFonts w:ascii="Times New Roman" w:hAnsi="Times New Roman" w:cs="Times New Roman"/>
                    <w:color w:val="000000" w:themeColor="text1"/>
                    <w:sz w:val="22"/>
                    <w:szCs w:val="22"/>
                    <w:lang w:val="en-GB"/>
                    <w:rPrChange w:id="2428" w:author="Mohamed Amer" w:date="2024-06-11T13:44:00Z" w16du:dateUtc="2024-06-11T10:44:00Z">
                      <w:rPr>
                        <w:rFonts w:ascii="Calibri" w:hAnsi="Calibri" w:cs="Calibri"/>
                        <w:b/>
                        <w:bCs/>
                      </w:rPr>
                    </w:rPrChange>
                  </w:rPr>
                  <w:delText xml:space="preserve">Account Opening – </w:delText>
                </w:r>
              </w:del>
              <w:del w:id="2429" w:author="Mohamed Amer" w:date="2024-07-28T16:51:00Z" w16du:dateUtc="2024-07-28T13:51:00Z">
                <w:r w:rsidR="00D611E3" w:rsidRPr="00E51E2D" w:rsidDel="00F13443">
                  <w:rPr>
                    <w:rFonts w:ascii="Times New Roman" w:hAnsi="Times New Roman" w:cs="Times New Roman"/>
                    <w:color w:val="000000" w:themeColor="text1"/>
                    <w:sz w:val="22"/>
                    <w:szCs w:val="22"/>
                    <w:lang w:val="en-GB"/>
                    <w:rPrChange w:id="2430" w:author="Mohamed Amer" w:date="2024-06-11T13:44:00Z" w16du:dateUtc="2024-06-11T10:44:00Z">
                      <w:rPr>
                        <w:rFonts w:ascii="Calibri" w:hAnsi="Calibri" w:cs="Calibri"/>
                        <w:b/>
                        <w:bCs/>
                      </w:rPr>
                    </w:rPrChange>
                  </w:rPr>
                  <w:delText>Mutual</w:delText>
                </w:r>
              </w:del>
            </w:ins>
            <w:ins w:id="2431" w:author="Mohamed Amer" w:date="2024-07-28T17:06:00Z" w16du:dateUtc="2024-07-28T14:06:00Z">
              <w:r w:rsidRPr="005A3C7B" w:rsidDel="005A3C7B">
                <w:rPr>
                  <w:rFonts w:ascii="Times New Roman" w:hAnsi="Times New Roman" w:cs="Times New Roman"/>
                  <w:color w:val="000000" w:themeColor="text1"/>
                  <w:sz w:val="22"/>
                  <w:szCs w:val="22"/>
                  <w:lang w:val="en-GB"/>
                </w:rPr>
                <w:t xml:space="preserve"> </w:t>
              </w:r>
            </w:ins>
            <w:ins w:id="2432" w:author="Islam Nady" w:date="2024-06-09T17:59:00Z">
              <w:del w:id="2433" w:author="Mohamed Amer" w:date="2024-07-28T17:06:00Z" w16du:dateUtc="2024-07-28T14:06:00Z">
                <w:r w:rsidR="00D611E3" w:rsidRPr="00E51E2D" w:rsidDel="005A3C7B">
                  <w:rPr>
                    <w:rFonts w:ascii="Times New Roman" w:hAnsi="Times New Roman" w:cs="Times New Roman"/>
                    <w:color w:val="000000" w:themeColor="text1"/>
                    <w:sz w:val="22"/>
                    <w:szCs w:val="22"/>
                    <w:lang w:val="en-GB"/>
                    <w:rPrChange w:id="2434" w:author="Mohamed Amer" w:date="2024-06-11T13:44:00Z" w16du:dateUtc="2024-06-11T10:44:00Z">
                      <w:rPr>
                        <w:rFonts w:ascii="Calibri" w:hAnsi="Calibri" w:cs="Calibri"/>
                        <w:b/>
                        <w:bCs/>
                      </w:rPr>
                    </w:rPrChange>
                  </w:rPr>
                  <w:delText xml:space="preserve"> </w:delText>
                </w:r>
              </w:del>
              <w:del w:id="2435" w:author="Mohamed Amer" w:date="2024-07-28T16:51:00Z" w16du:dateUtc="2024-07-28T13:51:00Z">
                <w:r w:rsidR="00D611E3" w:rsidRPr="00E51E2D" w:rsidDel="00F13443">
                  <w:rPr>
                    <w:rFonts w:ascii="Times New Roman" w:hAnsi="Times New Roman" w:cs="Times New Roman"/>
                    <w:color w:val="000000" w:themeColor="text1"/>
                    <w:sz w:val="22"/>
                    <w:szCs w:val="22"/>
                    <w:lang w:val="en-GB"/>
                    <w:rPrChange w:id="2436" w:author="Mohamed Amer" w:date="2024-06-11T13:44:00Z" w16du:dateUtc="2024-06-11T10:44:00Z">
                      <w:rPr>
                        <w:rFonts w:ascii="Calibri" w:hAnsi="Calibri" w:cs="Calibri"/>
                        <w:b/>
                        <w:bCs/>
                      </w:rPr>
                    </w:rPrChange>
                  </w:rPr>
                  <w:delText>Funds</w:delText>
                </w:r>
              </w:del>
              <w:r w:rsidR="00D611E3" w:rsidRPr="00E51E2D">
                <w:rPr>
                  <w:rFonts w:ascii="Times New Roman" w:hAnsi="Times New Roman" w:cs="Times New Roman"/>
                  <w:color w:val="000000" w:themeColor="text1"/>
                  <w:sz w:val="22"/>
                  <w:szCs w:val="22"/>
                  <w:lang w:val="en-GB"/>
                  <w:rPrChange w:id="2437" w:author="Mohamed Amer" w:date="2024-06-11T13:44:00Z" w16du:dateUtc="2024-06-11T10:44:00Z">
                    <w:rPr>
                      <w:rFonts w:ascii="Calibri" w:hAnsi="Calibri" w:cs="Calibri"/>
                      <w:b/>
                      <w:bCs/>
                    </w:rPr>
                  </w:rPrChange>
                </w:rPr>
                <w:t>.</w:t>
              </w:r>
            </w:ins>
          </w:p>
        </w:tc>
        <w:tc>
          <w:tcPr>
            <w:tcW w:w="1664" w:type="dxa"/>
            <w:tcPrChange w:id="2438" w:author="Mohamed Amer" w:date="2024-07-28T16:51:00Z" w16du:dateUtc="2024-07-28T13:51:00Z">
              <w:tcPr>
                <w:tcW w:w="2153" w:type="dxa"/>
                <w:gridSpan w:val="2"/>
              </w:tcPr>
            </w:tcPrChange>
          </w:tcPr>
          <w:p w14:paraId="36A0DA3F" w14:textId="77777777" w:rsidR="00D611E3" w:rsidRPr="00E51E2D" w:rsidRDefault="00D611E3" w:rsidP="00D611E3">
            <w:pPr>
              <w:ind w:left="360"/>
              <w:jc w:val="left"/>
              <w:rPr>
                <w:ins w:id="2439" w:author="Islam Nady" w:date="2024-06-09T16:18:00Z"/>
                <w:rFonts w:ascii="Times New Roman" w:hAnsi="Times New Roman" w:cs="Times New Roman"/>
                <w:color w:val="000000" w:themeColor="text1"/>
                <w:sz w:val="22"/>
                <w:szCs w:val="22"/>
                <w:lang w:val="en-GB"/>
                <w:rPrChange w:id="2440" w:author="Mohamed Amer" w:date="2024-06-11T13:44:00Z" w16du:dateUtc="2024-06-11T10:44:00Z">
                  <w:rPr>
                    <w:ins w:id="2441" w:author="Islam Nady" w:date="2024-06-09T16:18:00Z"/>
                    <w:color w:val="000000" w:themeColor="text1"/>
                    <w:sz w:val="20"/>
                    <w:szCs w:val="20"/>
                    <w:lang w:val="en-GB"/>
                  </w:rPr>
                </w:rPrChange>
              </w:rPr>
            </w:pPr>
          </w:p>
        </w:tc>
        <w:tc>
          <w:tcPr>
            <w:tcW w:w="743" w:type="dxa"/>
            <w:tcPrChange w:id="2442" w:author="Mohamed Amer" w:date="2024-07-28T16:51:00Z" w16du:dateUtc="2024-07-28T13:51:00Z">
              <w:tcPr>
                <w:tcW w:w="1721" w:type="dxa"/>
                <w:gridSpan w:val="2"/>
              </w:tcPr>
            </w:tcPrChange>
          </w:tcPr>
          <w:p w14:paraId="53E18411" w14:textId="77777777" w:rsidR="00D611E3" w:rsidRPr="00E51E2D" w:rsidRDefault="00D611E3" w:rsidP="00D611E3">
            <w:pPr>
              <w:jc w:val="left"/>
              <w:rPr>
                <w:ins w:id="2443" w:author="Islam Nady" w:date="2024-06-09T16:18:00Z"/>
                <w:rFonts w:ascii="Times New Roman" w:hAnsi="Times New Roman" w:cs="Times New Roman"/>
                <w:color w:val="000000" w:themeColor="text1"/>
                <w:sz w:val="22"/>
                <w:szCs w:val="22"/>
                <w:lang w:val="en-GB"/>
                <w:rPrChange w:id="2444" w:author="Mohamed Amer" w:date="2024-06-11T13:44:00Z" w16du:dateUtc="2024-06-11T10:44:00Z">
                  <w:rPr>
                    <w:ins w:id="2445" w:author="Islam Nady" w:date="2024-06-09T16:18:00Z"/>
                    <w:color w:val="000000" w:themeColor="text1"/>
                    <w:sz w:val="20"/>
                    <w:szCs w:val="20"/>
                    <w:lang w:val="en-GB"/>
                  </w:rPr>
                </w:rPrChange>
              </w:rPr>
            </w:pPr>
          </w:p>
        </w:tc>
        <w:tc>
          <w:tcPr>
            <w:tcW w:w="1356" w:type="dxa"/>
            <w:tcPrChange w:id="2446" w:author="Mohamed Amer" w:date="2024-07-28T16:51:00Z" w16du:dateUtc="2024-07-28T13:51:00Z">
              <w:tcPr>
                <w:tcW w:w="1910" w:type="dxa"/>
                <w:gridSpan w:val="3"/>
              </w:tcPr>
            </w:tcPrChange>
          </w:tcPr>
          <w:p w14:paraId="0D947092" w14:textId="656AA5B5" w:rsidR="00D611E3" w:rsidRPr="00E51E2D" w:rsidRDefault="00D611E3" w:rsidP="00D611E3">
            <w:pPr>
              <w:rPr>
                <w:ins w:id="2447" w:author="Islam Nady" w:date="2024-06-09T16:18:00Z"/>
                <w:rFonts w:ascii="Times New Roman" w:hAnsi="Times New Roman" w:cs="Times New Roman"/>
                <w:color w:val="000000" w:themeColor="text1"/>
                <w:sz w:val="22"/>
                <w:szCs w:val="22"/>
                <w:lang w:val="en-GB"/>
                <w:rPrChange w:id="2448" w:author="Mohamed Amer" w:date="2024-06-11T13:44:00Z" w16du:dateUtc="2024-06-11T10:44:00Z">
                  <w:rPr>
                    <w:ins w:id="2449" w:author="Islam Nady" w:date="2024-06-09T16:18:00Z"/>
                    <w:color w:val="000000" w:themeColor="text1"/>
                    <w:sz w:val="20"/>
                    <w:szCs w:val="20"/>
                    <w:lang w:val="en-GB"/>
                  </w:rPr>
                </w:rPrChange>
              </w:rPr>
            </w:pPr>
            <w:ins w:id="2450" w:author="Islam Nady" w:date="2024-06-09T16:18:00Z">
              <w:r w:rsidRPr="00E51E2D">
                <w:rPr>
                  <w:rFonts w:ascii="Times New Roman" w:hAnsi="Times New Roman" w:cs="Times New Roman"/>
                  <w:color w:val="auto"/>
                  <w:sz w:val="22"/>
                  <w:szCs w:val="22"/>
                  <w:lang w:val="en-GB"/>
                  <w:rPrChange w:id="2451" w:author="Mohamed Amer" w:date="2024-06-11T13:44:00Z" w16du:dateUtc="2024-06-11T10:44:00Z">
                    <w:rPr>
                      <w:rStyle w:val="-Normal"/>
                      <w:rFonts w:ascii="Frutiger LT Arabic 45 Light" w:hAnsi="Frutiger LT Arabic 45 Light" w:cs="Frutiger LT Arabic 45 Light"/>
                      <w:color w:val="000000" w:themeColor="text1"/>
                    </w:rPr>
                  </w:rPrChange>
                </w:rPr>
                <w:t xml:space="preserve">Bot Runner </w:t>
              </w:r>
            </w:ins>
            <w:ins w:id="2452" w:author="Islam Nady" w:date="2024-06-10T09:00:00Z">
              <w:r w:rsidR="004244F6" w:rsidRPr="00E51E2D">
                <w:rPr>
                  <w:rFonts w:ascii="Times New Roman" w:hAnsi="Times New Roman" w:cs="Times New Roman"/>
                  <w:color w:val="auto"/>
                  <w:sz w:val="22"/>
                  <w:szCs w:val="22"/>
                  <w:lang w:val="en-GB"/>
                  <w:rPrChange w:id="2453" w:author="Mohamed Amer" w:date="2024-06-11T13:44:00Z" w16du:dateUtc="2024-06-11T10:44:00Z">
                    <w:rPr>
                      <w:rStyle w:val="-Normal"/>
                      <w:rFonts w:ascii="Frutiger LT Arabic 45 Light" w:hAnsi="Frutiger LT Arabic 45 Light" w:cs="Frutiger LT Arabic 45 Light"/>
                      <w:color w:val="000000" w:themeColor="text1"/>
                    </w:rPr>
                  </w:rPrChange>
                </w:rPr>
                <w:t>2</w:t>
              </w:r>
            </w:ins>
          </w:p>
        </w:tc>
      </w:tr>
      <w:tr w:rsidR="008C6287" w:rsidRPr="008C6287" w14:paraId="47C8106B" w14:textId="77777777" w:rsidTr="00F13443">
        <w:trPr>
          <w:cnfStyle w:val="000000010000" w:firstRow="0" w:lastRow="0" w:firstColumn="0" w:lastColumn="0" w:oddVBand="0" w:evenVBand="0" w:oddHBand="0" w:evenHBand="1" w:firstRowFirstColumn="0" w:firstRowLastColumn="0" w:lastRowFirstColumn="0" w:lastRowLastColumn="0"/>
          <w:trHeight w:val="160"/>
          <w:ins w:id="2454" w:author="Islam Nady" w:date="2024-06-09T16:18:00Z"/>
          <w:trPrChange w:id="2455" w:author="Mohamed Amer" w:date="2024-07-28T16:51:00Z" w16du:dateUtc="2024-07-28T13:51:00Z">
            <w:trPr>
              <w:trHeight w:val="203"/>
            </w:trPr>
          </w:trPrChange>
        </w:trPr>
        <w:tc>
          <w:tcPr>
            <w:tcW w:w="501" w:type="dxa"/>
            <w:tcPrChange w:id="2456" w:author="Mohamed Amer" w:date="2024-07-28T16:51:00Z" w16du:dateUtc="2024-07-28T13:51:00Z">
              <w:tcPr>
                <w:tcW w:w="339" w:type="dxa"/>
                <w:gridSpan w:val="2"/>
              </w:tcPr>
            </w:tcPrChange>
          </w:tcPr>
          <w:p w14:paraId="6B8AAF1A" w14:textId="77777777" w:rsidR="00D611E3" w:rsidRPr="00E51E2D" w:rsidRDefault="00D611E3" w:rsidP="00D611E3">
            <w:pPr>
              <w:cnfStyle w:val="000000010000" w:firstRow="0" w:lastRow="0" w:firstColumn="0" w:lastColumn="0" w:oddVBand="0" w:evenVBand="0" w:oddHBand="0" w:evenHBand="1" w:firstRowFirstColumn="0" w:firstRowLastColumn="0" w:lastRowFirstColumn="0" w:lastRowLastColumn="0"/>
              <w:rPr>
                <w:ins w:id="2457" w:author="Islam Nady" w:date="2024-06-09T16:18:00Z"/>
                <w:color w:val="000000" w:themeColor="text1"/>
                <w:sz w:val="22"/>
                <w:szCs w:val="22"/>
                <w:lang w:val="en-GB"/>
                <w:rPrChange w:id="2458" w:author="Mohamed Amer" w:date="2024-06-11T13:44:00Z" w16du:dateUtc="2024-06-11T10:44:00Z">
                  <w:rPr>
                    <w:ins w:id="2459" w:author="Islam Nady" w:date="2024-06-09T16:18:00Z"/>
                    <w:color w:val="000000" w:themeColor="text1"/>
                    <w:sz w:val="20"/>
                    <w:szCs w:val="20"/>
                    <w:lang w:val="en-GB"/>
                  </w:rPr>
                </w:rPrChange>
              </w:rPr>
            </w:pPr>
            <w:ins w:id="2460" w:author="Islam Nady" w:date="2024-06-09T16:18:00Z">
              <w:r w:rsidRPr="00E51E2D">
                <w:rPr>
                  <w:color w:val="000000" w:themeColor="text1"/>
                  <w:sz w:val="22"/>
                  <w:szCs w:val="22"/>
                  <w:lang w:val="en-GB"/>
                  <w:rPrChange w:id="2461" w:author="Mohamed Amer" w:date="2024-06-11T13:44:00Z" w16du:dateUtc="2024-06-11T10:44:00Z">
                    <w:rPr>
                      <w:color w:val="000000" w:themeColor="text1"/>
                      <w:sz w:val="20"/>
                      <w:szCs w:val="20"/>
                      <w:lang w:val="en-GB"/>
                    </w:rPr>
                  </w:rPrChange>
                </w:rPr>
                <w:t>4</w:t>
              </w:r>
            </w:ins>
          </w:p>
        </w:tc>
        <w:tc>
          <w:tcPr>
            <w:tcW w:w="4975" w:type="dxa"/>
            <w:vAlign w:val="bottom"/>
            <w:tcPrChange w:id="2462" w:author="Mohamed Amer" w:date="2024-07-28T16:51:00Z" w16du:dateUtc="2024-07-28T13:51:00Z">
              <w:tcPr>
                <w:tcW w:w="3862" w:type="dxa"/>
                <w:gridSpan w:val="3"/>
                <w:vAlign w:val="bottom"/>
              </w:tcPr>
            </w:tcPrChange>
          </w:tcPr>
          <w:p w14:paraId="426C6AB6" w14:textId="77777777" w:rsidR="00D611E3" w:rsidRPr="00E51E2D" w:rsidRDefault="00D611E3" w:rsidP="00D611E3">
            <w:pPr>
              <w:jc w:val="left"/>
              <w:cnfStyle w:val="000000010000" w:firstRow="0" w:lastRow="0" w:firstColumn="0" w:lastColumn="0" w:oddVBand="0" w:evenVBand="0" w:oddHBand="0" w:evenHBand="1" w:firstRowFirstColumn="0" w:firstRowLastColumn="0" w:lastRowFirstColumn="0" w:lastRowLastColumn="0"/>
              <w:rPr>
                <w:ins w:id="2463" w:author="Islam Nady" w:date="2024-06-09T16:18:00Z"/>
                <w:rFonts w:ascii="Times New Roman" w:hAnsi="Times New Roman" w:cs="Times New Roman"/>
                <w:color w:val="000000" w:themeColor="text1"/>
                <w:sz w:val="22"/>
                <w:szCs w:val="22"/>
                <w:lang w:val="en-GB"/>
                <w:rPrChange w:id="2464" w:author="Mohamed Amer" w:date="2024-06-11T13:44:00Z" w16du:dateUtc="2024-06-11T10:44:00Z">
                  <w:rPr>
                    <w:ins w:id="2465" w:author="Islam Nady" w:date="2024-06-09T16:18:00Z"/>
                    <w:color w:val="000000" w:themeColor="text1"/>
                    <w:sz w:val="20"/>
                    <w:szCs w:val="20"/>
                    <w:lang w:val="en-GB"/>
                  </w:rPr>
                </w:rPrChange>
              </w:rPr>
            </w:pPr>
            <w:ins w:id="2466" w:author="Islam Nady" w:date="2024-06-09T17:59:00Z">
              <w:r w:rsidRPr="00E51E2D">
                <w:rPr>
                  <w:rFonts w:ascii="Times New Roman" w:hAnsi="Times New Roman" w:cs="Times New Roman"/>
                  <w:color w:val="000000" w:themeColor="text1"/>
                  <w:sz w:val="22"/>
                  <w:szCs w:val="22"/>
                  <w:lang w:val="en-GB"/>
                  <w:rPrChange w:id="2467" w:author="Mohamed Amer" w:date="2024-06-11T13:44:00Z" w16du:dateUtc="2024-06-11T10:44:00Z">
                    <w:rPr>
                      <w:rFonts w:ascii="Calibri" w:hAnsi="Calibri" w:cs="Calibri"/>
                      <w:b/>
                      <w:bCs/>
                    </w:rPr>
                  </w:rPrChange>
                </w:rPr>
                <w:t>Account Opening – Local Brokerage.</w:t>
              </w:r>
            </w:ins>
          </w:p>
        </w:tc>
        <w:tc>
          <w:tcPr>
            <w:tcW w:w="1664" w:type="dxa"/>
            <w:tcPrChange w:id="2468" w:author="Mohamed Amer" w:date="2024-07-28T16:51:00Z" w16du:dateUtc="2024-07-28T13:51:00Z">
              <w:tcPr>
                <w:tcW w:w="2153" w:type="dxa"/>
                <w:gridSpan w:val="2"/>
              </w:tcPr>
            </w:tcPrChange>
          </w:tcPr>
          <w:p w14:paraId="5446A21B" w14:textId="77777777" w:rsidR="00D611E3" w:rsidRPr="00E51E2D" w:rsidRDefault="00D611E3" w:rsidP="00D611E3">
            <w:pPr>
              <w:ind w:left="360"/>
              <w:jc w:val="left"/>
              <w:cnfStyle w:val="000000010000" w:firstRow="0" w:lastRow="0" w:firstColumn="0" w:lastColumn="0" w:oddVBand="0" w:evenVBand="0" w:oddHBand="0" w:evenHBand="1" w:firstRowFirstColumn="0" w:firstRowLastColumn="0" w:lastRowFirstColumn="0" w:lastRowLastColumn="0"/>
              <w:rPr>
                <w:ins w:id="2469" w:author="Islam Nady" w:date="2024-06-09T16:18:00Z"/>
                <w:rFonts w:ascii="Times New Roman" w:hAnsi="Times New Roman" w:cs="Times New Roman"/>
                <w:color w:val="000000" w:themeColor="text1"/>
                <w:sz w:val="22"/>
                <w:szCs w:val="22"/>
                <w:lang w:val="en-GB"/>
                <w:rPrChange w:id="2470" w:author="Mohamed Amer" w:date="2024-06-11T13:44:00Z" w16du:dateUtc="2024-06-11T10:44:00Z">
                  <w:rPr>
                    <w:ins w:id="2471" w:author="Islam Nady" w:date="2024-06-09T16:18:00Z"/>
                    <w:color w:val="000000" w:themeColor="text1"/>
                    <w:sz w:val="20"/>
                    <w:szCs w:val="20"/>
                    <w:lang w:val="en-GB"/>
                  </w:rPr>
                </w:rPrChange>
              </w:rPr>
            </w:pPr>
          </w:p>
        </w:tc>
        <w:tc>
          <w:tcPr>
            <w:tcW w:w="743" w:type="dxa"/>
            <w:tcPrChange w:id="2472" w:author="Mohamed Amer" w:date="2024-07-28T16:51:00Z" w16du:dateUtc="2024-07-28T13:51:00Z">
              <w:tcPr>
                <w:tcW w:w="1721" w:type="dxa"/>
                <w:gridSpan w:val="2"/>
              </w:tcPr>
            </w:tcPrChange>
          </w:tcPr>
          <w:p w14:paraId="34C5C56B" w14:textId="77777777" w:rsidR="00D611E3" w:rsidRPr="00E51E2D" w:rsidRDefault="00D611E3" w:rsidP="00D611E3">
            <w:pPr>
              <w:jc w:val="left"/>
              <w:cnfStyle w:val="000000010000" w:firstRow="0" w:lastRow="0" w:firstColumn="0" w:lastColumn="0" w:oddVBand="0" w:evenVBand="0" w:oddHBand="0" w:evenHBand="1" w:firstRowFirstColumn="0" w:firstRowLastColumn="0" w:lastRowFirstColumn="0" w:lastRowLastColumn="0"/>
              <w:rPr>
                <w:ins w:id="2473" w:author="Islam Nady" w:date="2024-06-09T16:18:00Z"/>
                <w:rFonts w:ascii="Times New Roman" w:hAnsi="Times New Roman" w:cs="Times New Roman"/>
                <w:color w:val="000000" w:themeColor="text1"/>
                <w:sz w:val="22"/>
                <w:szCs w:val="22"/>
                <w:lang w:val="en-GB"/>
                <w:rPrChange w:id="2474" w:author="Mohamed Amer" w:date="2024-06-11T13:44:00Z" w16du:dateUtc="2024-06-11T10:44:00Z">
                  <w:rPr>
                    <w:ins w:id="2475" w:author="Islam Nady" w:date="2024-06-09T16:18:00Z"/>
                    <w:color w:val="000000" w:themeColor="text1"/>
                    <w:sz w:val="20"/>
                    <w:szCs w:val="20"/>
                    <w:lang w:val="en-GB"/>
                  </w:rPr>
                </w:rPrChange>
              </w:rPr>
            </w:pPr>
          </w:p>
        </w:tc>
        <w:tc>
          <w:tcPr>
            <w:tcW w:w="1356" w:type="dxa"/>
            <w:tcPrChange w:id="2476" w:author="Mohamed Amer" w:date="2024-07-28T16:51:00Z" w16du:dateUtc="2024-07-28T13:51:00Z">
              <w:tcPr>
                <w:tcW w:w="1910" w:type="dxa"/>
                <w:gridSpan w:val="3"/>
              </w:tcPr>
            </w:tcPrChange>
          </w:tcPr>
          <w:p w14:paraId="22336B05" w14:textId="5FF4D1D6" w:rsidR="00D611E3" w:rsidRPr="00E51E2D" w:rsidRDefault="00D611E3" w:rsidP="00D611E3">
            <w:pPr>
              <w:cnfStyle w:val="000000010000" w:firstRow="0" w:lastRow="0" w:firstColumn="0" w:lastColumn="0" w:oddVBand="0" w:evenVBand="0" w:oddHBand="0" w:evenHBand="1" w:firstRowFirstColumn="0" w:firstRowLastColumn="0" w:lastRowFirstColumn="0" w:lastRowLastColumn="0"/>
              <w:rPr>
                <w:ins w:id="2477" w:author="Islam Nady" w:date="2024-06-09T16:18:00Z"/>
                <w:rFonts w:ascii="Times New Roman" w:hAnsi="Times New Roman" w:cs="Times New Roman"/>
                <w:color w:val="000000" w:themeColor="text1"/>
                <w:sz w:val="22"/>
                <w:szCs w:val="22"/>
                <w:lang w:val="en-GB"/>
                <w:rPrChange w:id="2478" w:author="Mohamed Amer" w:date="2024-06-11T13:44:00Z" w16du:dateUtc="2024-06-11T10:44:00Z">
                  <w:rPr>
                    <w:ins w:id="2479" w:author="Islam Nady" w:date="2024-06-09T16:18:00Z"/>
                    <w:color w:val="000000" w:themeColor="text1"/>
                    <w:sz w:val="20"/>
                    <w:szCs w:val="20"/>
                    <w:lang w:val="en-GB"/>
                  </w:rPr>
                </w:rPrChange>
              </w:rPr>
            </w:pPr>
            <w:ins w:id="2480" w:author="Islam Nady" w:date="2024-06-09T16:18:00Z">
              <w:r w:rsidRPr="00E51E2D">
                <w:rPr>
                  <w:rFonts w:ascii="Times New Roman" w:hAnsi="Times New Roman" w:cs="Times New Roman"/>
                  <w:color w:val="auto"/>
                  <w:sz w:val="22"/>
                  <w:szCs w:val="22"/>
                  <w:lang w:val="en-GB"/>
                  <w:rPrChange w:id="2481" w:author="Mohamed Amer" w:date="2024-06-11T13:44:00Z" w16du:dateUtc="2024-06-11T10:44:00Z">
                    <w:rPr>
                      <w:rStyle w:val="-Normal"/>
                      <w:rFonts w:ascii="Frutiger LT Arabic 45 Light" w:hAnsi="Frutiger LT Arabic 45 Light" w:cs="Frutiger LT Arabic 45 Light"/>
                      <w:color w:val="000000" w:themeColor="text1"/>
                    </w:rPr>
                  </w:rPrChange>
                </w:rPr>
                <w:t xml:space="preserve">Bot Runner </w:t>
              </w:r>
            </w:ins>
            <w:ins w:id="2482" w:author="Islam Nady" w:date="2024-06-10T09:00:00Z">
              <w:r w:rsidR="004244F6" w:rsidRPr="00E51E2D">
                <w:rPr>
                  <w:rFonts w:ascii="Times New Roman" w:hAnsi="Times New Roman" w:cs="Times New Roman"/>
                  <w:color w:val="auto"/>
                  <w:sz w:val="22"/>
                  <w:szCs w:val="22"/>
                  <w:lang w:val="en-GB"/>
                  <w:rPrChange w:id="2483" w:author="Mohamed Amer" w:date="2024-06-11T13:44:00Z" w16du:dateUtc="2024-06-11T10:44:00Z">
                    <w:rPr>
                      <w:rStyle w:val="-Normal"/>
                      <w:rFonts w:ascii="Frutiger LT Arabic 45 Light" w:hAnsi="Frutiger LT Arabic 45 Light" w:cs="Frutiger LT Arabic 45 Light"/>
                      <w:color w:val="000000" w:themeColor="text1"/>
                    </w:rPr>
                  </w:rPrChange>
                </w:rPr>
                <w:t>3</w:t>
              </w:r>
            </w:ins>
          </w:p>
        </w:tc>
      </w:tr>
      <w:tr w:rsidR="008C6287" w:rsidRPr="008C6287" w14:paraId="1550D31A" w14:textId="77777777" w:rsidTr="00F13443">
        <w:trPr>
          <w:trHeight w:val="160"/>
          <w:ins w:id="2484" w:author="Islam Nady" w:date="2024-06-09T16:18:00Z"/>
          <w:trPrChange w:id="2485" w:author="Mohamed Amer" w:date="2024-07-28T16:51:00Z" w16du:dateUtc="2024-07-28T13:51:00Z">
            <w:trPr>
              <w:trHeight w:val="203"/>
            </w:trPr>
          </w:trPrChange>
        </w:trPr>
        <w:tc>
          <w:tcPr>
            <w:tcW w:w="501" w:type="dxa"/>
            <w:tcPrChange w:id="2486" w:author="Mohamed Amer" w:date="2024-07-28T16:51:00Z" w16du:dateUtc="2024-07-28T13:51:00Z">
              <w:tcPr>
                <w:tcW w:w="630" w:type="dxa"/>
                <w:gridSpan w:val="3"/>
              </w:tcPr>
            </w:tcPrChange>
          </w:tcPr>
          <w:p w14:paraId="1789C975" w14:textId="77777777" w:rsidR="00D611E3" w:rsidRPr="00E51E2D" w:rsidRDefault="00D611E3" w:rsidP="00D611E3">
            <w:pPr>
              <w:rPr>
                <w:ins w:id="2487" w:author="Islam Nady" w:date="2024-06-09T16:18:00Z"/>
                <w:color w:val="000000" w:themeColor="text1"/>
                <w:sz w:val="22"/>
                <w:szCs w:val="22"/>
                <w:lang w:val="en-GB"/>
                <w:rPrChange w:id="2488" w:author="Mohamed Amer" w:date="2024-06-11T13:44:00Z" w16du:dateUtc="2024-06-11T10:44:00Z">
                  <w:rPr>
                    <w:ins w:id="2489" w:author="Islam Nady" w:date="2024-06-09T16:18:00Z"/>
                    <w:color w:val="000000" w:themeColor="text1"/>
                    <w:sz w:val="20"/>
                    <w:szCs w:val="20"/>
                    <w:lang w:val="en-GB"/>
                  </w:rPr>
                </w:rPrChange>
              </w:rPr>
            </w:pPr>
            <w:ins w:id="2490" w:author="Islam Nady" w:date="2024-06-09T16:18:00Z">
              <w:r w:rsidRPr="00E51E2D">
                <w:rPr>
                  <w:color w:val="000000" w:themeColor="text1"/>
                  <w:sz w:val="22"/>
                  <w:szCs w:val="22"/>
                  <w:lang w:val="en-GB"/>
                  <w:rPrChange w:id="2491" w:author="Mohamed Amer" w:date="2024-06-11T13:44:00Z" w16du:dateUtc="2024-06-11T10:44:00Z">
                    <w:rPr>
                      <w:color w:val="000000" w:themeColor="text1"/>
                      <w:sz w:val="20"/>
                      <w:szCs w:val="20"/>
                      <w:lang w:val="en-GB"/>
                    </w:rPr>
                  </w:rPrChange>
                </w:rPr>
                <w:t>5</w:t>
              </w:r>
            </w:ins>
          </w:p>
        </w:tc>
        <w:tc>
          <w:tcPr>
            <w:tcW w:w="4975" w:type="dxa"/>
            <w:vAlign w:val="bottom"/>
            <w:tcPrChange w:id="2492" w:author="Mohamed Amer" w:date="2024-07-28T16:51:00Z" w16du:dateUtc="2024-07-28T13:51:00Z">
              <w:tcPr>
                <w:tcW w:w="3571" w:type="dxa"/>
                <w:gridSpan w:val="2"/>
                <w:vAlign w:val="bottom"/>
              </w:tcPr>
            </w:tcPrChange>
          </w:tcPr>
          <w:p w14:paraId="1C0256A3" w14:textId="77777777" w:rsidR="00D611E3" w:rsidRPr="00E51E2D" w:rsidRDefault="00D611E3" w:rsidP="00D611E3">
            <w:pPr>
              <w:jc w:val="left"/>
              <w:rPr>
                <w:ins w:id="2493" w:author="Islam Nady" w:date="2024-06-09T16:18:00Z"/>
                <w:rFonts w:ascii="Times New Roman" w:hAnsi="Times New Roman" w:cs="Times New Roman"/>
                <w:color w:val="000000" w:themeColor="text1"/>
                <w:sz w:val="22"/>
                <w:szCs w:val="22"/>
                <w:lang w:val="en-GB"/>
                <w:rPrChange w:id="2494" w:author="Mohamed Amer" w:date="2024-06-11T13:44:00Z" w16du:dateUtc="2024-06-11T10:44:00Z">
                  <w:rPr>
                    <w:ins w:id="2495" w:author="Islam Nady" w:date="2024-06-09T16:18:00Z"/>
                    <w:color w:val="000000" w:themeColor="text1"/>
                    <w:sz w:val="20"/>
                    <w:szCs w:val="20"/>
                    <w:lang w:val="en-GB"/>
                  </w:rPr>
                </w:rPrChange>
              </w:rPr>
            </w:pPr>
            <w:ins w:id="2496" w:author="Islam Nady" w:date="2024-06-09T17:59:00Z">
              <w:r w:rsidRPr="00E51E2D">
                <w:rPr>
                  <w:rFonts w:ascii="Times New Roman" w:hAnsi="Times New Roman" w:cs="Times New Roman"/>
                  <w:color w:val="000000" w:themeColor="text1"/>
                  <w:sz w:val="22"/>
                  <w:szCs w:val="22"/>
                  <w:lang w:val="en-GB"/>
                  <w:rPrChange w:id="2497" w:author="Mohamed Amer" w:date="2024-06-11T13:44:00Z" w16du:dateUtc="2024-06-11T10:44:00Z">
                    <w:rPr>
                      <w:rFonts w:ascii="Calibri" w:hAnsi="Calibri" w:cs="Calibri"/>
                      <w:b/>
                      <w:bCs/>
                    </w:rPr>
                  </w:rPrChange>
                </w:rPr>
                <w:t>KYC Update.</w:t>
              </w:r>
            </w:ins>
          </w:p>
        </w:tc>
        <w:tc>
          <w:tcPr>
            <w:tcW w:w="1664" w:type="dxa"/>
            <w:tcPrChange w:id="2498" w:author="Mohamed Amer" w:date="2024-07-28T16:51:00Z" w16du:dateUtc="2024-07-28T13:51:00Z">
              <w:tcPr>
                <w:tcW w:w="2153" w:type="dxa"/>
                <w:gridSpan w:val="2"/>
              </w:tcPr>
            </w:tcPrChange>
          </w:tcPr>
          <w:p w14:paraId="20C2697C" w14:textId="77777777" w:rsidR="00D611E3" w:rsidRPr="00E51E2D" w:rsidRDefault="00D611E3" w:rsidP="00D611E3">
            <w:pPr>
              <w:ind w:left="360"/>
              <w:jc w:val="left"/>
              <w:rPr>
                <w:ins w:id="2499" w:author="Islam Nady" w:date="2024-06-09T16:18:00Z"/>
                <w:rFonts w:ascii="Times New Roman" w:hAnsi="Times New Roman" w:cs="Times New Roman"/>
                <w:color w:val="000000" w:themeColor="text1"/>
                <w:sz w:val="22"/>
                <w:szCs w:val="22"/>
                <w:lang w:val="en-GB"/>
                <w:rPrChange w:id="2500" w:author="Mohamed Amer" w:date="2024-06-11T13:44:00Z" w16du:dateUtc="2024-06-11T10:44:00Z">
                  <w:rPr>
                    <w:ins w:id="2501" w:author="Islam Nady" w:date="2024-06-09T16:18:00Z"/>
                    <w:color w:val="000000" w:themeColor="text1"/>
                    <w:sz w:val="20"/>
                    <w:szCs w:val="20"/>
                    <w:lang w:val="en-GB"/>
                  </w:rPr>
                </w:rPrChange>
              </w:rPr>
            </w:pPr>
          </w:p>
        </w:tc>
        <w:tc>
          <w:tcPr>
            <w:tcW w:w="743" w:type="dxa"/>
            <w:tcPrChange w:id="2502" w:author="Mohamed Amer" w:date="2024-07-28T16:51:00Z" w16du:dateUtc="2024-07-28T13:51:00Z">
              <w:tcPr>
                <w:tcW w:w="1721" w:type="dxa"/>
                <w:gridSpan w:val="2"/>
              </w:tcPr>
            </w:tcPrChange>
          </w:tcPr>
          <w:p w14:paraId="5D556B59" w14:textId="77777777" w:rsidR="00D611E3" w:rsidRPr="00E51E2D" w:rsidRDefault="00D611E3" w:rsidP="00D611E3">
            <w:pPr>
              <w:jc w:val="left"/>
              <w:rPr>
                <w:ins w:id="2503" w:author="Islam Nady" w:date="2024-06-09T16:18:00Z"/>
                <w:rFonts w:ascii="Times New Roman" w:hAnsi="Times New Roman" w:cs="Times New Roman"/>
                <w:color w:val="000000" w:themeColor="text1"/>
                <w:sz w:val="22"/>
                <w:szCs w:val="22"/>
                <w:lang w:val="en-GB"/>
                <w:rPrChange w:id="2504" w:author="Mohamed Amer" w:date="2024-06-11T13:44:00Z" w16du:dateUtc="2024-06-11T10:44:00Z">
                  <w:rPr>
                    <w:ins w:id="2505" w:author="Islam Nady" w:date="2024-06-09T16:18:00Z"/>
                    <w:color w:val="000000" w:themeColor="text1"/>
                    <w:sz w:val="20"/>
                    <w:szCs w:val="20"/>
                    <w:lang w:val="en-GB"/>
                  </w:rPr>
                </w:rPrChange>
              </w:rPr>
            </w:pPr>
          </w:p>
        </w:tc>
        <w:tc>
          <w:tcPr>
            <w:tcW w:w="1356" w:type="dxa"/>
            <w:tcPrChange w:id="2506" w:author="Mohamed Amer" w:date="2024-07-28T16:51:00Z" w16du:dateUtc="2024-07-28T13:51:00Z">
              <w:tcPr>
                <w:tcW w:w="1910" w:type="dxa"/>
                <w:gridSpan w:val="3"/>
              </w:tcPr>
            </w:tcPrChange>
          </w:tcPr>
          <w:p w14:paraId="3104231A" w14:textId="2C8D7EC4" w:rsidR="00D611E3" w:rsidRPr="00E51E2D" w:rsidRDefault="00D611E3" w:rsidP="00D611E3">
            <w:pPr>
              <w:rPr>
                <w:ins w:id="2507" w:author="Islam Nady" w:date="2024-06-09T16:18:00Z"/>
                <w:rFonts w:ascii="Times New Roman" w:hAnsi="Times New Roman" w:cs="Times New Roman"/>
                <w:color w:val="000000" w:themeColor="text1"/>
                <w:sz w:val="22"/>
                <w:szCs w:val="22"/>
                <w:lang w:val="en-GB"/>
                <w:rPrChange w:id="2508" w:author="Mohamed Amer" w:date="2024-06-11T13:44:00Z" w16du:dateUtc="2024-06-11T10:44:00Z">
                  <w:rPr>
                    <w:ins w:id="2509" w:author="Islam Nady" w:date="2024-06-09T16:18:00Z"/>
                    <w:color w:val="000000" w:themeColor="text1"/>
                    <w:sz w:val="20"/>
                    <w:szCs w:val="20"/>
                    <w:lang w:val="en-GB"/>
                  </w:rPr>
                </w:rPrChange>
              </w:rPr>
            </w:pPr>
            <w:ins w:id="2510" w:author="Islam Nady" w:date="2024-06-09T16:18:00Z">
              <w:r w:rsidRPr="00E51E2D">
                <w:rPr>
                  <w:rFonts w:ascii="Times New Roman" w:hAnsi="Times New Roman" w:cs="Times New Roman"/>
                  <w:color w:val="auto"/>
                  <w:sz w:val="22"/>
                  <w:szCs w:val="22"/>
                  <w:lang w:val="en-GB"/>
                  <w:rPrChange w:id="2511" w:author="Mohamed Amer" w:date="2024-06-11T13:44:00Z" w16du:dateUtc="2024-06-11T10:44:00Z">
                    <w:rPr>
                      <w:rStyle w:val="-Normal"/>
                      <w:rFonts w:ascii="Frutiger LT Arabic 45 Light" w:hAnsi="Frutiger LT Arabic 45 Light" w:cs="Frutiger LT Arabic 45 Light"/>
                      <w:color w:val="000000" w:themeColor="text1"/>
                    </w:rPr>
                  </w:rPrChange>
                </w:rPr>
                <w:t xml:space="preserve">Bot Runner </w:t>
              </w:r>
            </w:ins>
            <w:ins w:id="2512" w:author="Islam Nady" w:date="2024-06-10T09:00:00Z">
              <w:r w:rsidR="004244F6" w:rsidRPr="00E51E2D">
                <w:rPr>
                  <w:rFonts w:ascii="Times New Roman" w:hAnsi="Times New Roman" w:cs="Times New Roman"/>
                  <w:color w:val="auto"/>
                  <w:sz w:val="22"/>
                  <w:szCs w:val="22"/>
                  <w:lang w:val="en-GB"/>
                  <w:rPrChange w:id="2513" w:author="Mohamed Amer" w:date="2024-06-11T13:44:00Z" w16du:dateUtc="2024-06-11T10:44:00Z">
                    <w:rPr>
                      <w:rStyle w:val="-Normal"/>
                      <w:rFonts w:ascii="Frutiger LT Arabic 45 Light" w:hAnsi="Frutiger LT Arabic 45 Light" w:cs="Frutiger LT Arabic 45 Light"/>
                      <w:color w:val="000000" w:themeColor="text1"/>
                    </w:rPr>
                  </w:rPrChange>
                </w:rPr>
                <w:t>3</w:t>
              </w:r>
            </w:ins>
          </w:p>
        </w:tc>
      </w:tr>
      <w:bookmarkEnd w:id="2326"/>
    </w:tbl>
    <w:p w14:paraId="1435F957" w14:textId="77777777" w:rsidR="00C07802" w:rsidRDefault="00C07802" w:rsidP="00C07802">
      <w:pPr>
        <w:rPr>
          <w:ins w:id="2514" w:author="Mohamed Amer" w:date="2024-06-11T13:45:00Z" w16du:dateUtc="2024-06-11T10:45:00Z"/>
          <w:rFonts w:ascii="Frutiger LT Arabic 45 Light" w:hAnsi="Frutiger LT Arabic 45 Light" w:cs="Frutiger LT Arabic 45 Light"/>
          <w:color w:val="000000" w:themeColor="text1"/>
          <w:sz w:val="20"/>
          <w:szCs w:val="20"/>
          <w:lang w:val="en-GB"/>
        </w:rPr>
      </w:pPr>
    </w:p>
    <w:p w14:paraId="55E9E36C" w14:textId="77777777" w:rsidR="00E51E2D" w:rsidRDefault="00E51E2D" w:rsidP="00C07802">
      <w:pPr>
        <w:rPr>
          <w:ins w:id="2515" w:author="Mohamed Amer" w:date="2024-06-11T13:45:00Z" w16du:dateUtc="2024-06-11T10:45:00Z"/>
          <w:rFonts w:ascii="Frutiger LT Arabic 45 Light" w:hAnsi="Frutiger LT Arabic 45 Light" w:cs="Frutiger LT Arabic 45 Light"/>
          <w:color w:val="000000" w:themeColor="text1"/>
          <w:sz w:val="20"/>
          <w:szCs w:val="20"/>
          <w:lang w:val="en-GB"/>
        </w:rPr>
      </w:pPr>
    </w:p>
    <w:p w14:paraId="36B88DEA" w14:textId="77777777" w:rsidR="00E51E2D" w:rsidRDefault="00E51E2D" w:rsidP="00C07802">
      <w:pPr>
        <w:rPr>
          <w:ins w:id="2516" w:author="Mohamed Amer" w:date="2024-06-11T13:45:00Z" w16du:dateUtc="2024-06-11T10:45:00Z"/>
          <w:rFonts w:ascii="Frutiger LT Arabic 45 Light" w:hAnsi="Frutiger LT Arabic 45 Light" w:cs="Frutiger LT Arabic 45 Light"/>
          <w:color w:val="000000" w:themeColor="text1"/>
          <w:sz w:val="20"/>
          <w:szCs w:val="20"/>
          <w:lang w:val="en-GB"/>
        </w:rPr>
      </w:pPr>
    </w:p>
    <w:p w14:paraId="7B718403" w14:textId="77777777" w:rsidR="00E51E2D" w:rsidRDefault="00E51E2D" w:rsidP="00C07802">
      <w:pPr>
        <w:rPr>
          <w:ins w:id="2517" w:author="Mohamed Amer" w:date="2024-06-11T13:45:00Z" w16du:dateUtc="2024-06-11T10:45:00Z"/>
          <w:rFonts w:ascii="Frutiger LT Arabic 45 Light" w:hAnsi="Frutiger LT Arabic 45 Light" w:cs="Frutiger LT Arabic 45 Light"/>
          <w:color w:val="000000" w:themeColor="text1"/>
          <w:sz w:val="20"/>
          <w:szCs w:val="20"/>
          <w:lang w:val="en-GB"/>
        </w:rPr>
      </w:pPr>
    </w:p>
    <w:p w14:paraId="4EB6C4B5" w14:textId="77777777" w:rsidR="00E51E2D" w:rsidRDefault="00E51E2D" w:rsidP="00C07802">
      <w:pPr>
        <w:rPr>
          <w:ins w:id="2518" w:author="Mohamed Amer" w:date="2024-06-11T13:45:00Z" w16du:dateUtc="2024-06-11T10:45:00Z"/>
          <w:rFonts w:ascii="Frutiger LT Arabic 45 Light" w:hAnsi="Frutiger LT Arabic 45 Light" w:cs="Frutiger LT Arabic 45 Light"/>
          <w:color w:val="000000" w:themeColor="text1"/>
          <w:sz w:val="20"/>
          <w:szCs w:val="20"/>
          <w:lang w:val="en-GB"/>
        </w:rPr>
      </w:pPr>
    </w:p>
    <w:p w14:paraId="62345679" w14:textId="77777777" w:rsidR="00E51E2D" w:rsidRDefault="00E51E2D" w:rsidP="00C07802">
      <w:pPr>
        <w:rPr>
          <w:ins w:id="2519" w:author="Mohamed Amer" w:date="2024-06-11T13:45:00Z" w16du:dateUtc="2024-06-11T10:45:00Z"/>
          <w:rFonts w:ascii="Frutiger LT Arabic 45 Light" w:hAnsi="Frutiger LT Arabic 45 Light" w:cs="Frutiger LT Arabic 45 Light"/>
          <w:color w:val="000000" w:themeColor="text1"/>
          <w:sz w:val="20"/>
          <w:szCs w:val="20"/>
          <w:lang w:val="en-GB"/>
        </w:rPr>
      </w:pPr>
    </w:p>
    <w:p w14:paraId="302F8C76" w14:textId="76702254" w:rsidR="00E51E2D" w:rsidDel="00E51E2D" w:rsidRDefault="00E51E2D">
      <w:pPr>
        <w:rPr>
          <w:ins w:id="2520" w:author="Islam Nady" w:date="2024-06-09T16:18:00Z"/>
          <w:del w:id="2521" w:author="Mohamed Amer" w:date="2024-06-11T13:45:00Z" w16du:dateUtc="2024-06-11T10:45:00Z"/>
          <w:rFonts w:ascii="Frutiger LT Arabic 45 Light" w:hAnsi="Frutiger LT Arabic 45 Light" w:cs="Frutiger LT Arabic 45 Light"/>
          <w:color w:val="000000" w:themeColor="text1"/>
          <w:sz w:val="20"/>
          <w:szCs w:val="20"/>
          <w:lang w:val="en-GB"/>
        </w:rPr>
      </w:pPr>
    </w:p>
    <w:p w14:paraId="75AB3D64" w14:textId="47602DBA" w:rsidR="00C07802" w:rsidRPr="00624346" w:rsidDel="00291887" w:rsidRDefault="00C07802">
      <w:pPr>
        <w:pStyle w:val="Heading4"/>
        <w:ind w:left="0"/>
        <w:rPr>
          <w:ins w:id="2522" w:author="Islam Nady" w:date="2024-06-09T16:18:00Z"/>
          <w:del w:id="2523" w:author="Mohamed Amer" w:date="2024-06-13T03:48:00Z" w16du:dateUtc="2024-06-13T00:48:00Z"/>
          <w:lang w:val="en-GB"/>
        </w:rPr>
        <w:pPrChange w:id="2524" w:author="Mohamed Amer" w:date="2024-07-28T16:51:00Z" w16du:dateUtc="2024-07-28T13:51:00Z">
          <w:pPr>
            <w:pStyle w:val="Heading4"/>
          </w:pPr>
        </w:pPrChange>
      </w:pPr>
      <w:ins w:id="2525" w:author="Islam Nady" w:date="2024-06-09T16:18:00Z">
        <w:del w:id="2526" w:author="Mohamed Amer" w:date="2024-06-13T03:48:00Z" w16du:dateUtc="2024-06-13T00:48:00Z">
          <w:r w:rsidRPr="00624346" w:rsidDel="00291887">
            <w:rPr>
              <w:u w:val="single"/>
              <w:lang w:val="en-GB"/>
            </w:rPr>
            <w:delText>UC001</w:delText>
          </w:r>
          <w:r w:rsidRPr="002B20D0" w:rsidDel="00291887">
            <w:rPr>
              <w:lang w:val="en-GB"/>
            </w:rPr>
            <w:delText xml:space="preserve">: </w:delText>
          </w:r>
        </w:del>
      </w:ins>
      <w:ins w:id="2527" w:author="Islam Nady" w:date="2024-06-09T18:02:00Z">
        <w:del w:id="2528" w:author="Mohamed Amer" w:date="2024-06-13T03:48:00Z" w16du:dateUtc="2024-06-13T00:48:00Z">
          <w:r w:rsidR="0066309D" w:rsidRPr="0066309D" w:rsidDel="00291887">
            <w:rPr>
              <w:color w:val="000000" w:themeColor="text1"/>
              <w:lang w:val="en-GB"/>
              <w:rPrChange w:id="2529" w:author="Islam Nady" w:date="2024-06-09T18:02:00Z">
                <w:rPr>
                  <w:rFonts w:ascii="Frutiger LT Arabic 45 Light" w:hAnsi="Frutiger LT Arabic 45 Light" w:cs="Frutiger LT Arabic 45 Light"/>
                  <w:color w:val="000000" w:themeColor="text1"/>
                  <w:lang w:val="en-GB"/>
                </w:rPr>
              </w:rPrChange>
            </w:rPr>
            <w:delText>Nafith</w:delText>
          </w:r>
          <w:r w:rsidR="0066309D" w:rsidDel="00291887">
            <w:rPr>
              <w:color w:val="000000" w:themeColor="text1"/>
              <w:lang w:val="en-GB"/>
            </w:rPr>
            <w:delText xml:space="preserve"> </w:delText>
          </w:r>
        </w:del>
      </w:ins>
      <w:ins w:id="2530" w:author="Islam Nady" w:date="2024-06-09T16:18:00Z">
        <w:del w:id="2531" w:author="Mohamed Amer" w:date="2024-06-13T03:48:00Z" w16du:dateUtc="2024-06-13T00:48:00Z">
          <w:r w:rsidDel="00291887">
            <w:rPr>
              <w:color w:val="000000" w:themeColor="text1"/>
              <w:lang w:val="en-GB"/>
            </w:rPr>
            <w:delText>Process</w:delText>
          </w:r>
        </w:del>
      </w:ins>
    </w:p>
    <w:p w14:paraId="455F2DC6" w14:textId="21B887BA" w:rsidR="00C07802" w:rsidDel="00291887" w:rsidRDefault="00C07802">
      <w:pPr>
        <w:ind w:firstLine="360"/>
        <w:rPr>
          <w:ins w:id="2532" w:author="Islam Nady" w:date="2024-06-09T18:03:00Z"/>
          <w:del w:id="2533" w:author="Mohamed Amer" w:date="2024-06-13T03:48:00Z" w16du:dateUtc="2024-06-13T00:48:00Z"/>
          <w:rFonts w:ascii="Frutiger LT Arabic 45 Light" w:hAnsi="Frutiger LT Arabic 45 Light" w:cs="Frutiger LT Arabic 45 Light"/>
          <w:b/>
          <w:bCs/>
          <w:color w:val="000000" w:themeColor="text1"/>
          <w:sz w:val="20"/>
          <w:szCs w:val="20"/>
          <w:lang w:val="en-GB"/>
        </w:rPr>
        <w:pPrChange w:id="2534" w:author="Mohamed Amer" w:date="2024-07-28T16:51:00Z" w16du:dateUtc="2024-07-28T13:51:00Z">
          <w:pPr>
            <w:ind w:left="360" w:firstLine="360"/>
          </w:pPr>
        </w:pPrChange>
      </w:pPr>
      <w:ins w:id="2535" w:author="Islam Nady" w:date="2024-06-09T16:18:00Z">
        <w:del w:id="2536" w:author="Mohamed Amer" w:date="2024-06-13T03:48:00Z" w16du:dateUtc="2024-06-13T00:48:00Z">
          <w:r w:rsidRPr="00F947A1" w:rsidDel="00291887">
            <w:rPr>
              <w:rFonts w:ascii="Frutiger LT Arabic 45 Light" w:hAnsi="Frutiger LT Arabic 45 Light" w:cs="Frutiger LT Arabic 45 Light"/>
              <w:b/>
              <w:bCs/>
              <w:color w:val="000000" w:themeColor="text1"/>
              <w:sz w:val="20"/>
              <w:szCs w:val="20"/>
              <w:lang w:val="en-GB"/>
            </w:rPr>
            <w:delText>Flow Description:</w:delText>
          </w:r>
        </w:del>
      </w:ins>
    </w:p>
    <w:p w14:paraId="6F6BD5ED" w14:textId="6E5316B5" w:rsidR="0066309D" w:rsidDel="00291887" w:rsidRDefault="0066309D">
      <w:pPr>
        <w:rPr>
          <w:ins w:id="2537" w:author="Islam Nady" w:date="2024-06-09T18:03:00Z"/>
          <w:del w:id="2538" w:author="Mohamed Amer" w:date="2024-06-13T03:48:00Z" w16du:dateUtc="2024-06-13T00:48:00Z"/>
          <w:rFonts w:ascii="Frutiger LT Arabic 45 Light" w:hAnsi="Frutiger LT Arabic 45 Light" w:cs="Frutiger LT Arabic 45 Light"/>
          <w:color w:val="000000" w:themeColor="text1"/>
          <w:sz w:val="20"/>
          <w:szCs w:val="20"/>
          <w:lang w:val="en-GB"/>
        </w:rPr>
        <w:pPrChange w:id="2539" w:author="Mohamed Amer" w:date="2024-07-28T16:51:00Z" w16du:dateUtc="2024-07-28T13:51:00Z">
          <w:pPr>
            <w:ind w:left="360"/>
          </w:pPr>
        </w:pPrChange>
      </w:pPr>
      <w:ins w:id="2540" w:author="Islam Nady" w:date="2024-06-09T18:03:00Z">
        <w:del w:id="2541" w:author="Mohamed Amer" w:date="2024-06-13T03:48:00Z" w16du:dateUtc="2024-06-13T00:48:00Z">
          <w:r w:rsidRPr="00E32EE7" w:rsidDel="00291887">
            <w:rPr>
              <w:rFonts w:ascii="Frutiger LT Arabic 45 Light" w:hAnsi="Frutiger LT Arabic 45 Light" w:cs="Frutiger LT Arabic 45 Light"/>
              <w:color w:val="000000" w:themeColor="text1"/>
              <w:sz w:val="20"/>
              <w:szCs w:val="20"/>
              <w:highlight w:val="yellow"/>
              <w:lang w:val="en-GB"/>
            </w:rPr>
            <w:delText>&lt;process details here&gt;</w:delText>
          </w:r>
        </w:del>
      </w:ins>
    </w:p>
    <w:p w14:paraId="16FACC80" w14:textId="049B1B0A" w:rsidR="0066309D" w:rsidRPr="0066309D" w:rsidDel="00291887" w:rsidRDefault="0066309D">
      <w:pPr>
        <w:ind w:firstLine="360"/>
        <w:rPr>
          <w:ins w:id="2542" w:author="Islam Nady" w:date="2024-06-09T16:18:00Z"/>
          <w:del w:id="2543" w:author="Mohamed Amer" w:date="2024-06-13T03:48:00Z" w16du:dateUtc="2024-06-13T00:48:00Z"/>
          <w:rFonts w:ascii="Frutiger LT Arabic 45 Light" w:hAnsi="Frutiger LT Arabic 45 Light" w:cs="Frutiger LT Arabic 45 Light"/>
          <w:b/>
          <w:bCs/>
          <w:color w:val="000000" w:themeColor="text1"/>
          <w:sz w:val="20"/>
          <w:szCs w:val="20"/>
          <w:lang w:val="en-GB"/>
          <w:rPrChange w:id="2544" w:author="Islam Nady" w:date="2024-06-09T18:03:00Z">
            <w:rPr>
              <w:ins w:id="2545" w:author="Islam Nady" w:date="2024-06-09T16:18:00Z"/>
              <w:del w:id="2546" w:author="Mohamed Amer" w:date="2024-06-13T03:48:00Z" w16du:dateUtc="2024-06-13T00:48:00Z"/>
              <w:rFonts w:ascii="Frutiger LT Arabic 45 Light" w:hAnsi="Frutiger LT Arabic 45 Light" w:cs="Frutiger LT Arabic 45 Light"/>
              <w:color w:val="000000" w:themeColor="text1"/>
              <w:sz w:val="20"/>
              <w:szCs w:val="20"/>
              <w:lang w:val="en-GB"/>
            </w:rPr>
          </w:rPrChange>
        </w:rPr>
        <w:pPrChange w:id="2547" w:author="Mohamed Amer" w:date="2024-07-28T16:51:00Z" w16du:dateUtc="2024-07-28T13:51:00Z">
          <w:pPr>
            <w:ind w:left="360"/>
          </w:pPr>
        </w:pPrChange>
      </w:pPr>
    </w:p>
    <w:p w14:paraId="2E841774" w14:textId="14E86B79" w:rsidR="00C07802" w:rsidRPr="00E32EE7" w:rsidDel="00291887" w:rsidRDefault="00C07802">
      <w:pPr>
        <w:pStyle w:val="Heading4"/>
        <w:ind w:left="0"/>
        <w:rPr>
          <w:ins w:id="2548" w:author="Islam Nady" w:date="2024-06-09T16:18:00Z"/>
          <w:del w:id="2549" w:author="Mohamed Amer" w:date="2024-06-13T03:48:00Z" w16du:dateUtc="2024-06-13T00:48:00Z"/>
          <w:lang w:val="en-GB"/>
        </w:rPr>
        <w:pPrChange w:id="2550" w:author="Mohamed Amer" w:date="2024-07-28T16:51:00Z" w16du:dateUtc="2024-07-28T13:51:00Z">
          <w:pPr>
            <w:pStyle w:val="Heading4"/>
          </w:pPr>
        </w:pPrChange>
      </w:pPr>
      <w:ins w:id="2551" w:author="Islam Nady" w:date="2024-06-09T16:18:00Z">
        <w:del w:id="2552" w:author="Mohamed Amer" w:date="2024-06-13T03:48:00Z" w16du:dateUtc="2024-06-13T00:48:00Z">
          <w:r w:rsidRPr="00356D25" w:rsidDel="00291887">
            <w:rPr>
              <w:u w:val="single"/>
              <w:lang w:val="en-GB"/>
            </w:rPr>
            <w:delText>UC00</w:delText>
          </w:r>
          <w:r w:rsidDel="00291887">
            <w:rPr>
              <w:u w:val="single"/>
              <w:lang w:val="en-GB"/>
            </w:rPr>
            <w:delText>2</w:delText>
          </w:r>
          <w:r w:rsidRPr="002B20D0" w:rsidDel="00291887">
            <w:rPr>
              <w:lang w:val="en-GB"/>
            </w:rPr>
            <w:delText xml:space="preserve">: </w:delText>
          </w:r>
        </w:del>
      </w:ins>
      <w:ins w:id="2553" w:author="Islam Nady" w:date="2024-06-09T18:03:00Z">
        <w:del w:id="2554" w:author="Mohamed Amer" w:date="2024-06-13T03:48:00Z" w16du:dateUtc="2024-06-13T00:48:00Z">
          <w:r w:rsidR="00686E20" w:rsidRPr="00356D25" w:rsidDel="00291887">
            <w:rPr>
              <w:rFonts w:ascii="Frutiger LT Arabic 45 Light" w:hAnsi="Frutiger LT Arabic 45 Light" w:cs="Frutiger LT Arabic 45 Light"/>
              <w:color w:val="000000" w:themeColor="text1"/>
              <w:lang w:val="en-GB"/>
            </w:rPr>
            <w:delText>Subscription/Redemption.</w:delText>
          </w:r>
        </w:del>
      </w:ins>
    </w:p>
    <w:p w14:paraId="1C848586" w14:textId="6107C55F" w:rsidR="00C07802" w:rsidDel="00291887" w:rsidRDefault="00C07802">
      <w:pPr>
        <w:rPr>
          <w:ins w:id="2555" w:author="Islam Nady" w:date="2024-06-09T16:18:00Z"/>
          <w:del w:id="2556" w:author="Mohamed Amer" w:date="2024-06-13T03:48:00Z" w16du:dateUtc="2024-06-13T00:48:00Z"/>
          <w:rFonts w:ascii="Frutiger LT Arabic 45 Light" w:hAnsi="Frutiger LT Arabic 45 Light" w:cs="Frutiger LT Arabic 45 Light"/>
          <w:color w:val="000000" w:themeColor="text1"/>
          <w:sz w:val="20"/>
          <w:szCs w:val="20"/>
          <w:lang w:val="en-GB"/>
        </w:rPr>
        <w:pPrChange w:id="2557" w:author="Mohamed Amer" w:date="2024-07-28T16:51:00Z" w16du:dateUtc="2024-07-28T13:51:00Z">
          <w:pPr>
            <w:ind w:left="360"/>
          </w:pPr>
        </w:pPrChange>
      </w:pPr>
      <w:ins w:id="2558" w:author="Islam Nady" w:date="2024-06-09T16:18:00Z">
        <w:del w:id="2559" w:author="Mohamed Amer" w:date="2024-06-13T03:48:00Z" w16du:dateUtc="2024-06-13T00:48:00Z">
          <w:r w:rsidRPr="00E32EE7" w:rsidDel="00291887">
            <w:rPr>
              <w:rFonts w:ascii="Frutiger LT Arabic 45 Light" w:hAnsi="Frutiger LT Arabic 45 Light" w:cs="Frutiger LT Arabic 45 Light"/>
              <w:color w:val="000000" w:themeColor="text1"/>
              <w:sz w:val="20"/>
              <w:szCs w:val="20"/>
              <w:highlight w:val="yellow"/>
              <w:lang w:val="en-GB"/>
            </w:rPr>
            <w:delText>&lt;process details here&gt;</w:delText>
          </w:r>
        </w:del>
      </w:ins>
    </w:p>
    <w:p w14:paraId="23032AFE" w14:textId="022BBB49" w:rsidR="00C07802" w:rsidDel="00291887" w:rsidRDefault="00C07802">
      <w:pPr>
        <w:rPr>
          <w:ins w:id="2560" w:author="Islam Nady" w:date="2024-06-09T16:18:00Z"/>
          <w:del w:id="2561" w:author="Mohamed Amer" w:date="2024-06-13T03:48:00Z" w16du:dateUtc="2024-06-13T00:48:00Z"/>
          <w:rFonts w:ascii="Frutiger LT Arabic 45 Light" w:hAnsi="Frutiger LT Arabic 45 Light" w:cs="Frutiger LT Arabic 45 Light"/>
          <w:color w:val="000000" w:themeColor="text1"/>
          <w:sz w:val="20"/>
          <w:szCs w:val="20"/>
          <w:lang w:val="en-GB"/>
        </w:rPr>
        <w:pPrChange w:id="2562" w:author="Mohamed Amer" w:date="2024-07-28T16:51:00Z" w16du:dateUtc="2024-07-28T13:51:00Z">
          <w:pPr>
            <w:ind w:left="360"/>
          </w:pPr>
        </w:pPrChange>
      </w:pPr>
    </w:p>
    <w:p w14:paraId="4B95066C" w14:textId="008D5CBF" w:rsidR="00C07802" w:rsidRPr="00E32EE7" w:rsidDel="00291887" w:rsidRDefault="00C07802">
      <w:pPr>
        <w:pStyle w:val="Heading4"/>
        <w:ind w:left="0"/>
        <w:rPr>
          <w:ins w:id="2563" w:author="Islam Nady" w:date="2024-06-09T16:18:00Z"/>
          <w:del w:id="2564" w:author="Mohamed Amer" w:date="2024-06-13T03:48:00Z" w16du:dateUtc="2024-06-13T00:48:00Z"/>
          <w:lang w:val="en-GB"/>
        </w:rPr>
        <w:pPrChange w:id="2565" w:author="Mohamed Amer" w:date="2024-07-28T16:51:00Z" w16du:dateUtc="2024-07-28T13:51:00Z">
          <w:pPr>
            <w:pStyle w:val="Heading4"/>
          </w:pPr>
        </w:pPrChange>
      </w:pPr>
      <w:ins w:id="2566" w:author="Islam Nady" w:date="2024-06-09T16:18:00Z">
        <w:del w:id="2567" w:author="Mohamed Amer" w:date="2024-06-13T03:48:00Z" w16du:dateUtc="2024-06-13T00:48:00Z">
          <w:r w:rsidRPr="00E32EE7" w:rsidDel="00291887">
            <w:rPr>
              <w:u w:val="single"/>
              <w:lang w:val="en-GB"/>
            </w:rPr>
            <w:delText>UC00</w:delText>
          </w:r>
          <w:r w:rsidDel="00291887">
            <w:rPr>
              <w:u w:val="single"/>
              <w:lang w:val="en-GB"/>
            </w:rPr>
            <w:delText>3</w:delText>
          </w:r>
          <w:r w:rsidRPr="002B20D0" w:rsidDel="00291887">
            <w:rPr>
              <w:lang w:val="en-GB"/>
            </w:rPr>
            <w:delText xml:space="preserve">: </w:delText>
          </w:r>
        </w:del>
      </w:ins>
      <w:ins w:id="2568" w:author="Islam Nady" w:date="2024-06-09T18:03:00Z">
        <w:del w:id="2569" w:author="Mohamed Amer" w:date="2024-06-13T03:48:00Z" w16du:dateUtc="2024-06-13T00:48:00Z">
          <w:r w:rsidR="00F5670E" w:rsidRPr="00356D25" w:rsidDel="00291887">
            <w:rPr>
              <w:rFonts w:ascii="Frutiger LT Arabic 45 Light" w:hAnsi="Frutiger LT Arabic 45 Light" w:cs="Frutiger LT Arabic 45 Light"/>
              <w:color w:val="000000" w:themeColor="text1"/>
              <w:lang w:val="en-GB"/>
            </w:rPr>
            <w:delText>Account Opening – Mutual Funds.</w:delText>
          </w:r>
        </w:del>
      </w:ins>
    </w:p>
    <w:p w14:paraId="2F244742" w14:textId="0BA1F1D3" w:rsidR="00C07802" w:rsidDel="00291887" w:rsidRDefault="00C07802">
      <w:pPr>
        <w:rPr>
          <w:ins w:id="2570" w:author="Islam Nady" w:date="2024-06-09T16:18:00Z"/>
          <w:del w:id="2571" w:author="Mohamed Amer" w:date="2024-06-13T03:48:00Z" w16du:dateUtc="2024-06-13T00:48:00Z"/>
          <w:rFonts w:ascii="Frutiger LT Arabic 45 Light" w:hAnsi="Frutiger LT Arabic 45 Light" w:cs="Frutiger LT Arabic 45 Light"/>
          <w:color w:val="000000" w:themeColor="text1"/>
          <w:sz w:val="20"/>
          <w:szCs w:val="20"/>
          <w:lang w:val="en-GB"/>
        </w:rPr>
        <w:pPrChange w:id="2572" w:author="Mohamed Amer" w:date="2024-07-28T16:51:00Z" w16du:dateUtc="2024-07-28T13:51:00Z">
          <w:pPr>
            <w:ind w:left="360"/>
          </w:pPr>
        </w:pPrChange>
      </w:pPr>
      <w:ins w:id="2573" w:author="Islam Nady" w:date="2024-06-09T16:18:00Z">
        <w:del w:id="2574" w:author="Mohamed Amer" w:date="2024-06-13T03:48:00Z" w16du:dateUtc="2024-06-13T00:48:00Z">
          <w:r w:rsidRPr="00E32EE7" w:rsidDel="00291887">
            <w:rPr>
              <w:rFonts w:ascii="Frutiger LT Arabic 45 Light" w:hAnsi="Frutiger LT Arabic 45 Light" w:cs="Frutiger LT Arabic 45 Light"/>
              <w:color w:val="000000" w:themeColor="text1"/>
              <w:sz w:val="20"/>
              <w:szCs w:val="20"/>
              <w:highlight w:val="yellow"/>
              <w:lang w:val="en-GB"/>
            </w:rPr>
            <w:delText>&lt;process details here&gt;</w:delText>
          </w:r>
        </w:del>
      </w:ins>
    </w:p>
    <w:p w14:paraId="1DCE89A4" w14:textId="5EC6D95B" w:rsidR="00C07802" w:rsidDel="00291887" w:rsidRDefault="00C07802">
      <w:pPr>
        <w:rPr>
          <w:ins w:id="2575" w:author="Islam Nady" w:date="2024-06-09T16:18:00Z"/>
          <w:del w:id="2576" w:author="Mohamed Amer" w:date="2024-06-13T03:48:00Z" w16du:dateUtc="2024-06-13T00:48:00Z"/>
          <w:rFonts w:ascii="Frutiger LT Arabic 45 Light" w:hAnsi="Frutiger LT Arabic 45 Light" w:cs="Frutiger LT Arabic 45 Light"/>
          <w:color w:val="000000" w:themeColor="text1"/>
          <w:sz w:val="20"/>
          <w:szCs w:val="20"/>
          <w:lang w:val="en-GB"/>
        </w:rPr>
        <w:pPrChange w:id="2577" w:author="Mohamed Amer" w:date="2024-07-28T16:51:00Z" w16du:dateUtc="2024-07-28T13:51:00Z">
          <w:pPr>
            <w:ind w:left="360"/>
          </w:pPr>
        </w:pPrChange>
      </w:pPr>
    </w:p>
    <w:p w14:paraId="17832A2E" w14:textId="0D8D709F" w:rsidR="00C07802" w:rsidDel="00291887" w:rsidRDefault="00C07802">
      <w:pPr>
        <w:rPr>
          <w:ins w:id="2578" w:author="Islam Nady" w:date="2024-06-09T16:18:00Z"/>
          <w:del w:id="2579" w:author="Mohamed Amer" w:date="2024-06-13T03:48:00Z" w16du:dateUtc="2024-06-13T00:48:00Z"/>
          <w:rFonts w:ascii="Frutiger LT Arabic 45 Light" w:hAnsi="Frutiger LT Arabic 45 Light" w:cs="Frutiger LT Arabic 45 Light"/>
          <w:color w:val="000000" w:themeColor="text1"/>
          <w:sz w:val="20"/>
          <w:szCs w:val="20"/>
          <w:lang w:val="en-GB"/>
        </w:rPr>
      </w:pPr>
    </w:p>
    <w:p w14:paraId="1DF5D2C5" w14:textId="3570D693" w:rsidR="00C07802" w:rsidRPr="00E32EE7" w:rsidDel="00291887" w:rsidRDefault="00C07802">
      <w:pPr>
        <w:pStyle w:val="Heading4"/>
        <w:ind w:left="0"/>
        <w:rPr>
          <w:ins w:id="2580" w:author="Islam Nady" w:date="2024-06-09T16:18:00Z"/>
          <w:del w:id="2581" w:author="Mohamed Amer" w:date="2024-06-13T03:48:00Z" w16du:dateUtc="2024-06-13T00:48:00Z"/>
          <w:lang w:val="en-GB"/>
        </w:rPr>
        <w:pPrChange w:id="2582" w:author="Mohamed Amer" w:date="2024-07-28T16:51:00Z" w16du:dateUtc="2024-07-28T13:51:00Z">
          <w:pPr>
            <w:pStyle w:val="Heading4"/>
          </w:pPr>
        </w:pPrChange>
      </w:pPr>
      <w:ins w:id="2583" w:author="Islam Nady" w:date="2024-06-09T16:18:00Z">
        <w:del w:id="2584" w:author="Mohamed Amer" w:date="2024-06-13T03:48:00Z" w16du:dateUtc="2024-06-13T00:48:00Z">
          <w:r w:rsidRPr="00E32EE7" w:rsidDel="00291887">
            <w:rPr>
              <w:u w:val="single"/>
              <w:lang w:val="en-GB"/>
            </w:rPr>
            <w:delText>UC00</w:delText>
          </w:r>
          <w:r w:rsidDel="00291887">
            <w:rPr>
              <w:u w:val="single"/>
              <w:lang w:val="en-GB"/>
            </w:rPr>
            <w:delText>4</w:delText>
          </w:r>
          <w:r w:rsidRPr="002B20D0" w:rsidDel="00291887">
            <w:rPr>
              <w:lang w:val="en-GB"/>
            </w:rPr>
            <w:delText xml:space="preserve">: </w:delText>
          </w:r>
        </w:del>
      </w:ins>
      <w:ins w:id="2585" w:author="Islam Nady" w:date="2024-06-09T18:03:00Z">
        <w:del w:id="2586" w:author="Mohamed Amer" w:date="2024-06-13T03:48:00Z" w16du:dateUtc="2024-06-13T00:48:00Z">
          <w:r w:rsidR="00B04D65" w:rsidRPr="00356D25" w:rsidDel="00291887">
            <w:rPr>
              <w:rFonts w:ascii="Frutiger LT Arabic 45 Light" w:hAnsi="Frutiger LT Arabic 45 Light" w:cs="Frutiger LT Arabic 45 Light"/>
              <w:color w:val="000000" w:themeColor="text1"/>
              <w:lang w:val="en-GB"/>
            </w:rPr>
            <w:delText>Account Opening – Local Brokerage.</w:delText>
          </w:r>
        </w:del>
      </w:ins>
    </w:p>
    <w:p w14:paraId="7AA3A1E9" w14:textId="12E8D1C0" w:rsidR="00C07802" w:rsidDel="00291887" w:rsidRDefault="00C07802">
      <w:pPr>
        <w:rPr>
          <w:ins w:id="2587" w:author="Islam Nady" w:date="2024-06-09T16:18:00Z"/>
          <w:del w:id="2588" w:author="Mohamed Amer" w:date="2024-06-13T03:48:00Z" w16du:dateUtc="2024-06-13T00:48:00Z"/>
          <w:rFonts w:ascii="Frutiger LT Arabic 45 Light" w:hAnsi="Frutiger LT Arabic 45 Light" w:cs="Frutiger LT Arabic 45 Light"/>
          <w:color w:val="000000" w:themeColor="text1"/>
          <w:sz w:val="20"/>
          <w:szCs w:val="20"/>
          <w:lang w:val="en-GB"/>
        </w:rPr>
        <w:pPrChange w:id="2589" w:author="Mohamed Amer" w:date="2024-07-28T16:51:00Z" w16du:dateUtc="2024-07-28T13:51:00Z">
          <w:pPr>
            <w:ind w:left="360"/>
          </w:pPr>
        </w:pPrChange>
      </w:pPr>
      <w:ins w:id="2590" w:author="Islam Nady" w:date="2024-06-09T16:18:00Z">
        <w:del w:id="2591" w:author="Mohamed Amer" w:date="2024-06-13T03:48:00Z" w16du:dateUtc="2024-06-13T00:48:00Z">
          <w:r w:rsidRPr="00E32EE7" w:rsidDel="00291887">
            <w:rPr>
              <w:rFonts w:ascii="Frutiger LT Arabic 45 Light" w:hAnsi="Frutiger LT Arabic 45 Light" w:cs="Frutiger LT Arabic 45 Light"/>
              <w:color w:val="000000" w:themeColor="text1"/>
              <w:sz w:val="20"/>
              <w:szCs w:val="20"/>
              <w:highlight w:val="yellow"/>
              <w:lang w:val="en-GB"/>
            </w:rPr>
            <w:delText>&lt;process details here&gt;</w:delText>
          </w:r>
        </w:del>
      </w:ins>
    </w:p>
    <w:p w14:paraId="72875962" w14:textId="08C35F30" w:rsidR="00C07802" w:rsidDel="00291887" w:rsidRDefault="00C07802">
      <w:pPr>
        <w:rPr>
          <w:ins w:id="2592" w:author="Islam Nady" w:date="2024-06-09T16:18:00Z"/>
          <w:del w:id="2593" w:author="Mohamed Amer" w:date="2024-06-13T03:48:00Z" w16du:dateUtc="2024-06-13T00:48:00Z"/>
          <w:rFonts w:ascii="Frutiger LT Arabic 45 Light" w:hAnsi="Frutiger LT Arabic 45 Light" w:cs="Frutiger LT Arabic 45 Light"/>
          <w:color w:val="000000" w:themeColor="text1"/>
          <w:sz w:val="20"/>
          <w:szCs w:val="20"/>
          <w:lang w:val="en-GB"/>
        </w:rPr>
        <w:pPrChange w:id="2594" w:author="Mohamed Amer" w:date="2024-07-28T16:51:00Z" w16du:dateUtc="2024-07-28T13:51:00Z">
          <w:pPr>
            <w:ind w:left="360"/>
          </w:pPr>
        </w:pPrChange>
      </w:pPr>
    </w:p>
    <w:p w14:paraId="4D7CFA9D" w14:textId="4A275CE6" w:rsidR="00C07802" w:rsidDel="00291887" w:rsidRDefault="00C07802">
      <w:pPr>
        <w:rPr>
          <w:ins w:id="2595" w:author="Islam Nady" w:date="2024-06-09T16:18:00Z"/>
          <w:del w:id="2596" w:author="Mohamed Amer" w:date="2024-06-13T03:48:00Z" w16du:dateUtc="2024-06-13T00:48:00Z"/>
          <w:rFonts w:ascii="Frutiger LT Arabic 45 Light" w:hAnsi="Frutiger LT Arabic 45 Light" w:cs="Frutiger LT Arabic 45 Light"/>
          <w:color w:val="000000" w:themeColor="text1"/>
          <w:sz w:val="20"/>
          <w:szCs w:val="20"/>
          <w:lang w:val="en-GB"/>
        </w:rPr>
        <w:pPrChange w:id="2597" w:author="Mohamed Amer" w:date="2024-07-28T16:51:00Z" w16du:dateUtc="2024-07-28T13:51:00Z">
          <w:pPr>
            <w:ind w:left="360"/>
          </w:pPr>
        </w:pPrChange>
      </w:pPr>
    </w:p>
    <w:p w14:paraId="4EA7362C" w14:textId="6C7D7542" w:rsidR="00C07802" w:rsidRPr="00356D25" w:rsidDel="00291887" w:rsidRDefault="00C07802">
      <w:pPr>
        <w:pStyle w:val="Heading4"/>
        <w:ind w:left="0"/>
        <w:rPr>
          <w:ins w:id="2598" w:author="Islam Nady" w:date="2024-06-09T16:18:00Z"/>
          <w:del w:id="2599" w:author="Mohamed Amer" w:date="2024-06-13T03:48:00Z" w16du:dateUtc="2024-06-13T00:48:00Z"/>
          <w:lang w:val="en-GB"/>
        </w:rPr>
        <w:pPrChange w:id="2600" w:author="Mohamed Amer" w:date="2024-07-28T16:51:00Z" w16du:dateUtc="2024-07-28T13:51:00Z">
          <w:pPr>
            <w:pStyle w:val="Heading4"/>
          </w:pPr>
        </w:pPrChange>
      </w:pPr>
      <w:ins w:id="2601" w:author="Islam Nady" w:date="2024-06-09T16:18:00Z">
        <w:del w:id="2602" w:author="Mohamed Amer" w:date="2024-06-13T03:48:00Z" w16du:dateUtc="2024-06-13T00:48:00Z">
          <w:r w:rsidRPr="00E32EE7" w:rsidDel="00291887">
            <w:rPr>
              <w:u w:val="single"/>
              <w:lang w:val="en-GB"/>
            </w:rPr>
            <w:delText>UC00</w:delText>
          </w:r>
          <w:r w:rsidDel="00291887">
            <w:rPr>
              <w:u w:val="single"/>
              <w:lang w:val="en-GB"/>
            </w:rPr>
            <w:delText>5</w:delText>
          </w:r>
          <w:r w:rsidRPr="002B20D0" w:rsidDel="00291887">
            <w:rPr>
              <w:lang w:val="en-GB"/>
            </w:rPr>
            <w:delText xml:space="preserve">: </w:delText>
          </w:r>
        </w:del>
      </w:ins>
      <w:ins w:id="2603" w:author="Islam Nady" w:date="2024-06-09T18:04:00Z">
        <w:del w:id="2604" w:author="Mohamed Amer" w:date="2024-06-13T03:48:00Z" w16du:dateUtc="2024-06-13T00:48:00Z">
          <w:r w:rsidR="00A10E28" w:rsidRPr="00356D25" w:rsidDel="00291887">
            <w:rPr>
              <w:rFonts w:ascii="Frutiger LT Arabic 45 Light" w:hAnsi="Frutiger LT Arabic 45 Light" w:cs="Frutiger LT Arabic 45 Light"/>
              <w:color w:val="000000" w:themeColor="text1"/>
              <w:lang w:val="en-GB"/>
            </w:rPr>
            <w:delText>KYC Update.</w:delText>
          </w:r>
        </w:del>
      </w:ins>
    </w:p>
    <w:p w14:paraId="7FD6075A" w14:textId="5026518C" w:rsidR="00C07802" w:rsidRPr="00356D25" w:rsidDel="00291887" w:rsidRDefault="00B90880">
      <w:pPr>
        <w:rPr>
          <w:ins w:id="2605" w:author="Islam Nady" w:date="2024-06-09T16:18:00Z"/>
          <w:del w:id="2606" w:author="Mohamed Amer" w:date="2024-06-13T03:48:00Z" w16du:dateUtc="2024-06-13T00:48:00Z"/>
          <w:rFonts w:ascii="Frutiger LT Arabic 45 Light" w:hAnsi="Frutiger LT Arabic 45 Light" w:cs="Frutiger LT Arabic 45 Light"/>
          <w:color w:val="000000" w:themeColor="text1"/>
          <w:sz w:val="20"/>
          <w:szCs w:val="20"/>
          <w:lang w:val="en-GB"/>
        </w:rPr>
      </w:pPr>
      <w:ins w:id="2607" w:author="Islam Nady" w:date="2024-06-09T18:04:00Z">
        <w:del w:id="2608" w:author="Mohamed Amer" w:date="2024-06-13T03:48:00Z" w16du:dateUtc="2024-06-13T00:48:00Z">
          <w:r w:rsidDel="00291887">
            <w:rPr>
              <w:rFonts w:ascii="Frutiger LT Arabic 45 Light" w:hAnsi="Frutiger LT Arabic 45 Light" w:cs="Frutiger LT Arabic 45 Light"/>
              <w:color w:val="000000" w:themeColor="text1"/>
              <w:sz w:val="20"/>
              <w:szCs w:val="20"/>
              <w:highlight w:val="yellow"/>
              <w:lang w:val="en-GB"/>
            </w:rPr>
            <w:delText xml:space="preserve"> &lt;</w:delText>
          </w:r>
          <w:r w:rsidR="00700F2E" w:rsidRPr="00E32EE7" w:rsidDel="00291887">
            <w:rPr>
              <w:rFonts w:ascii="Frutiger LT Arabic 45 Light" w:hAnsi="Frutiger LT Arabic 45 Light" w:cs="Frutiger LT Arabic 45 Light"/>
              <w:color w:val="000000" w:themeColor="text1"/>
              <w:sz w:val="20"/>
              <w:szCs w:val="20"/>
              <w:highlight w:val="yellow"/>
              <w:lang w:val="en-GB"/>
            </w:rPr>
            <w:delText>process details here&gt;</w:delText>
          </w:r>
        </w:del>
      </w:ins>
    </w:p>
    <w:p w14:paraId="50E511F0" w14:textId="77777777" w:rsidR="003119FF" w:rsidDel="00C07802" w:rsidRDefault="00FA012F">
      <w:pPr>
        <w:rPr>
          <w:del w:id="2609" w:author="Islam Nady" w:date="2024-06-09T16:18:00Z"/>
          <w:rFonts w:ascii="Frutiger LT Arabic 45 Light" w:hAnsi="Frutiger LT Arabic 45 Light" w:cs="Frutiger LT Arabic 45 Light"/>
          <w:color w:val="000000" w:themeColor="text1"/>
          <w:sz w:val="20"/>
          <w:szCs w:val="20"/>
          <w:lang w:val="en-GB"/>
        </w:rPr>
      </w:pPr>
      <w:del w:id="2610" w:author="Islam Nady" w:date="2024-06-09T16:18:00Z">
        <w:r w:rsidRPr="00FA012F" w:rsidDel="00C07802">
          <w:rPr>
            <w:rFonts w:ascii="Frutiger LT Arabic 45 Light" w:hAnsi="Frutiger LT Arabic 45 Light" w:cs="Frutiger LT Arabic 45 Light"/>
            <w:color w:val="000000" w:themeColor="text1"/>
            <w:sz w:val="20"/>
            <w:szCs w:val="20"/>
            <w:highlight w:val="yellow"/>
            <w:lang w:val="en-GB"/>
          </w:rPr>
          <w:delText xml:space="preserve">&lt;System Interaction </w:delText>
        </w:r>
        <w:r w:rsidRPr="00FA012F" w:rsidDel="00C07802">
          <w:rPr>
            <w:rStyle w:val="-Normal"/>
            <w:rFonts w:ascii="Frutiger LT Arabic 45 Light" w:hAnsi="Frutiger LT Arabic 45 Light" w:cs="Frutiger LT Arabic 45 Light"/>
            <w:color w:val="000000" w:themeColor="text1"/>
            <w:highlight w:val="yellow"/>
          </w:rPr>
          <w:delText>of</w:delText>
        </w:r>
        <w:r w:rsidRPr="00FA012F" w:rsidDel="00C07802">
          <w:rPr>
            <w:rFonts w:ascii="Frutiger LT Arabic 45 Light" w:hAnsi="Frutiger LT Arabic 45 Light" w:cs="Frutiger LT Arabic 45 Light"/>
            <w:color w:val="000000" w:themeColor="text1"/>
            <w:sz w:val="20"/>
            <w:szCs w:val="20"/>
            <w:highlight w:val="yellow"/>
            <w:lang w:val="en-GB"/>
          </w:rPr>
          <w:delText xml:space="preserve"> the system data / process, A&amp;SO can help guiding, consulting and reviewing the data flow diagram</w:delText>
        </w:r>
        <w:r w:rsidR="00795D85" w:rsidDel="00C07802">
          <w:rPr>
            <w:rFonts w:ascii="Frutiger LT Arabic 45 Light" w:hAnsi="Frutiger LT Arabic 45 Light" w:cs="Frutiger LT Arabic 45 Light"/>
            <w:color w:val="000000" w:themeColor="text1"/>
            <w:sz w:val="20"/>
            <w:szCs w:val="20"/>
            <w:highlight w:val="yellow"/>
            <w:lang w:val="en-GB"/>
          </w:rPr>
          <w:delText>. Repeat the flows to show complete system interaction</w:delText>
        </w:r>
        <w:r w:rsidRPr="00FA012F" w:rsidDel="00C07802">
          <w:rPr>
            <w:rFonts w:ascii="Frutiger LT Arabic 45 Light" w:hAnsi="Frutiger LT Arabic 45 Light" w:cs="Frutiger LT Arabic 45 Light"/>
            <w:color w:val="000000" w:themeColor="text1"/>
            <w:sz w:val="20"/>
            <w:szCs w:val="20"/>
            <w:highlight w:val="yellow"/>
            <w:lang w:val="en-GB"/>
          </w:rPr>
          <w:delText>&gt;.</w:delText>
        </w:r>
        <w:r w:rsidDel="00C07802">
          <w:rPr>
            <w:rFonts w:ascii="Frutiger LT Arabic 45 Light" w:hAnsi="Frutiger LT Arabic 45 Light" w:cs="Frutiger LT Arabic 45 Light"/>
            <w:color w:val="000000" w:themeColor="text1"/>
            <w:sz w:val="20"/>
            <w:szCs w:val="20"/>
            <w:lang w:val="en-GB"/>
          </w:rPr>
          <w:delText xml:space="preserve"> </w:delText>
        </w:r>
        <w:r w:rsidR="003119FF" w:rsidDel="00C07802">
          <w:rPr>
            <w:rFonts w:ascii="Frutiger LT Arabic 45 Light" w:hAnsi="Frutiger LT Arabic 45 Light" w:cs="Frutiger LT Arabic 45 Light"/>
            <w:color w:val="000000" w:themeColor="text1"/>
            <w:sz w:val="20"/>
            <w:szCs w:val="20"/>
            <w:lang w:val="en-GB"/>
          </w:rPr>
          <w:delText>This section shows various system interactions from application perspective.</w:delText>
        </w:r>
      </w:del>
    </w:p>
    <w:p w14:paraId="7EEE02F8" w14:textId="77777777" w:rsidR="003119FF" w:rsidRPr="00171FD3" w:rsidDel="00C07802" w:rsidRDefault="003119FF">
      <w:pPr>
        <w:pStyle w:val="Heading3"/>
        <w:numPr>
          <w:ilvl w:val="0"/>
          <w:numId w:val="25"/>
        </w:numPr>
        <w:spacing w:before="120"/>
        <w:ind w:left="0"/>
        <w:rPr>
          <w:del w:id="2611" w:author="Islam Nady" w:date="2024-06-09T16:18:00Z"/>
          <w:rFonts w:ascii="Frutiger LT Arabic 45 Light" w:hAnsi="Frutiger LT Arabic 45 Light" w:cs="Frutiger LT Arabic 45 Light"/>
          <w:i/>
          <w:iCs/>
          <w:color w:val="000000" w:themeColor="text1"/>
          <w:sz w:val="22"/>
          <w:szCs w:val="22"/>
        </w:rPr>
        <w:pPrChange w:id="2612" w:author="Mohamed Amer" w:date="2024-07-28T16:51:00Z" w16du:dateUtc="2024-07-28T13:51:00Z">
          <w:pPr>
            <w:pStyle w:val="Heading3"/>
            <w:numPr>
              <w:numId w:val="25"/>
            </w:numPr>
            <w:spacing w:before="120"/>
            <w:ind w:left="720" w:hanging="360"/>
          </w:pPr>
        </w:pPrChange>
      </w:pPr>
      <w:bookmarkStart w:id="2613" w:name="_Toc133740254"/>
      <w:del w:id="2614" w:author="Islam Nady" w:date="2024-06-09T16:18:00Z">
        <w:r w:rsidRPr="00171FD3" w:rsidDel="00C07802">
          <w:rPr>
            <w:rFonts w:ascii="Frutiger LT Arabic 45 Light" w:hAnsi="Frutiger LT Arabic 45 Light" w:cs="Frutiger LT Arabic 45 Light"/>
            <w:i/>
            <w:iCs/>
            <w:color w:val="000000" w:themeColor="text1"/>
            <w:sz w:val="22"/>
            <w:szCs w:val="22"/>
          </w:rPr>
          <w:delText>… Flow</w:delText>
        </w:r>
        <w:bookmarkEnd w:id="2613"/>
      </w:del>
    </w:p>
    <w:p w14:paraId="0BF4DBAF" w14:textId="77777777" w:rsidR="0033534F" w:rsidRPr="00EB1F74" w:rsidDel="00C07802" w:rsidRDefault="00F92E8F">
      <w:pPr>
        <w:keepNext/>
        <w:jc w:val="center"/>
        <w:rPr>
          <w:del w:id="2615" w:author="Islam Nady" w:date="2024-06-09T16:18:00Z"/>
          <w:rFonts w:ascii="Frutiger LT Arabic 45 Light" w:hAnsi="Frutiger LT Arabic 45 Light" w:cs="Frutiger LT Arabic 45 Light"/>
        </w:rPr>
      </w:pPr>
      <w:del w:id="2616" w:author="Islam Nady" w:date="2024-06-09T16:18:00Z">
        <w:r w:rsidRPr="00EB1F74" w:rsidDel="00C07802">
          <w:rPr>
            <w:rFonts w:ascii="Frutiger LT Arabic 45 Light" w:hAnsi="Frutiger LT Arabic 45 Light" w:cs="Frutiger LT Arabic 45 Light"/>
            <w:noProof/>
            <w:color w:val="000000" w:themeColor="text1"/>
          </w:rPr>
          <w:drawing>
            <wp:inline distT="0" distB="0" distL="0" distR="0" wp14:anchorId="78BED5A6" wp14:editId="4C1742B5">
              <wp:extent cx="4919472" cy="3429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919472" cy="3429000"/>
                      </a:xfrm>
                      <a:prstGeom prst="rect">
                        <a:avLst/>
                      </a:prstGeom>
                      <a:noFill/>
                      <a:ln w="9525">
                        <a:noFill/>
                        <a:miter lim="800000"/>
                        <a:headEnd/>
                        <a:tailEnd/>
                      </a:ln>
                    </pic:spPr>
                  </pic:pic>
                </a:graphicData>
              </a:graphic>
            </wp:inline>
          </w:drawing>
        </w:r>
      </w:del>
    </w:p>
    <w:p w14:paraId="4B9C7827" w14:textId="77777777" w:rsidR="005D0EC1" w:rsidRPr="00EB1F74" w:rsidDel="00C07802" w:rsidRDefault="005D0EC1">
      <w:pPr>
        <w:pStyle w:val="-Figure"/>
        <w:spacing w:line="240" w:lineRule="auto"/>
        <w:rPr>
          <w:del w:id="2617" w:author="Islam Nady" w:date="2024-06-09T16:18:00Z"/>
          <w:rFonts w:ascii="Frutiger LT Arabic 45 Light" w:hAnsi="Frutiger LT Arabic 45 Light" w:cs="Frutiger LT Arabic 45 Light"/>
          <w:color w:val="0070C0"/>
        </w:rPr>
      </w:pPr>
      <w:bookmarkStart w:id="2618" w:name="_Toc468100533"/>
      <w:bookmarkStart w:id="2619" w:name="_Toc465253157"/>
      <w:del w:id="2620" w:author="Islam Nady" w:date="2024-06-09T16:18:00Z">
        <w:r w:rsidDel="00C07802">
          <w:rPr>
            <w:rStyle w:val="-Normal"/>
            <w:rFonts w:ascii="Frutiger LT Arabic 45 Light" w:hAnsi="Frutiger LT Arabic 45 Light" w:cs="Frutiger LT Arabic 45 Light"/>
            <w:color w:val="0070C0"/>
          </w:rPr>
          <w:delText xml:space="preserve">Data Flow </w:delText>
        </w:r>
        <w:r w:rsidR="004E7763" w:rsidDel="00C07802">
          <w:rPr>
            <w:rStyle w:val="-Normal"/>
            <w:rFonts w:ascii="Frutiger LT Arabic 45 Light" w:hAnsi="Frutiger LT Arabic 45 Light" w:cs="Frutiger LT Arabic 45 Light"/>
            <w:color w:val="0070C0"/>
          </w:rPr>
          <w:delText>d</w:delText>
        </w:r>
        <w:r w:rsidDel="00C07802">
          <w:rPr>
            <w:rStyle w:val="-Normal"/>
            <w:rFonts w:ascii="Frutiger LT Arabic 45 Light" w:hAnsi="Frutiger LT Arabic 45 Light" w:cs="Frutiger LT Arabic 45 Light"/>
            <w:color w:val="0070C0"/>
          </w:rPr>
          <w:delText>iagram</w:delText>
        </w:r>
        <w:bookmarkEnd w:id="2618"/>
      </w:del>
    </w:p>
    <w:bookmarkEnd w:id="2619"/>
    <w:p w14:paraId="4CBA571E" w14:textId="77777777" w:rsidR="00B701DB" w:rsidDel="005C5618" w:rsidRDefault="00B701DB">
      <w:pPr>
        <w:rPr>
          <w:del w:id="2621" w:author="Islam Nady" w:date="2024-06-09T18:06:00Z"/>
          <w:rFonts w:ascii="Frutiger LT Arabic 45 Light" w:hAnsi="Frutiger LT Arabic 45 Light" w:cs="Frutiger LT Arabic 45 Light"/>
          <w:color w:val="000000" w:themeColor="text1"/>
          <w:sz w:val="20"/>
          <w:szCs w:val="20"/>
          <w:lang w:val="en-GB"/>
        </w:rPr>
        <w:pPrChange w:id="2622" w:author="Mohamed Amer" w:date="2024-07-28T16:51:00Z" w16du:dateUtc="2024-07-28T13:51:00Z">
          <w:pPr>
            <w:ind w:left="360"/>
          </w:pPr>
        </w:pPrChange>
      </w:pPr>
      <w:del w:id="2623" w:author="Islam Nady" w:date="2024-06-09T16:18:00Z">
        <w:r w:rsidRPr="00EB1F74" w:rsidDel="00C07802">
          <w:rPr>
            <w:rFonts w:ascii="Frutiger LT Arabic 45 Light" w:hAnsi="Frutiger LT Arabic 45 Light" w:cs="Frutiger LT Arabic 45 Light"/>
            <w:color w:val="000000" w:themeColor="text1"/>
            <w:sz w:val="20"/>
            <w:szCs w:val="20"/>
            <w:lang w:val="en-GB"/>
          </w:rPr>
          <w:delText xml:space="preserve">Data Flow Diagram </w:delText>
        </w:r>
        <w:r w:rsidRPr="00EB1F74" w:rsidDel="00C07802">
          <w:rPr>
            <w:rStyle w:val="-Normal"/>
            <w:rFonts w:ascii="Frutiger LT Arabic 45 Light" w:hAnsi="Frutiger LT Arabic 45 Light" w:cs="Frutiger LT Arabic 45 Light"/>
            <w:color w:val="000000" w:themeColor="text1"/>
          </w:rPr>
          <w:delText>of</w:delText>
        </w:r>
        <w:r w:rsidRPr="00EB1F74" w:rsidDel="00C07802">
          <w:rPr>
            <w:rFonts w:ascii="Frutiger LT Arabic 45 Light" w:hAnsi="Frutiger LT Arabic 45 Light" w:cs="Frutiger LT Arabic 45 Light"/>
            <w:color w:val="000000" w:themeColor="text1"/>
            <w:sz w:val="20"/>
            <w:szCs w:val="20"/>
            <w:lang w:val="en-GB"/>
          </w:rPr>
          <w:delText xml:space="preserve"> the system data /process, A&amp;SO can help guiding, consulting and reviewing the data flow diagram</w:delText>
        </w:r>
      </w:del>
      <w:del w:id="2624" w:author="Islam Nady" w:date="2024-06-09T18:06:00Z">
        <w:r w:rsidRPr="00EB1F74" w:rsidDel="005C5618">
          <w:rPr>
            <w:rFonts w:ascii="Frutiger LT Arabic 45 Light" w:hAnsi="Frutiger LT Arabic 45 Light" w:cs="Frutiger LT Arabic 45 Light"/>
            <w:color w:val="000000" w:themeColor="text1"/>
            <w:sz w:val="20"/>
            <w:szCs w:val="20"/>
            <w:lang w:val="en-GB"/>
          </w:rPr>
          <w:delText>.</w:delText>
        </w:r>
      </w:del>
    </w:p>
    <w:p w14:paraId="23AD09C5" w14:textId="77777777" w:rsidR="00B701DB" w:rsidRPr="00B701DB" w:rsidDel="005C5618" w:rsidRDefault="00B701DB">
      <w:pPr>
        <w:pStyle w:val="Heading4"/>
        <w:ind w:left="0"/>
        <w:rPr>
          <w:del w:id="2625" w:author="Islam Nady" w:date="2024-06-09T18:06:00Z"/>
        </w:rPr>
        <w:pPrChange w:id="2626" w:author="Mohamed Amer" w:date="2024-07-28T16:51:00Z" w16du:dateUtc="2024-07-28T13:51:00Z">
          <w:pPr>
            <w:pStyle w:val="Heading4"/>
          </w:pPr>
        </w:pPrChange>
      </w:pPr>
      <w:del w:id="2627" w:author="Islam Nady" w:date="2024-06-09T18:06:00Z">
        <w:r w:rsidDel="005C5618">
          <w:rPr>
            <w:lang w:val="en-GB"/>
          </w:rPr>
          <w:delText>Flow Description</w:delText>
        </w:r>
      </w:del>
    </w:p>
    <w:p w14:paraId="405C854F" w14:textId="77777777" w:rsidR="00B701DB" w:rsidDel="005C5618" w:rsidRDefault="00B701DB">
      <w:pPr>
        <w:rPr>
          <w:del w:id="2628" w:author="Islam Nady" w:date="2024-06-09T18:06:00Z"/>
          <w:rFonts w:ascii="Frutiger LT Arabic 45 Light" w:hAnsi="Frutiger LT Arabic 45 Light" w:cs="Frutiger LT Arabic 45 Light"/>
          <w:color w:val="000000" w:themeColor="text1"/>
          <w:sz w:val="20"/>
          <w:szCs w:val="20"/>
          <w:lang w:val="en-GB"/>
        </w:rPr>
        <w:pPrChange w:id="2629" w:author="Mohamed Amer" w:date="2024-07-28T16:51:00Z" w16du:dateUtc="2024-07-28T13:51:00Z">
          <w:pPr>
            <w:ind w:left="360"/>
          </w:pPr>
        </w:pPrChange>
      </w:pPr>
      <w:del w:id="2630" w:author="Islam Nady" w:date="2024-06-09T18:06:00Z">
        <w:r w:rsidRPr="00EB1F74" w:rsidDel="005C5618">
          <w:rPr>
            <w:rFonts w:ascii="Frutiger LT Arabic 45 Light" w:hAnsi="Frutiger LT Arabic 45 Light" w:cs="Frutiger LT Arabic 45 Light"/>
            <w:color w:val="000000" w:themeColor="text1"/>
            <w:sz w:val="20"/>
            <w:szCs w:val="20"/>
            <w:lang w:val="en-GB"/>
          </w:rPr>
          <w:delText xml:space="preserve">Data Flow Diagram </w:delText>
        </w:r>
        <w:r w:rsidRPr="00EB1F74" w:rsidDel="005C5618">
          <w:rPr>
            <w:rStyle w:val="-Normal"/>
            <w:rFonts w:ascii="Frutiger LT Arabic 45 Light" w:hAnsi="Frutiger LT Arabic 45 Light" w:cs="Frutiger LT Arabic 45 Light"/>
            <w:color w:val="000000" w:themeColor="text1"/>
          </w:rPr>
          <w:delText>of</w:delText>
        </w:r>
        <w:r w:rsidRPr="00EB1F74" w:rsidDel="005C5618">
          <w:rPr>
            <w:rFonts w:ascii="Frutiger LT Arabic 45 Light" w:hAnsi="Frutiger LT Arabic 45 Light" w:cs="Frutiger LT Arabic 45 Light"/>
            <w:color w:val="000000" w:themeColor="text1"/>
            <w:sz w:val="20"/>
            <w:szCs w:val="20"/>
            <w:lang w:val="en-GB"/>
          </w:rPr>
          <w:delText xml:space="preserve"> the system data /process, A&amp;SO can help guiding, consulting and reviewing the data flow diagram.</w:delText>
        </w:r>
      </w:del>
    </w:p>
    <w:p w14:paraId="38731120" w14:textId="77777777" w:rsidR="00B701DB" w:rsidRPr="00B701DB" w:rsidDel="005C5618" w:rsidRDefault="00B701DB">
      <w:pPr>
        <w:pStyle w:val="Heading4"/>
        <w:ind w:left="0"/>
        <w:rPr>
          <w:del w:id="2631" w:author="Islam Nady" w:date="2024-06-09T18:06:00Z"/>
        </w:rPr>
        <w:pPrChange w:id="2632" w:author="Mohamed Amer" w:date="2024-07-28T16:51:00Z" w16du:dateUtc="2024-07-28T13:51:00Z">
          <w:pPr>
            <w:pStyle w:val="Heading4"/>
          </w:pPr>
        </w:pPrChange>
      </w:pPr>
      <w:del w:id="2633" w:author="Islam Nady" w:date="2024-06-09T18:06:00Z">
        <w:r w:rsidDel="005C5618">
          <w:rPr>
            <w:lang w:val="en-GB"/>
          </w:rPr>
          <w:delText>Team Tasks</w:delText>
        </w:r>
      </w:del>
    </w:p>
    <w:p w14:paraId="3164C1E8" w14:textId="77777777" w:rsidR="00B701DB" w:rsidDel="005C5618" w:rsidRDefault="00B701DB">
      <w:pPr>
        <w:rPr>
          <w:del w:id="2634" w:author="Islam Nady" w:date="2024-06-09T18:06:00Z"/>
          <w:rFonts w:ascii="Frutiger LT Arabic 45 Light" w:hAnsi="Frutiger LT Arabic 45 Light" w:cs="Frutiger LT Arabic 45 Light"/>
          <w:color w:val="000000" w:themeColor="text1"/>
          <w:sz w:val="20"/>
          <w:szCs w:val="20"/>
          <w:lang w:val="en-GB"/>
        </w:rPr>
        <w:pPrChange w:id="2635" w:author="Mohamed Amer" w:date="2024-07-28T16:51:00Z" w16du:dateUtc="2024-07-28T13:51:00Z">
          <w:pPr>
            <w:ind w:left="360"/>
          </w:pPr>
        </w:pPrChange>
      </w:pPr>
      <w:del w:id="2636" w:author="Islam Nady" w:date="2024-06-09T18:06:00Z">
        <w:r w:rsidRPr="00EB1F74" w:rsidDel="005C5618">
          <w:rPr>
            <w:rFonts w:ascii="Frutiger LT Arabic 45 Light" w:hAnsi="Frutiger LT Arabic 45 Light" w:cs="Frutiger LT Arabic 45 Light"/>
            <w:color w:val="000000" w:themeColor="text1"/>
            <w:sz w:val="20"/>
            <w:szCs w:val="20"/>
            <w:lang w:val="en-GB"/>
          </w:rPr>
          <w:delText xml:space="preserve">Data Flow Diagram </w:delText>
        </w:r>
        <w:r w:rsidRPr="00EB1F74" w:rsidDel="005C5618">
          <w:rPr>
            <w:rStyle w:val="-Normal"/>
            <w:rFonts w:ascii="Frutiger LT Arabic 45 Light" w:hAnsi="Frutiger LT Arabic 45 Light" w:cs="Frutiger LT Arabic 45 Light"/>
            <w:color w:val="000000" w:themeColor="text1"/>
          </w:rPr>
          <w:delText>of</w:delText>
        </w:r>
        <w:r w:rsidRPr="00EB1F74" w:rsidDel="005C5618">
          <w:rPr>
            <w:rFonts w:ascii="Frutiger LT Arabic 45 Light" w:hAnsi="Frutiger LT Arabic 45 Light" w:cs="Frutiger LT Arabic 45 Light"/>
            <w:color w:val="000000" w:themeColor="text1"/>
            <w:sz w:val="20"/>
            <w:szCs w:val="20"/>
            <w:lang w:val="en-GB"/>
          </w:rPr>
          <w:delText xml:space="preserve"> the system data /process, A&amp;SO can help guiding, consulting and reviewing the data flow diagram.</w:delText>
        </w:r>
      </w:del>
    </w:p>
    <w:p w14:paraId="016FAD7D" w14:textId="77777777" w:rsidR="00B701DB" w:rsidDel="005E117D" w:rsidRDefault="00B701DB">
      <w:pPr>
        <w:rPr>
          <w:del w:id="2637" w:author="MMAhmed@bankAlbilad.com" w:date="2023-04-30T09:45:00Z"/>
          <w:rFonts w:ascii="Frutiger LT Arabic 45 Light" w:hAnsi="Frutiger LT Arabic 45 Light" w:cs="Frutiger LT Arabic 45 Light"/>
          <w:color w:val="000000" w:themeColor="text1"/>
          <w:sz w:val="20"/>
          <w:szCs w:val="20"/>
          <w:lang w:val="en-GB"/>
        </w:rPr>
        <w:pPrChange w:id="2638" w:author="Mohamed Amer" w:date="2024-07-28T16:51:00Z" w16du:dateUtc="2024-07-28T13:51:00Z">
          <w:pPr>
            <w:ind w:left="360"/>
          </w:pPr>
        </w:pPrChange>
      </w:pPr>
    </w:p>
    <w:p w14:paraId="345F3D79" w14:textId="77777777" w:rsidR="00B701DB" w:rsidRDefault="00B701DB">
      <w:pPr>
        <w:rPr>
          <w:rFonts w:ascii="Frutiger LT Arabic 45 Light" w:hAnsi="Frutiger LT Arabic 45 Light" w:cs="Frutiger LT Arabic 45 Light"/>
          <w:color w:val="000000" w:themeColor="text1"/>
          <w:sz w:val="20"/>
          <w:szCs w:val="20"/>
          <w:lang w:val="en-GB"/>
        </w:rPr>
        <w:pPrChange w:id="2639" w:author="Mohamed Amer" w:date="2024-07-28T16:51:00Z" w16du:dateUtc="2024-07-28T13:51:00Z">
          <w:pPr>
            <w:ind w:left="360"/>
          </w:pPr>
        </w:pPrChange>
      </w:pPr>
    </w:p>
    <w:p w14:paraId="44C6131D" w14:textId="77777777" w:rsidR="00B701DB" w:rsidRPr="00B701DB" w:rsidDel="005E117D" w:rsidRDefault="00B701DB" w:rsidP="003119FF">
      <w:pPr>
        <w:pStyle w:val="-Figure"/>
        <w:spacing w:line="240" w:lineRule="auto"/>
        <w:rPr>
          <w:del w:id="2640" w:author="MMAhmed@bankAlbilad.com" w:date="2023-04-30T09:45:00Z"/>
          <w:rStyle w:val="-Normal"/>
          <w:rFonts w:ascii="Frutiger LT Arabic 45 Light" w:hAnsi="Frutiger LT Arabic 45 Light" w:cs="Frutiger LT Arabic 45 Light"/>
          <w:color w:val="0070C0"/>
          <w:lang w:val="en-GB"/>
        </w:rPr>
      </w:pPr>
    </w:p>
    <w:p w14:paraId="7DD821CD" w14:textId="77777777" w:rsidR="00711457" w:rsidRPr="001D4148" w:rsidRDefault="00711457" w:rsidP="00711457">
      <w:pPr>
        <w:pStyle w:val="-Heading1"/>
        <w:shd w:val="clear" w:color="auto" w:fill="E7E6E6"/>
        <w:rPr>
          <w:rFonts w:ascii="Frutiger LT Arabic 45 Light" w:eastAsia="Calibri" w:hAnsi="Frutiger LT Arabic 45 Light" w:cs="Frutiger LT Arabic 45 Light"/>
          <w:color w:val="FF0000"/>
          <w:kern w:val="0"/>
          <w:sz w:val="28"/>
          <w:szCs w:val="28"/>
        </w:rPr>
      </w:pPr>
      <w:bookmarkStart w:id="2641" w:name="_Toc133740255"/>
      <w:bookmarkStart w:id="2642" w:name="_Toc465250429"/>
      <w:bookmarkStart w:id="2643" w:name="_Toc465254786"/>
      <w:r>
        <w:rPr>
          <w:rFonts w:ascii="Frutiger LT Arabic 45 Light" w:eastAsia="Calibri" w:hAnsi="Frutiger LT Arabic 45 Light" w:cs="Frutiger LT Arabic 45 Light"/>
          <w:color w:val="FF0000"/>
          <w:kern w:val="0"/>
          <w:sz w:val="28"/>
          <w:szCs w:val="28"/>
        </w:rPr>
        <w:lastRenderedPageBreak/>
        <w:t>Infra-structure</w:t>
      </w:r>
      <w:r w:rsidRPr="00EB1F74">
        <w:rPr>
          <w:rFonts w:ascii="Frutiger LT Arabic 45 Light" w:hAnsi="Frutiger LT Arabic 45 Light" w:cs="Frutiger LT Arabic 45 Light"/>
          <w:color w:val="000000" w:themeColor="text1"/>
        </w:rPr>
        <w:t xml:space="preserve"> </w:t>
      </w:r>
      <w:r>
        <w:rPr>
          <w:rFonts w:ascii="Frutiger LT Arabic 45 Light" w:eastAsia="Calibri" w:hAnsi="Frutiger LT Arabic 45 Light" w:cs="Frutiger LT Arabic 45 Light"/>
          <w:color w:val="FF0000"/>
          <w:kern w:val="0"/>
          <w:sz w:val="28"/>
          <w:szCs w:val="28"/>
        </w:rPr>
        <w:t>Architecture</w:t>
      </w:r>
      <w:bookmarkEnd w:id="2641"/>
    </w:p>
    <w:p w14:paraId="6795AAF5" w14:textId="77777777" w:rsidR="00BC2CAF" w:rsidRPr="005B0980" w:rsidRDefault="00BC2CAF" w:rsidP="00CB3C97">
      <w:pPr>
        <w:pStyle w:val="-Heading2"/>
        <w:rPr>
          <w:rFonts w:ascii="Frutiger LT Arabic 45 Light" w:eastAsia="Calibri" w:hAnsi="Frutiger LT Arabic 45 Light" w:cs="Frutiger LT Arabic 45 Light"/>
          <w:i/>
          <w:iCs/>
          <w:color w:val="8A7967"/>
        </w:rPr>
      </w:pPr>
      <w:bookmarkStart w:id="2644" w:name="_Toc133740256"/>
      <w:r w:rsidRPr="005B0980">
        <w:rPr>
          <w:rFonts w:ascii="Frutiger LT Arabic 45 Light" w:eastAsia="Calibri" w:hAnsi="Frutiger LT Arabic 45 Light" w:cs="Frutiger LT Arabic 45 Light"/>
          <w:i/>
          <w:iCs/>
          <w:color w:val="8A7967"/>
        </w:rPr>
        <w:t>System Production Architecture</w:t>
      </w:r>
      <w:bookmarkEnd w:id="2642"/>
      <w:bookmarkEnd w:id="2643"/>
      <w:bookmarkEnd w:id="2644"/>
    </w:p>
    <w:p w14:paraId="73CC7203" w14:textId="10C4BE95" w:rsidR="00BC2CAF" w:rsidDel="00756154" w:rsidRDefault="00AC0BFF" w:rsidP="001407F5">
      <w:pPr>
        <w:jc w:val="center"/>
        <w:rPr>
          <w:del w:id="2645" w:author="Islam Nady" w:date="2024-06-09T18:09:00Z"/>
        </w:rPr>
      </w:pPr>
      <w:ins w:id="2646" w:author="Islam Nady" w:date="2024-06-09T18:09:00Z">
        <w:del w:id="2647" w:author="Mohamed Amer" w:date="2024-06-13T03:59:00Z" w16du:dateUtc="2024-06-13T00:59:00Z">
          <w:r w:rsidDel="00756154">
            <w:object w:dxaOrig="8925" w:dyaOrig="3030" w14:anchorId="658178AB">
              <v:shape id="_x0000_i1026" type="#_x0000_t75" style="width:447pt;height:151.5pt" o:ole="">
                <v:imagedata r:id="rId25" o:title=""/>
              </v:shape>
              <o:OLEObject Type="Embed" ProgID="Visio.Drawing.15" ShapeID="_x0000_i1026" DrawAspect="Content" ObjectID="_1783693046" r:id="rId26"/>
            </w:object>
          </w:r>
        </w:del>
      </w:ins>
      <w:del w:id="2648" w:author="Islam Nady" w:date="2024-06-09T18:09:00Z">
        <w:r w:rsidR="00AA4B10" w:rsidRPr="00AA4B10" w:rsidDel="00AC0BFF">
          <w:rPr>
            <w:rFonts w:ascii="Frutiger LT Arabic 45 Light" w:hAnsi="Frutiger LT Arabic 45 Light" w:cs="Frutiger LT Arabic 45 Light"/>
            <w:color w:val="000000" w:themeColor="text1"/>
            <w:sz w:val="20"/>
            <w:szCs w:val="20"/>
            <w:highlight w:val="yellow"/>
            <w:lang w:val="en-GB"/>
          </w:rPr>
          <w:delText>&lt;</w:delText>
        </w:r>
        <w:r w:rsidR="00BC2CAF" w:rsidRPr="00AA4B10" w:rsidDel="00AC0BFF">
          <w:rPr>
            <w:rFonts w:ascii="Frutiger LT Arabic 45 Light" w:hAnsi="Frutiger LT Arabic 45 Light" w:cs="Frutiger LT Arabic 45 Light"/>
            <w:color w:val="000000" w:themeColor="text1"/>
            <w:sz w:val="20"/>
            <w:szCs w:val="20"/>
            <w:highlight w:val="yellow"/>
            <w:lang w:val="en-GB"/>
          </w:rPr>
          <w:delText>A&amp;SO can help guiding, consulting, modifying -existing- and reviewing the diagram.</w:delText>
        </w:r>
        <w:r w:rsidR="00AA4B10" w:rsidRPr="00AA4B10" w:rsidDel="00AC0BFF">
          <w:rPr>
            <w:rFonts w:ascii="Frutiger LT Arabic 45 Light" w:hAnsi="Frutiger LT Arabic 45 Light" w:cs="Frutiger LT Arabic 45 Light"/>
            <w:color w:val="000000" w:themeColor="text1"/>
            <w:sz w:val="20"/>
            <w:szCs w:val="20"/>
            <w:highlight w:val="yellow"/>
            <w:lang w:val="en-GB"/>
          </w:rPr>
          <w:delText>&gt;</w:delText>
        </w:r>
      </w:del>
    </w:p>
    <w:p w14:paraId="530D95FD" w14:textId="29ACCCA3" w:rsidR="00756154" w:rsidRDefault="007F12ED" w:rsidP="00CB3C97">
      <w:pPr>
        <w:rPr>
          <w:ins w:id="2649" w:author="Mohamed Amer" w:date="2024-06-13T03:59:00Z" w16du:dateUtc="2024-06-13T00:59:00Z"/>
          <w:rFonts w:ascii="Frutiger LT Arabic 45 Light" w:hAnsi="Frutiger LT Arabic 45 Light" w:cs="Frutiger LT Arabic 45 Light"/>
          <w:color w:val="000000" w:themeColor="text1"/>
          <w:sz w:val="20"/>
          <w:szCs w:val="20"/>
          <w:lang w:val="en-GB"/>
        </w:rPr>
      </w:pPr>
      <w:ins w:id="2650" w:author="Mohamed Amer" w:date="2024-06-13T04:27:00Z" w16du:dateUtc="2024-06-13T01:27:00Z">
        <w:r w:rsidRPr="007F12ED">
          <w:rPr>
            <w:rFonts w:ascii="Frutiger LT Arabic 45 Light" w:hAnsi="Frutiger LT Arabic 45 Light" w:cs="Frutiger LT Arabic 45 Light"/>
            <w:noProof/>
            <w:color w:val="000000" w:themeColor="text1"/>
            <w:sz w:val="20"/>
            <w:szCs w:val="20"/>
            <w:lang w:val="en-GB"/>
          </w:rPr>
          <w:drawing>
            <wp:inline distT="0" distB="0" distL="0" distR="0" wp14:anchorId="65335CAF" wp14:editId="717B4CC3">
              <wp:extent cx="6646545" cy="4658995"/>
              <wp:effectExtent l="0" t="0" r="1905" b="8255"/>
              <wp:docPr id="5653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9046" name=""/>
                      <pic:cNvPicPr/>
                    </pic:nvPicPr>
                    <pic:blipFill>
                      <a:blip r:embed="rId27"/>
                      <a:stretch>
                        <a:fillRect/>
                      </a:stretch>
                    </pic:blipFill>
                    <pic:spPr>
                      <a:xfrm>
                        <a:off x="0" y="0"/>
                        <a:ext cx="6646545" cy="4658995"/>
                      </a:xfrm>
                      <a:prstGeom prst="rect">
                        <a:avLst/>
                      </a:prstGeom>
                    </pic:spPr>
                  </pic:pic>
                </a:graphicData>
              </a:graphic>
            </wp:inline>
          </w:drawing>
        </w:r>
      </w:ins>
    </w:p>
    <w:p w14:paraId="053EC458" w14:textId="77777777" w:rsidR="001407F5" w:rsidRPr="00EB1F74" w:rsidRDefault="001407F5" w:rsidP="001407F5">
      <w:pPr>
        <w:jc w:val="center"/>
        <w:rPr>
          <w:rFonts w:ascii="Frutiger LT Arabic 45 Light" w:hAnsi="Frutiger LT Arabic 45 Light" w:cs="Frutiger LT Arabic 45 Light"/>
          <w:color w:val="000000" w:themeColor="text1"/>
          <w:sz w:val="20"/>
          <w:szCs w:val="20"/>
          <w:lang w:val="en-GB"/>
        </w:rPr>
      </w:pPr>
      <w:del w:id="2651" w:author="Islam Nady" w:date="2024-06-09T18:09:00Z">
        <w:r w:rsidRPr="00EB1F74" w:rsidDel="003A388A">
          <w:rPr>
            <w:rFonts w:ascii="Frutiger LT Arabic 45 Light" w:hAnsi="Frutiger LT Arabic 45 Light" w:cs="Frutiger LT Arabic 45 Light"/>
            <w:noProof/>
            <w:color w:val="000000" w:themeColor="text1"/>
          </w:rPr>
          <w:drawing>
            <wp:inline distT="0" distB="0" distL="0" distR="0" wp14:anchorId="3366E7E8" wp14:editId="0DDB7412">
              <wp:extent cx="4919472"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919472" cy="3429000"/>
                      </a:xfrm>
                      <a:prstGeom prst="rect">
                        <a:avLst/>
                      </a:prstGeom>
                      <a:noFill/>
                      <a:ln w="9525">
                        <a:noFill/>
                        <a:miter lim="800000"/>
                        <a:headEnd/>
                        <a:tailEnd/>
                      </a:ln>
                    </pic:spPr>
                  </pic:pic>
                </a:graphicData>
              </a:graphic>
            </wp:inline>
          </w:drawing>
        </w:r>
      </w:del>
    </w:p>
    <w:p w14:paraId="53FF2322" w14:textId="4E157BFB" w:rsidR="00E361C8" w:rsidRDefault="001407F5" w:rsidP="00185045">
      <w:pPr>
        <w:pStyle w:val="-Figure"/>
        <w:spacing w:line="240" w:lineRule="auto"/>
        <w:rPr>
          <w:ins w:id="2652" w:author="Mohamed Amer" w:date="2024-06-13T04:07:00Z" w16du:dateUtc="2024-06-13T01:07:00Z"/>
          <w:rStyle w:val="-Normal"/>
          <w:rFonts w:ascii="Frutiger LT Arabic 45 Light" w:hAnsi="Frutiger LT Arabic 45 Light" w:cs="Frutiger LT Arabic 45 Light"/>
          <w:color w:val="0070C0"/>
        </w:rPr>
      </w:pPr>
      <w:bookmarkStart w:id="2653" w:name="_Toc468100534"/>
      <w:r>
        <w:rPr>
          <w:rStyle w:val="-Normal"/>
          <w:rFonts w:ascii="Frutiger LT Arabic 45 Light" w:hAnsi="Frutiger LT Arabic 45 Light" w:cs="Frutiger LT Arabic 45 Light"/>
          <w:color w:val="0070C0"/>
        </w:rPr>
        <w:t>Prod</w:t>
      </w:r>
      <w:r w:rsidRPr="00EB1F74">
        <w:rPr>
          <w:rStyle w:val="-Normal"/>
          <w:rFonts w:ascii="Frutiger LT Arabic 45 Light" w:hAnsi="Frutiger LT Arabic 45 Light" w:cs="Frutiger LT Arabic 45 Light"/>
          <w:color w:val="0070C0"/>
        </w:rPr>
        <w:t xml:space="preserve"> diagram</w:t>
      </w:r>
      <w:bookmarkEnd w:id="2653"/>
    </w:p>
    <w:p w14:paraId="2942360F" w14:textId="77777777" w:rsidR="00E361C8" w:rsidRDefault="00E361C8">
      <w:pPr>
        <w:rPr>
          <w:ins w:id="2654" w:author="Mohamed Amer" w:date="2024-06-13T04:07:00Z" w16du:dateUtc="2024-06-13T01:07:00Z"/>
          <w:rStyle w:val="-Normal"/>
          <w:rFonts w:ascii="Frutiger LT Arabic 45 Light" w:eastAsia="Tahoma" w:hAnsi="Frutiger LT Arabic 45 Light" w:cs="Frutiger LT Arabic 45 Light"/>
          <w:color w:val="0070C0"/>
        </w:rPr>
      </w:pPr>
      <w:ins w:id="2655" w:author="Mohamed Amer" w:date="2024-06-13T04:07:00Z" w16du:dateUtc="2024-06-13T01:07:00Z">
        <w:r>
          <w:rPr>
            <w:rStyle w:val="-Normal"/>
            <w:rFonts w:ascii="Frutiger LT Arabic 45 Light" w:hAnsi="Frutiger LT Arabic 45 Light" w:cs="Frutiger LT Arabic 45 Light"/>
            <w:color w:val="0070C0"/>
          </w:rPr>
          <w:br w:type="page"/>
        </w:r>
      </w:ins>
    </w:p>
    <w:p w14:paraId="56CB3DFA" w14:textId="77777777" w:rsidR="001407F5" w:rsidRPr="00EB1F74" w:rsidRDefault="001407F5" w:rsidP="00185045">
      <w:pPr>
        <w:pStyle w:val="-Figure"/>
        <w:spacing w:line="240" w:lineRule="auto"/>
        <w:rPr>
          <w:rFonts w:ascii="Frutiger LT Arabic 45 Light" w:hAnsi="Frutiger LT Arabic 45 Light" w:cs="Frutiger LT Arabic 45 Light"/>
          <w:color w:val="0070C0"/>
        </w:rPr>
      </w:pPr>
    </w:p>
    <w:p w14:paraId="7DF3ADE8" w14:textId="77777777" w:rsidR="00AA4B10" w:rsidRPr="005B0980" w:rsidRDefault="00AA4B10" w:rsidP="00AA4B10">
      <w:pPr>
        <w:pStyle w:val="-Heading2"/>
        <w:rPr>
          <w:rFonts w:ascii="Frutiger LT Arabic 45 Light" w:eastAsia="Calibri" w:hAnsi="Frutiger LT Arabic 45 Light" w:cs="Frutiger LT Arabic 45 Light"/>
          <w:i/>
          <w:iCs/>
          <w:color w:val="8A7967"/>
        </w:rPr>
      </w:pPr>
      <w:bookmarkStart w:id="2656" w:name="_Toc465250433"/>
      <w:bookmarkStart w:id="2657" w:name="_Toc465254790"/>
      <w:bookmarkStart w:id="2658" w:name="_Toc133740257"/>
      <w:bookmarkStart w:id="2659" w:name="_Toc465250430"/>
      <w:bookmarkStart w:id="2660" w:name="_Toc465254787"/>
      <w:r w:rsidRPr="005B0980">
        <w:rPr>
          <w:rFonts w:ascii="Frutiger LT Arabic 45 Light" w:eastAsia="Calibri" w:hAnsi="Frutiger LT Arabic 45 Light" w:cs="Frutiger LT Arabic 45 Light"/>
          <w:i/>
          <w:iCs/>
          <w:color w:val="8A7967"/>
        </w:rPr>
        <w:t>System Disaster Recovery Architecture</w:t>
      </w:r>
      <w:bookmarkEnd w:id="2656"/>
      <w:bookmarkEnd w:id="2657"/>
      <w:bookmarkEnd w:id="2658"/>
    </w:p>
    <w:p w14:paraId="0863A654" w14:textId="1D6A438C" w:rsidR="00AA4B10" w:rsidRDefault="00465B7D" w:rsidP="00465B7D">
      <w:pPr>
        <w:jc w:val="center"/>
        <w:rPr>
          <w:ins w:id="2661" w:author="Mohamed Amer" w:date="2024-06-13T04:01:00Z" w16du:dateUtc="2024-06-13T01:01:00Z"/>
        </w:rPr>
      </w:pPr>
      <w:del w:id="2662" w:author="Islam Nady" w:date="2024-06-09T18:09:00Z">
        <w:r w:rsidRPr="00EB1F74" w:rsidDel="003C230E">
          <w:rPr>
            <w:rFonts w:ascii="Frutiger LT Arabic 45 Light" w:hAnsi="Frutiger LT Arabic 45 Light" w:cs="Frutiger LT Arabic 45 Light"/>
            <w:noProof/>
            <w:color w:val="000000" w:themeColor="text1"/>
          </w:rPr>
          <w:drawing>
            <wp:inline distT="0" distB="0" distL="0" distR="0" wp14:anchorId="37008046" wp14:editId="2945DDF0">
              <wp:extent cx="4919472"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919472" cy="3429000"/>
                      </a:xfrm>
                      <a:prstGeom prst="rect">
                        <a:avLst/>
                      </a:prstGeom>
                      <a:noFill/>
                      <a:ln w="9525">
                        <a:noFill/>
                        <a:miter lim="800000"/>
                        <a:headEnd/>
                        <a:tailEnd/>
                      </a:ln>
                    </pic:spPr>
                  </pic:pic>
                </a:graphicData>
              </a:graphic>
            </wp:inline>
          </w:drawing>
        </w:r>
      </w:del>
      <w:ins w:id="2663" w:author="Islam Nady" w:date="2024-06-09T18:09:00Z">
        <w:del w:id="2664" w:author="Mohamed Amer" w:date="2024-06-13T04:01:00Z" w16du:dateUtc="2024-06-13T01:01:00Z">
          <w:r w:rsidR="003C230E" w:rsidDel="00756154">
            <w:object w:dxaOrig="8925" w:dyaOrig="3030" w14:anchorId="00A9BE37">
              <v:shape id="_x0000_i1027" type="#_x0000_t75" style="width:447pt;height:151.5pt" o:ole="">
                <v:imagedata r:id="rId25" o:title=""/>
              </v:shape>
              <o:OLEObject Type="Embed" ProgID="Visio.Drawing.15" ShapeID="_x0000_i1027" DrawAspect="Content" ObjectID="_1783693047" r:id="rId29"/>
            </w:object>
          </w:r>
        </w:del>
      </w:ins>
    </w:p>
    <w:p w14:paraId="04FE1EA5" w14:textId="2C04F86F" w:rsidR="00756154" w:rsidRDefault="007F12ED" w:rsidP="00465B7D">
      <w:pPr>
        <w:jc w:val="center"/>
        <w:rPr>
          <w:ins w:id="2665" w:author="Mohamed Amer" w:date="2024-06-13T04:01:00Z" w16du:dateUtc="2024-06-13T01:01:00Z"/>
        </w:rPr>
      </w:pPr>
      <w:ins w:id="2666" w:author="Mohamed Amer" w:date="2024-06-13T04:32:00Z" w16du:dateUtc="2024-06-13T01:32:00Z">
        <w:r w:rsidRPr="007F12ED">
          <w:rPr>
            <w:noProof/>
          </w:rPr>
          <w:drawing>
            <wp:inline distT="0" distB="0" distL="0" distR="0" wp14:anchorId="55BB8D7E" wp14:editId="536A4B25">
              <wp:extent cx="6646545" cy="4653915"/>
              <wp:effectExtent l="0" t="0" r="1905" b="0"/>
              <wp:docPr id="13013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6342" name=""/>
                      <pic:cNvPicPr/>
                    </pic:nvPicPr>
                    <pic:blipFill>
                      <a:blip r:embed="rId30"/>
                      <a:stretch>
                        <a:fillRect/>
                      </a:stretch>
                    </pic:blipFill>
                    <pic:spPr>
                      <a:xfrm>
                        <a:off x="0" y="0"/>
                        <a:ext cx="6646545" cy="4653915"/>
                      </a:xfrm>
                      <a:prstGeom prst="rect">
                        <a:avLst/>
                      </a:prstGeom>
                    </pic:spPr>
                  </pic:pic>
                </a:graphicData>
              </a:graphic>
            </wp:inline>
          </w:drawing>
        </w:r>
      </w:ins>
    </w:p>
    <w:p w14:paraId="428EE4DF" w14:textId="77777777" w:rsidR="00756154" w:rsidRDefault="00756154" w:rsidP="00465B7D">
      <w:pPr>
        <w:jc w:val="center"/>
        <w:rPr>
          <w:ins w:id="2667" w:author="Mohamed Amer" w:date="2024-06-13T04:01:00Z" w16du:dateUtc="2024-06-13T01:01:00Z"/>
        </w:rPr>
      </w:pPr>
    </w:p>
    <w:p w14:paraId="04D67F93" w14:textId="77777777" w:rsidR="00756154" w:rsidRPr="00EB1F74" w:rsidRDefault="00756154" w:rsidP="00465B7D">
      <w:pPr>
        <w:jc w:val="center"/>
        <w:rPr>
          <w:rFonts w:ascii="Frutiger LT Arabic 45 Light" w:hAnsi="Frutiger LT Arabic 45 Light" w:cs="Frutiger LT Arabic 45 Light"/>
          <w:color w:val="000000" w:themeColor="text1"/>
          <w:sz w:val="20"/>
          <w:szCs w:val="20"/>
          <w:lang w:val="en-GB"/>
        </w:rPr>
      </w:pPr>
    </w:p>
    <w:p w14:paraId="71F0A088" w14:textId="77777777" w:rsidR="00AA4B10" w:rsidRPr="00EB1F74" w:rsidRDefault="00AA4B10" w:rsidP="007D3170">
      <w:pPr>
        <w:pStyle w:val="-Figure"/>
        <w:spacing w:line="240" w:lineRule="auto"/>
        <w:rPr>
          <w:rFonts w:ascii="Frutiger LT Arabic 45 Light" w:hAnsi="Frutiger LT Arabic 45 Light" w:cs="Frutiger LT Arabic 45 Light"/>
          <w:color w:val="0070C0"/>
        </w:rPr>
      </w:pPr>
      <w:bookmarkStart w:id="2668" w:name="_Toc465253163"/>
      <w:bookmarkStart w:id="2669" w:name="_Toc468100535"/>
      <w:r w:rsidRPr="00EB1F74">
        <w:rPr>
          <w:rStyle w:val="-Normal"/>
          <w:rFonts w:ascii="Frutiger LT Arabic 45 Light" w:hAnsi="Frutiger LT Arabic 45 Light" w:cs="Frutiger LT Arabic 45 Light"/>
          <w:color w:val="0070C0"/>
        </w:rPr>
        <w:t>DR diagram</w:t>
      </w:r>
      <w:bookmarkEnd w:id="2668"/>
      <w:bookmarkEnd w:id="2669"/>
    </w:p>
    <w:p w14:paraId="374B6E34" w14:textId="77777777" w:rsidR="00AA4B10" w:rsidRPr="00EB1F74" w:rsidRDefault="00AA4B10" w:rsidP="00AA4B10">
      <w:pPr>
        <w:rPr>
          <w:rFonts w:ascii="Frutiger LT Arabic 45 Light" w:hAnsi="Frutiger LT Arabic 45 Light" w:cs="Frutiger LT Arabic 45 Light"/>
          <w:color w:val="000000" w:themeColor="text1"/>
        </w:rPr>
      </w:pPr>
    </w:p>
    <w:p w14:paraId="63CF90D6" w14:textId="77777777" w:rsidR="00AA4B10" w:rsidRPr="00EB1F74" w:rsidRDefault="00AA4B10" w:rsidP="00AA4B10">
      <w:pPr>
        <w:rPr>
          <w:rFonts w:ascii="Frutiger LT Arabic 45 Light" w:hAnsi="Frutiger LT Arabic 45 Light" w:cs="Frutiger LT Arabic 45 Light"/>
          <w:color w:val="000000" w:themeColor="text1"/>
        </w:rPr>
        <w:sectPr w:rsidR="00AA4B10" w:rsidRPr="00EB1F74" w:rsidSect="009C786A">
          <w:headerReference w:type="default" r:id="rId31"/>
          <w:footerReference w:type="default" r:id="rId32"/>
          <w:pgSz w:w="11907" w:h="16840" w:code="9"/>
          <w:pgMar w:top="720" w:right="720" w:bottom="720" w:left="720" w:header="576" w:footer="288" w:gutter="0"/>
          <w:cols w:space="720"/>
          <w:docGrid w:linePitch="360"/>
        </w:sectPr>
      </w:pPr>
    </w:p>
    <w:p w14:paraId="2CF45AAE" w14:textId="77777777" w:rsidR="00BC2CAF" w:rsidRPr="005B0980" w:rsidRDefault="00BC2CAF" w:rsidP="00CB3C97">
      <w:pPr>
        <w:pStyle w:val="-Heading2"/>
        <w:rPr>
          <w:rFonts w:ascii="Frutiger LT Arabic 45 Light" w:eastAsia="Calibri" w:hAnsi="Frutiger LT Arabic 45 Light" w:cs="Frutiger LT Arabic 45 Light"/>
          <w:i/>
          <w:iCs/>
          <w:color w:val="8A7967"/>
        </w:rPr>
      </w:pPr>
      <w:bookmarkStart w:id="2676" w:name="_Toc133740258"/>
      <w:r w:rsidRPr="005B0980">
        <w:rPr>
          <w:rFonts w:ascii="Frutiger LT Arabic 45 Light" w:eastAsia="Calibri" w:hAnsi="Frutiger LT Arabic 45 Light" w:cs="Frutiger LT Arabic 45 Light"/>
          <w:i/>
          <w:iCs/>
          <w:color w:val="8A7967"/>
        </w:rPr>
        <w:lastRenderedPageBreak/>
        <w:t>System UAT Architecture</w:t>
      </w:r>
      <w:bookmarkEnd w:id="2659"/>
      <w:bookmarkEnd w:id="2660"/>
      <w:bookmarkEnd w:id="2676"/>
    </w:p>
    <w:p w14:paraId="35477F22" w14:textId="6808BDFF" w:rsidR="001A4D53" w:rsidRPr="00EB1F74" w:rsidRDefault="001A4D53" w:rsidP="001A4D53">
      <w:pPr>
        <w:jc w:val="center"/>
        <w:rPr>
          <w:rFonts w:ascii="Frutiger LT Arabic 45 Light" w:hAnsi="Frutiger LT Arabic 45 Light" w:cs="Frutiger LT Arabic 45 Light"/>
          <w:color w:val="000000" w:themeColor="text1"/>
          <w:sz w:val="20"/>
          <w:szCs w:val="20"/>
          <w:lang w:val="en-GB"/>
        </w:rPr>
      </w:pPr>
      <w:bookmarkStart w:id="2677" w:name="_Toc465250431"/>
      <w:bookmarkStart w:id="2678" w:name="_Toc465254788"/>
      <w:del w:id="2679" w:author="Islam Nady" w:date="2024-06-09T18:09:00Z">
        <w:r w:rsidRPr="00EB1F74" w:rsidDel="0031561E">
          <w:rPr>
            <w:rFonts w:ascii="Frutiger LT Arabic 45 Light" w:hAnsi="Frutiger LT Arabic 45 Light" w:cs="Frutiger LT Arabic 45 Light"/>
            <w:noProof/>
            <w:color w:val="000000" w:themeColor="text1"/>
          </w:rPr>
          <w:drawing>
            <wp:inline distT="0" distB="0" distL="0" distR="0" wp14:anchorId="7860183A" wp14:editId="198E5352">
              <wp:extent cx="4919472"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919472" cy="3429000"/>
                      </a:xfrm>
                      <a:prstGeom prst="rect">
                        <a:avLst/>
                      </a:prstGeom>
                      <a:noFill/>
                      <a:ln w="9525">
                        <a:noFill/>
                        <a:miter lim="800000"/>
                        <a:headEnd/>
                        <a:tailEnd/>
                      </a:ln>
                    </pic:spPr>
                  </pic:pic>
                </a:graphicData>
              </a:graphic>
            </wp:inline>
          </w:drawing>
        </w:r>
      </w:del>
      <w:ins w:id="2680" w:author="Islam Nady" w:date="2024-06-09T18:09:00Z">
        <w:del w:id="2681" w:author="Mohamed Amer" w:date="2024-06-13T04:09:00Z" w16du:dateUtc="2024-06-13T01:09:00Z">
          <w:r w:rsidR="0031561E" w:rsidDel="00E361C8">
            <w:object w:dxaOrig="8925" w:dyaOrig="3030" w14:anchorId="08FE1100">
              <v:shape id="_x0000_i1028" type="#_x0000_t75" style="width:447pt;height:151.5pt" o:ole="">
                <v:imagedata r:id="rId25" o:title=""/>
              </v:shape>
              <o:OLEObject Type="Embed" ProgID="Visio.Drawing.15" ShapeID="_x0000_i1028" DrawAspect="Content" ObjectID="_1783693048" r:id="rId33"/>
            </w:object>
          </w:r>
        </w:del>
      </w:ins>
      <w:ins w:id="2682" w:author="Mohamed Amer" w:date="2024-06-13T04:33:00Z" w16du:dateUtc="2024-06-13T01:33:00Z">
        <w:r w:rsidR="007F12ED" w:rsidRPr="007F12ED">
          <w:rPr>
            <w:noProof/>
          </w:rPr>
          <w:drawing>
            <wp:inline distT="0" distB="0" distL="0" distR="0" wp14:anchorId="326DD08E" wp14:editId="474BEEF3">
              <wp:extent cx="6646545" cy="4653280"/>
              <wp:effectExtent l="0" t="0" r="1905" b="0"/>
              <wp:docPr id="89904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44890" name=""/>
                      <pic:cNvPicPr/>
                    </pic:nvPicPr>
                    <pic:blipFill>
                      <a:blip r:embed="rId34"/>
                      <a:stretch>
                        <a:fillRect/>
                      </a:stretch>
                    </pic:blipFill>
                    <pic:spPr>
                      <a:xfrm>
                        <a:off x="0" y="0"/>
                        <a:ext cx="6646545" cy="4653280"/>
                      </a:xfrm>
                      <a:prstGeom prst="rect">
                        <a:avLst/>
                      </a:prstGeom>
                    </pic:spPr>
                  </pic:pic>
                </a:graphicData>
              </a:graphic>
            </wp:inline>
          </w:drawing>
        </w:r>
      </w:ins>
    </w:p>
    <w:p w14:paraId="12E4FE7E" w14:textId="77777777" w:rsidR="001A4D53" w:rsidRPr="00EB1F74" w:rsidRDefault="001A4D53" w:rsidP="001A4D53">
      <w:pPr>
        <w:pStyle w:val="-Figure"/>
        <w:spacing w:line="240" w:lineRule="auto"/>
        <w:rPr>
          <w:rFonts w:ascii="Frutiger LT Arabic 45 Light" w:hAnsi="Frutiger LT Arabic 45 Light" w:cs="Frutiger LT Arabic 45 Light"/>
          <w:color w:val="0070C0"/>
        </w:rPr>
      </w:pPr>
      <w:bookmarkStart w:id="2683" w:name="_Toc468100536"/>
      <w:r>
        <w:rPr>
          <w:rStyle w:val="-Normal"/>
          <w:rFonts w:ascii="Frutiger LT Arabic 45 Light" w:hAnsi="Frutiger LT Arabic 45 Light" w:cs="Frutiger LT Arabic 45 Light"/>
          <w:color w:val="0070C0"/>
        </w:rPr>
        <w:t>UAT</w:t>
      </w:r>
      <w:r w:rsidRPr="00EB1F74">
        <w:rPr>
          <w:rStyle w:val="-Normal"/>
          <w:rFonts w:ascii="Frutiger LT Arabic 45 Light" w:hAnsi="Frutiger LT Arabic 45 Light" w:cs="Frutiger LT Arabic 45 Light"/>
          <w:color w:val="0070C0"/>
        </w:rPr>
        <w:t xml:space="preserve"> diagram</w:t>
      </w:r>
      <w:bookmarkEnd w:id="2683"/>
    </w:p>
    <w:p w14:paraId="7603D1A8" w14:textId="77777777" w:rsidR="00BC2CAF" w:rsidRPr="005B0980" w:rsidRDefault="00BC2CAF" w:rsidP="00CB3C97">
      <w:pPr>
        <w:pStyle w:val="-Heading2"/>
        <w:rPr>
          <w:rFonts w:ascii="Frutiger LT Arabic 45 Light" w:eastAsia="Calibri" w:hAnsi="Frutiger LT Arabic 45 Light" w:cs="Frutiger LT Arabic 45 Light"/>
          <w:i/>
          <w:iCs/>
          <w:color w:val="8A7967"/>
        </w:rPr>
      </w:pPr>
      <w:bookmarkStart w:id="2684" w:name="_Toc133740259"/>
      <w:r w:rsidRPr="005B0980">
        <w:rPr>
          <w:rFonts w:ascii="Frutiger LT Arabic 45 Light" w:eastAsia="Calibri" w:hAnsi="Frutiger LT Arabic 45 Light" w:cs="Frutiger LT Arabic 45 Light"/>
          <w:i/>
          <w:iCs/>
          <w:color w:val="8A7967"/>
        </w:rPr>
        <w:t>System SIT Architecture</w:t>
      </w:r>
      <w:bookmarkEnd w:id="2677"/>
      <w:bookmarkEnd w:id="2678"/>
      <w:bookmarkEnd w:id="2684"/>
    </w:p>
    <w:p w14:paraId="0B8F087B" w14:textId="68AC544A" w:rsidR="00185045" w:rsidRPr="00EB1F74" w:rsidRDefault="00185045" w:rsidP="00185045">
      <w:pPr>
        <w:jc w:val="center"/>
        <w:rPr>
          <w:rFonts w:ascii="Frutiger LT Arabic 45 Light" w:hAnsi="Frutiger LT Arabic 45 Light" w:cs="Frutiger LT Arabic 45 Light"/>
          <w:color w:val="000000" w:themeColor="text1"/>
          <w:sz w:val="20"/>
          <w:szCs w:val="20"/>
          <w:lang w:val="en-GB"/>
        </w:rPr>
      </w:pPr>
      <w:bookmarkStart w:id="2685" w:name="_Toc465250432"/>
      <w:bookmarkStart w:id="2686" w:name="_Toc465254789"/>
      <w:del w:id="2687" w:author="Islam Nady" w:date="2024-06-09T18:10:00Z">
        <w:r w:rsidRPr="00EB1F74" w:rsidDel="00543AB6">
          <w:rPr>
            <w:rFonts w:ascii="Frutiger LT Arabic 45 Light" w:hAnsi="Frutiger LT Arabic 45 Light" w:cs="Frutiger LT Arabic 45 Light"/>
            <w:noProof/>
            <w:color w:val="000000" w:themeColor="text1"/>
          </w:rPr>
          <w:drawing>
            <wp:inline distT="0" distB="0" distL="0" distR="0" wp14:anchorId="041F3A26" wp14:editId="3D06709D">
              <wp:extent cx="4919472"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919472" cy="3429000"/>
                      </a:xfrm>
                      <a:prstGeom prst="rect">
                        <a:avLst/>
                      </a:prstGeom>
                      <a:noFill/>
                      <a:ln w="9525">
                        <a:noFill/>
                        <a:miter lim="800000"/>
                        <a:headEnd/>
                        <a:tailEnd/>
                      </a:ln>
                    </pic:spPr>
                  </pic:pic>
                </a:graphicData>
              </a:graphic>
            </wp:inline>
          </w:drawing>
        </w:r>
      </w:del>
      <w:ins w:id="2688" w:author="Islam Nady" w:date="2024-06-09T18:10:00Z">
        <w:del w:id="2689" w:author="Mohamed Amer" w:date="2024-06-13T04:09:00Z" w16du:dateUtc="2024-06-13T01:09:00Z">
          <w:r w:rsidR="00543AB6" w:rsidDel="00E361C8">
            <w:object w:dxaOrig="8925" w:dyaOrig="3030" w14:anchorId="551B0EFA">
              <v:shape id="_x0000_i1029" type="#_x0000_t75" style="width:447pt;height:151.5pt" o:ole="">
                <v:imagedata r:id="rId25" o:title=""/>
              </v:shape>
              <o:OLEObject Type="Embed" ProgID="Visio.Drawing.15" ShapeID="_x0000_i1029" DrawAspect="Content" ObjectID="_1783693049" r:id="rId35"/>
            </w:object>
          </w:r>
        </w:del>
      </w:ins>
    </w:p>
    <w:p w14:paraId="09450046" w14:textId="77777777" w:rsidR="00185045" w:rsidRPr="00EB1F74" w:rsidRDefault="00185045" w:rsidP="00185045">
      <w:pPr>
        <w:pStyle w:val="-Figure"/>
        <w:spacing w:line="240" w:lineRule="auto"/>
        <w:rPr>
          <w:rFonts w:ascii="Frutiger LT Arabic 45 Light" w:hAnsi="Frutiger LT Arabic 45 Light" w:cs="Frutiger LT Arabic 45 Light"/>
          <w:color w:val="0070C0"/>
        </w:rPr>
      </w:pPr>
      <w:bookmarkStart w:id="2690" w:name="_Toc468100537"/>
      <w:r>
        <w:rPr>
          <w:rStyle w:val="-Normal"/>
          <w:rFonts w:ascii="Frutiger LT Arabic 45 Light" w:hAnsi="Frutiger LT Arabic 45 Light" w:cs="Frutiger LT Arabic 45 Light"/>
          <w:color w:val="0070C0"/>
        </w:rPr>
        <w:t>SIT</w:t>
      </w:r>
      <w:r w:rsidRPr="00EB1F74">
        <w:rPr>
          <w:rStyle w:val="-Normal"/>
          <w:rFonts w:ascii="Frutiger LT Arabic 45 Light" w:hAnsi="Frutiger LT Arabic 45 Light" w:cs="Frutiger LT Arabic 45 Light"/>
          <w:color w:val="0070C0"/>
        </w:rPr>
        <w:t xml:space="preserve"> diagram</w:t>
      </w:r>
      <w:bookmarkEnd w:id="2690"/>
    </w:p>
    <w:p w14:paraId="372829A3" w14:textId="77777777" w:rsidR="00BC2CAF" w:rsidRPr="005B0980" w:rsidRDefault="00BC2CAF" w:rsidP="00CB3C97">
      <w:pPr>
        <w:pStyle w:val="-Heading2"/>
        <w:rPr>
          <w:rFonts w:ascii="Frutiger LT Arabic 45 Light" w:eastAsia="Calibri" w:hAnsi="Frutiger LT Arabic 45 Light" w:cs="Frutiger LT Arabic 45 Light"/>
          <w:i/>
          <w:iCs/>
          <w:color w:val="8A7967"/>
        </w:rPr>
      </w:pPr>
      <w:bookmarkStart w:id="2691" w:name="_Toc133740260"/>
      <w:r w:rsidRPr="005B0980">
        <w:rPr>
          <w:rFonts w:ascii="Frutiger LT Arabic 45 Light" w:eastAsia="Calibri" w:hAnsi="Frutiger LT Arabic 45 Light" w:cs="Frutiger LT Arabic 45 Light"/>
          <w:i/>
          <w:iCs/>
          <w:color w:val="8A7967"/>
        </w:rPr>
        <w:t>System Development Architecture</w:t>
      </w:r>
      <w:bookmarkEnd w:id="2685"/>
      <w:bookmarkEnd w:id="2686"/>
      <w:bookmarkEnd w:id="2691"/>
    </w:p>
    <w:p w14:paraId="1AD23280" w14:textId="6E0F4A46" w:rsidR="00185045" w:rsidRPr="00EB1F74" w:rsidRDefault="00185045" w:rsidP="00185045">
      <w:pPr>
        <w:jc w:val="center"/>
        <w:rPr>
          <w:rFonts w:ascii="Frutiger LT Arabic 45 Light" w:hAnsi="Frutiger LT Arabic 45 Light" w:cs="Frutiger LT Arabic 45 Light"/>
          <w:color w:val="000000" w:themeColor="text1"/>
          <w:sz w:val="20"/>
          <w:szCs w:val="20"/>
          <w:lang w:val="en-GB"/>
        </w:rPr>
      </w:pPr>
      <w:bookmarkStart w:id="2692" w:name="_Toc465250434"/>
      <w:bookmarkStart w:id="2693" w:name="_Toc465254791"/>
      <w:del w:id="2694" w:author="Islam Nady" w:date="2024-06-09T18:10:00Z">
        <w:r w:rsidRPr="00EB1F74" w:rsidDel="00014439">
          <w:rPr>
            <w:rFonts w:ascii="Frutiger LT Arabic 45 Light" w:hAnsi="Frutiger LT Arabic 45 Light" w:cs="Frutiger LT Arabic 45 Light"/>
            <w:noProof/>
            <w:color w:val="000000" w:themeColor="text1"/>
          </w:rPr>
          <w:drawing>
            <wp:inline distT="0" distB="0" distL="0" distR="0" wp14:anchorId="3B1B0257" wp14:editId="16358C24">
              <wp:extent cx="4919472"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919472" cy="3429000"/>
                      </a:xfrm>
                      <a:prstGeom prst="rect">
                        <a:avLst/>
                      </a:prstGeom>
                      <a:noFill/>
                      <a:ln w="9525">
                        <a:noFill/>
                        <a:miter lim="800000"/>
                        <a:headEnd/>
                        <a:tailEnd/>
                      </a:ln>
                    </pic:spPr>
                  </pic:pic>
                </a:graphicData>
              </a:graphic>
            </wp:inline>
          </w:drawing>
        </w:r>
      </w:del>
      <w:ins w:id="2695" w:author="Islam Nady" w:date="2024-06-09T18:10:00Z">
        <w:del w:id="2696" w:author="Mohamed Amer" w:date="2024-06-13T04:33:00Z" w16du:dateUtc="2024-06-13T01:33:00Z">
          <w:r w:rsidR="00014439" w:rsidDel="007F12ED">
            <w:object w:dxaOrig="8925" w:dyaOrig="3030" w14:anchorId="1120C112">
              <v:shape id="_x0000_i1030" type="#_x0000_t75" style="width:447pt;height:151.5pt" o:ole="">
                <v:imagedata r:id="rId25" o:title=""/>
              </v:shape>
              <o:OLEObject Type="Embed" ProgID="Visio.Drawing.15" ShapeID="_x0000_i1030" DrawAspect="Content" ObjectID="_1783693050" r:id="rId36"/>
            </w:object>
          </w:r>
        </w:del>
      </w:ins>
    </w:p>
    <w:p w14:paraId="0CE81BA4" w14:textId="77777777" w:rsidR="00185045" w:rsidRDefault="00185045" w:rsidP="00185045">
      <w:pPr>
        <w:pStyle w:val="-Figure"/>
        <w:spacing w:line="240" w:lineRule="auto"/>
        <w:rPr>
          <w:ins w:id="2697" w:author="Mohamed Amer" w:date="2024-07-28T16:56:00Z" w16du:dateUtc="2024-07-28T13:56:00Z"/>
          <w:rStyle w:val="-Normal"/>
          <w:rFonts w:ascii="Frutiger LT Arabic 45 Light" w:hAnsi="Frutiger LT Arabic 45 Light" w:cs="Frutiger LT Arabic 45 Light"/>
          <w:color w:val="0070C0"/>
        </w:rPr>
      </w:pPr>
      <w:bookmarkStart w:id="2698" w:name="_Toc468100538"/>
      <w:r>
        <w:rPr>
          <w:rStyle w:val="-Normal"/>
          <w:rFonts w:ascii="Frutiger LT Arabic 45 Light" w:hAnsi="Frutiger LT Arabic 45 Light" w:cs="Frutiger LT Arabic 45 Light"/>
          <w:color w:val="0070C0"/>
        </w:rPr>
        <w:t>DEV</w:t>
      </w:r>
      <w:r w:rsidRPr="00EB1F74">
        <w:rPr>
          <w:rStyle w:val="-Normal"/>
          <w:rFonts w:ascii="Frutiger LT Arabic 45 Light" w:hAnsi="Frutiger LT Arabic 45 Light" w:cs="Frutiger LT Arabic 45 Light"/>
          <w:color w:val="0070C0"/>
        </w:rPr>
        <w:t xml:space="preserve"> diagram</w:t>
      </w:r>
      <w:bookmarkEnd w:id="2698"/>
    </w:p>
    <w:p w14:paraId="332607DF" w14:textId="77777777" w:rsidR="00EB3225" w:rsidRPr="00EB1F74" w:rsidRDefault="00EB3225" w:rsidP="00185045">
      <w:pPr>
        <w:pStyle w:val="-Figure"/>
        <w:spacing w:line="240" w:lineRule="auto"/>
        <w:rPr>
          <w:rFonts w:ascii="Frutiger LT Arabic 45 Light" w:hAnsi="Frutiger LT Arabic 45 Light" w:cs="Frutiger LT Arabic 45 Light"/>
          <w:color w:val="0070C0"/>
        </w:rPr>
      </w:pPr>
    </w:p>
    <w:p w14:paraId="3F790C77" w14:textId="77777777" w:rsidR="00990201" w:rsidRPr="00526484" w:rsidRDefault="00BC2CAF" w:rsidP="00CB3C97">
      <w:pPr>
        <w:pStyle w:val="-Heading1"/>
        <w:shd w:val="clear" w:color="auto" w:fill="E7E6E6"/>
        <w:rPr>
          <w:rFonts w:ascii="Frutiger LT Arabic 45 Light" w:eastAsia="Calibri" w:hAnsi="Frutiger LT Arabic 45 Light" w:cs="Frutiger LT Arabic 45 Light"/>
          <w:color w:val="FF0000"/>
          <w:kern w:val="0"/>
          <w:sz w:val="28"/>
          <w:szCs w:val="28"/>
        </w:rPr>
      </w:pPr>
      <w:bookmarkStart w:id="2699" w:name="_Toc133740261"/>
      <w:r w:rsidRPr="00526484">
        <w:rPr>
          <w:rFonts w:ascii="Frutiger LT Arabic 45 Light" w:eastAsia="Calibri" w:hAnsi="Frutiger LT Arabic 45 Light" w:cs="Frutiger LT Arabic 45 Light"/>
          <w:color w:val="FF0000"/>
          <w:kern w:val="0"/>
          <w:sz w:val="28"/>
          <w:szCs w:val="28"/>
        </w:rPr>
        <w:lastRenderedPageBreak/>
        <w:t>Capacity Considerations</w:t>
      </w:r>
      <w:bookmarkEnd w:id="2692"/>
      <w:bookmarkEnd w:id="2693"/>
      <w:bookmarkEnd w:id="2699"/>
    </w:p>
    <w:p w14:paraId="21DFF950" w14:textId="77777777" w:rsidR="00DD00A6" w:rsidRPr="00356D25" w:rsidRDefault="00DD00A6" w:rsidP="00DD00A6">
      <w:pPr>
        <w:jc w:val="both"/>
        <w:rPr>
          <w:ins w:id="2700" w:author="Islam Nady" w:date="2024-06-09T18:16:00Z"/>
          <w:rStyle w:val="-Normal"/>
          <w:rFonts w:ascii="Frutiger LT Arabic 45 Light" w:hAnsi="Frutiger LT Arabic 45 Light" w:cs="Frutiger LT Arabic 45 Light"/>
        </w:rPr>
      </w:pPr>
      <w:ins w:id="2701" w:author="Islam Nady" w:date="2024-06-09T18:16:00Z">
        <w:r w:rsidRPr="00356D25">
          <w:rPr>
            <w:rStyle w:val="-Normal"/>
            <w:rFonts w:ascii="Frutiger LT Arabic 45 Light" w:hAnsi="Frutiger LT Arabic 45 Light" w:cs="Frutiger LT Arabic 45 Light"/>
          </w:rPr>
          <w:t xml:space="preserve">For </w:t>
        </w:r>
      </w:ins>
      <w:ins w:id="2702" w:author="Islam Nady" w:date="2024-06-09T18:17:00Z">
        <w:r>
          <w:rPr>
            <w:rStyle w:val="-Normal"/>
            <w:rFonts w:ascii="Frutiger LT Arabic 45 Light" w:hAnsi="Frutiger LT Arabic 45 Light" w:cs="Frutiger LT Arabic 45 Light"/>
          </w:rPr>
          <w:t>Prod</w:t>
        </w:r>
      </w:ins>
      <w:ins w:id="2703" w:author="Islam Nady" w:date="2024-06-09T18:16:00Z">
        <w:r w:rsidRPr="00356D25">
          <w:rPr>
            <w:rStyle w:val="-Normal"/>
            <w:rFonts w:ascii="Frutiger LT Arabic 45 Light" w:hAnsi="Frutiger LT Arabic 45 Light" w:cs="Frutiger LT Arabic 45 Light"/>
          </w:rPr>
          <w:t xml:space="preserve"> setup, </w:t>
        </w:r>
        <w:r>
          <w:rPr>
            <w:rStyle w:val="-Normal"/>
            <w:rFonts w:ascii="Frutiger LT Arabic 45 Light" w:hAnsi="Frutiger LT Arabic 45 Light" w:cs="Frutiger LT Arabic 45 Light"/>
          </w:rPr>
          <w:t>It is</w:t>
        </w:r>
        <w:r w:rsidRPr="00356D25">
          <w:rPr>
            <w:rStyle w:val="-Normal"/>
            <w:rFonts w:ascii="Frutiger LT Arabic 45 Light" w:hAnsi="Frutiger LT Arabic 45 Light" w:cs="Frutiger LT Arabic 45 Light"/>
          </w:rPr>
          <w:t xml:space="preserve"> require</w:t>
        </w:r>
        <w:r>
          <w:rPr>
            <w:rStyle w:val="-Normal"/>
            <w:rFonts w:ascii="Frutiger LT Arabic 45 Light" w:hAnsi="Frutiger LT Arabic 45 Light" w:cs="Frutiger LT Arabic 45 Light"/>
          </w:rPr>
          <w:t>d</w:t>
        </w:r>
        <w:r w:rsidRPr="00356D25">
          <w:rPr>
            <w:rStyle w:val="-Normal"/>
            <w:rFonts w:ascii="Frutiger LT Arabic 45 Light" w:hAnsi="Frutiger LT Arabic 45 Light" w:cs="Frutiger LT Arabic 45 Light"/>
          </w:rPr>
          <w:t xml:space="preserve"> </w:t>
        </w:r>
        <w:r>
          <w:rPr>
            <w:rStyle w:val="-Normal"/>
            <w:rFonts w:ascii="Frutiger LT Arabic 45 Light" w:hAnsi="Frutiger LT Arabic 45 Light" w:cs="Frutiger LT Arabic 45 Light"/>
          </w:rPr>
          <w:t>below list of servers</w:t>
        </w:r>
        <w:r w:rsidRPr="00356D25">
          <w:rPr>
            <w:rStyle w:val="-Normal"/>
            <w:rFonts w:ascii="Frutiger LT Arabic 45 Light" w:hAnsi="Frutiger LT Arabic 45 Light" w:cs="Frutiger LT Arabic 45 Light"/>
          </w:rPr>
          <w:t xml:space="preserve"> VM</w:t>
        </w:r>
        <w:r>
          <w:rPr>
            <w:rStyle w:val="-Normal"/>
            <w:rFonts w:ascii="Frutiger LT Arabic 45 Light" w:hAnsi="Frutiger LT Arabic 45 Light" w:cs="Frutiger LT Arabic 45 Light"/>
          </w:rPr>
          <w:t>s</w:t>
        </w:r>
        <w:r w:rsidRPr="00356D25">
          <w:rPr>
            <w:rStyle w:val="-Normal"/>
            <w:rFonts w:ascii="Frutiger LT Arabic 45 Light" w:hAnsi="Frutiger LT Arabic 45 Light" w:cs="Frutiger LT Arabic 45 Light"/>
          </w:rPr>
          <w:t xml:space="preserve"> with the</w:t>
        </w:r>
        <w:r>
          <w:rPr>
            <w:rStyle w:val="-Normal"/>
            <w:rFonts w:ascii="Frutiger LT Arabic 45 Light" w:hAnsi="Frutiger LT Arabic 45 Light" w:cs="Frutiger LT Arabic 45 Light"/>
          </w:rPr>
          <w:t xml:space="preserve"> </w:t>
        </w:r>
        <w:r w:rsidRPr="00EE2F9C">
          <w:rPr>
            <w:rStyle w:val="-Normal"/>
            <w:rFonts w:ascii="Frutiger LT Arabic 45 Light" w:hAnsi="Frutiger LT Arabic 45 Light" w:cs="Frutiger LT Arabic 45 Light"/>
          </w:rPr>
          <w:t>mentioned</w:t>
        </w:r>
        <w:r w:rsidRPr="00356D25">
          <w:rPr>
            <w:rStyle w:val="-Normal"/>
            <w:rFonts w:ascii="Frutiger LT Arabic 45 Light" w:hAnsi="Frutiger LT Arabic 45 Light" w:cs="Frutiger LT Arabic 45 Light"/>
          </w:rPr>
          <w:t xml:space="preserve"> </w:t>
        </w:r>
        <w:r>
          <w:rPr>
            <w:rStyle w:val="-Normal"/>
            <w:rFonts w:ascii="Frutiger LT Arabic 45 Light" w:hAnsi="Frutiger LT Arabic 45 Light" w:cs="Frutiger LT Arabic 45 Light"/>
          </w:rPr>
          <w:t xml:space="preserve">storage </w:t>
        </w:r>
        <w:r w:rsidRPr="00356D25">
          <w:rPr>
            <w:rStyle w:val="-Normal"/>
            <w:rFonts w:ascii="Frutiger LT Arabic 45 Light" w:hAnsi="Frutiger LT Arabic 45 Light" w:cs="Frutiger LT Arabic 45 Light"/>
          </w:rPr>
          <w:t>specification</w:t>
        </w:r>
        <w:r>
          <w:rPr>
            <w:rStyle w:val="-Normal"/>
            <w:rFonts w:ascii="Frutiger LT Arabic 45 Light" w:hAnsi="Frutiger LT Arabic 45 Light" w:cs="Frutiger LT Arabic 45 Light"/>
          </w:rPr>
          <w:t>s</w:t>
        </w:r>
        <w:r w:rsidRPr="00356D25">
          <w:rPr>
            <w:rStyle w:val="-Normal"/>
            <w:rFonts w:ascii="Frutiger LT Arabic 45 Light" w:hAnsi="Frutiger LT Arabic 45 Light" w:cs="Frutiger LT Arabic 45 Light"/>
          </w:rPr>
          <w:t xml:space="preserve"> and 1 GBE for network speed.</w:t>
        </w:r>
      </w:ins>
    </w:p>
    <w:p w14:paraId="286C41DD" w14:textId="44C5E58D" w:rsidR="00DD00A6" w:rsidRDefault="00DD00A6" w:rsidP="00DD00A6">
      <w:pPr>
        <w:pStyle w:val="-Heading2"/>
        <w:rPr>
          <w:ins w:id="2704" w:author="Islam Nady" w:date="2024-06-09T18:16:00Z"/>
          <w:rStyle w:val="-Normal"/>
          <w:rFonts w:ascii="Frutiger LT Arabic 45 Light" w:hAnsi="Frutiger LT Arabic 45 Light" w:cs="Frutiger LT Arabic 45 Light"/>
        </w:rPr>
      </w:pPr>
      <w:bookmarkStart w:id="2705" w:name="_Toc468100493"/>
      <w:bookmarkStart w:id="2706" w:name="_Toc162956046"/>
      <w:ins w:id="2707" w:author="Islam Nady" w:date="2024-06-09T18:16:00Z">
        <w:r>
          <w:rPr>
            <w:rFonts w:ascii="Frutiger LT Arabic 45 Light" w:eastAsia="Calibri" w:hAnsi="Frutiger LT Arabic 45 Light" w:cs="Frutiger LT Arabic 45 Light"/>
            <w:i/>
            <w:iCs/>
            <w:color w:val="8A7967"/>
          </w:rPr>
          <w:t xml:space="preserve">Disk Storage for </w:t>
        </w:r>
      </w:ins>
      <w:ins w:id="2708" w:author="Islam Nady" w:date="2024-06-09T18:17:00Z">
        <w:r>
          <w:rPr>
            <w:rFonts w:ascii="Frutiger LT Arabic 45 Light" w:eastAsia="Calibri" w:hAnsi="Frutiger LT Arabic 45 Light" w:cs="Frutiger LT Arabic 45 Light"/>
            <w:i/>
            <w:iCs/>
            <w:color w:val="8A7967"/>
          </w:rPr>
          <w:t>Prod</w:t>
        </w:r>
      </w:ins>
      <w:ins w:id="2709" w:author="Islam Nady" w:date="2024-06-10T09:01:00Z">
        <w:r w:rsidR="001D2A20">
          <w:rPr>
            <w:rFonts w:ascii="Frutiger LT Arabic 45 Light" w:eastAsia="Calibri" w:hAnsi="Frutiger LT Arabic 45 Light" w:cs="Frutiger LT Arabic 45 Light"/>
            <w:i/>
            <w:iCs/>
            <w:color w:val="8A7967"/>
          </w:rPr>
          <w:t>uction</w:t>
        </w:r>
      </w:ins>
      <w:ins w:id="2710" w:author="Islam Nady" w:date="2024-06-09T18:16:00Z">
        <w:r>
          <w:rPr>
            <w:rFonts w:ascii="Frutiger LT Arabic 45 Light" w:eastAsia="Calibri" w:hAnsi="Frutiger LT Arabic 45 Light" w:cs="Frutiger LT Arabic 45 Light"/>
            <w:i/>
            <w:iCs/>
            <w:color w:val="8A7967"/>
          </w:rPr>
          <w:t xml:space="preserve"> Environment</w:t>
        </w:r>
        <w:bookmarkEnd w:id="2705"/>
        <w:bookmarkEnd w:id="2706"/>
      </w:ins>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Change w:id="2711" w:author="Mohamed Amer" w:date="2024-07-28T16:54:00Z" w16du:dateUtc="2024-07-28T13:54:00Z">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PrChange>
      </w:tblPr>
      <w:tblGrid>
        <w:gridCol w:w="4813"/>
        <w:gridCol w:w="1776"/>
        <w:gridCol w:w="2697"/>
        <w:gridCol w:w="1204"/>
        <w:tblGridChange w:id="2712">
          <w:tblGrid>
            <w:gridCol w:w="15"/>
            <w:gridCol w:w="4798"/>
            <w:gridCol w:w="15"/>
            <w:gridCol w:w="1761"/>
            <w:gridCol w:w="15"/>
            <w:gridCol w:w="2682"/>
            <w:gridCol w:w="15"/>
            <w:gridCol w:w="1189"/>
            <w:gridCol w:w="15"/>
          </w:tblGrid>
        </w:tblGridChange>
      </w:tblGrid>
      <w:tr w:rsidR="00DD00A6" w14:paraId="29DC9824" w14:textId="77777777" w:rsidTr="00D859FA">
        <w:trPr>
          <w:cnfStyle w:val="100000000000" w:firstRow="1" w:lastRow="0" w:firstColumn="0" w:lastColumn="0" w:oddVBand="0" w:evenVBand="0" w:oddHBand="0" w:evenHBand="0" w:firstRowFirstColumn="0" w:firstRowLastColumn="0" w:lastRowFirstColumn="0" w:lastRowLastColumn="0"/>
          <w:tblHeader/>
          <w:ins w:id="2713" w:author="Islam Nady" w:date="2024-06-09T18:16:00Z"/>
          <w:trPrChange w:id="2714" w:author="Mohamed Amer" w:date="2024-07-28T16:54:00Z" w16du:dateUtc="2024-07-28T13:54:00Z">
            <w:trPr>
              <w:gridBefore w:val="1"/>
              <w:tblHeader/>
            </w:trPr>
          </w:trPrChange>
        </w:trPr>
        <w:tc>
          <w:tcPr>
            <w:tcW w:w="4813" w:type="dxa"/>
            <w:hideMark/>
            <w:tcPrChange w:id="2715" w:author="Mohamed Amer" w:date="2024-07-28T16:54:00Z" w16du:dateUtc="2024-07-28T13:54:00Z">
              <w:tcPr>
                <w:tcW w:w="5568" w:type="dxa"/>
                <w:gridSpan w:val="2"/>
                <w:hideMark/>
              </w:tcPr>
            </w:tcPrChange>
          </w:tcPr>
          <w:p w14:paraId="5C277FEB" w14:textId="77777777" w:rsidR="00DD00A6" w:rsidRDefault="00DD00A6" w:rsidP="00E162B2">
            <w:pPr>
              <w:tabs>
                <w:tab w:val="right" w:pos="224"/>
              </w:tabs>
              <w:cnfStyle w:val="100000000000" w:firstRow="1" w:lastRow="0" w:firstColumn="0" w:lastColumn="0" w:oddVBand="0" w:evenVBand="0" w:oddHBand="0" w:evenHBand="0" w:firstRowFirstColumn="0" w:firstRowLastColumn="0" w:lastRowFirstColumn="0" w:lastRowLastColumn="0"/>
              <w:rPr>
                <w:ins w:id="2716" w:author="Islam Nady" w:date="2024-06-09T18:16:00Z"/>
                <w:b w:val="0"/>
                <w:bCs w:val="0"/>
                <w:color w:val="FFFFFF"/>
              </w:rPr>
            </w:pPr>
            <w:ins w:id="2717" w:author="Islam Nady" w:date="2024-06-09T18:16:00Z">
              <w:r>
                <w:rPr>
                  <w:color w:val="FFFFFF"/>
                </w:rPr>
                <w:t>Name</w:t>
              </w:r>
            </w:ins>
          </w:p>
        </w:tc>
        <w:tc>
          <w:tcPr>
            <w:tcW w:w="1776" w:type="dxa"/>
            <w:hideMark/>
            <w:tcPrChange w:id="2718" w:author="Mohamed Amer" w:date="2024-07-28T16:54:00Z" w16du:dateUtc="2024-07-28T13:54:00Z">
              <w:tcPr>
                <w:tcW w:w="1987" w:type="dxa"/>
                <w:gridSpan w:val="2"/>
                <w:hideMark/>
              </w:tcPr>
            </w:tcPrChange>
          </w:tcPr>
          <w:p w14:paraId="726342E5" w14:textId="77777777" w:rsidR="00DD00A6" w:rsidRDefault="00DD00A6" w:rsidP="00E162B2">
            <w:pPr>
              <w:tabs>
                <w:tab w:val="right" w:pos="224"/>
              </w:tabs>
              <w:cnfStyle w:val="100000000000" w:firstRow="1" w:lastRow="0" w:firstColumn="0" w:lastColumn="0" w:oddVBand="0" w:evenVBand="0" w:oddHBand="0" w:evenHBand="0" w:firstRowFirstColumn="0" w:firstRowLastColumn="0" w:lastRowFirstColumn="0" w:lastRowLastColumn="0"/>
              <w:rPr>
                <w:ins w:id="2719" w:author="Islam Nady" w:date="2024-06-09T18:16:00Z"/>
                <w:b w:val="0"/>
                <w:bCs w:val="0"/>
                <w:color w:val="FFFFFF"/>
              </w:rPr>
            </w:pPr>
            <w:ins w:id="2720" w:author="Islam Nady" w:date="2024-06-09T18:16:00Z">
              <w:r>
                <w:rPr>
                  <w:color w:val="FFFFFF"/>
                </w:rPr>
                <w:t>Size</w:t>
              </w:r>
            </w:ins>
          </w:p>
        </w:tc>
        <w:tc>
          <w:tcPr>
            <w:tcW w:w="2697" w:type="dxa"/>
            <w:hideMark/>
            <w:tcPrChange w:id="2721" w:author="Mohamed Amer" w:date="2024-07-28T16:54:00Z" w16du:dateUtc="2024-07-28T13:54:00Z">
              <w:tcPr>
                <w:tcW w:w="1701" w:type="dxa"/>
                <w:gridSpan w:val="2"/>
                <w:hideMark/>
              </w:tcPr>
            </w:tcPrChange>
          </w:tcPr>
          <w:p w14:paraId="650A33F0" w14:textId="3C808BFF" w:rsidR="00DD00A6" w:rsidRDefault="00DD00A6" w:rsidP="00E162B2">
            <w:pPr>
              <w:tabs>
                <w:tab w:val="right" w:pos="224"/>
              </w:tabs>
              <w:cnfStyle w:val="100000000000" w:firstRow="1" w:lastRow="0" w:firstColumn="0" w:lastColumn="0" w:oddVBand="0" w:evenVBand="0" w:oddHBand="0" w:evenHBand="0" w:firstRowFirstColumn="0" w:firstRowLastColumn="0" w:lastRowFirstColumn="0" w:lastRowLastColumn="0"/>
              <w:rPr>
                <w:ins w:id="2722" w:author="Islam Nady" w:date="2024-06-09T18:16:00Z"/>
                <w:color w:val="FFFFFF"/>
              </w:rPr>
            </w:pPr>
            <w:ins w:id="2723" w:author="Islam Nady" w:date="2024-06-09T18:16:00Z">
              <w:r>
                <w:rPr>
                  <w:color w:val="FFFFFF"/>
                </w:rPr>
                <w:t xml:space="preserve">Temporary / </w:t>
              </w:r>
              <w:del w:id="2724" w:author="Mohamed Amer" w:date="2024-07-28T16:53:00Z" w16du:dateUtc="2024-07-28T13:53:00Z">
                <w:r w:rsidDel="00F13443">
                  <w:rPr>
                    <w:color w:val="FFFFFF"/>
                  </w:rPr>
                  <w:delText>Permenant</w:delText>
                </w:r>
              </w:del>
            </w:ins>
            <w:ins w:id="2725" w:author="Mohamed Amer" w:date="2024-07-28T16:53:00Z" w16du:dateUtc="2024-07-28T13:53:00Z">
              <w:r w:rsidR="00F13443">
                <w:rPr>
                  <w:color w:val="FFFFFF"/>
                </w:rPr>
                <w:t>Permanent</w:t>
              </w:r>
            </w:ins>
          </w:p>
        </w:tc>
        <w:tc>
          <w:tcPr>
            <w:tcW w:w="1204" w:type="dxa"/>
            <w:hideMark/>
            <w:tcPrChange w:id="2726" w:author="Mohamed Amer" w:date="2024-07-28T16:54:00Z" w16du:dateUtc="2024-07-28T13:54:00Z">
              <w:tcPr>
                <w:tcW w:w="1234" w:type="dxa"/>
                <w:gridSpan w:val="2"/>
                <w:hideMark/>
              </w:tcPr>
            </w:tcPrChange>
          </w:tcPr>
          <w:p w14:paraId="53777BFE" w14:textId="77777777" w:rsidR="00DD00A6" w:rsidRDefault="00DD00A6" w:rsidP="00E162B2">
            <w:pPr>
              <w:tabs>
                <w:tab w:val="right" w:pos="224"/>
              </w:tabs>
              <w:cnfStyle w:val="100000000000" w:firstRow="1" w:lastRow="0" w:firstColumn="0" w:lastColumn="0" w:oddVBand="0" w:evenVBand="0" w:oddHBand="0" w:evenHBand="0" w:firstRowFirstColumn="0" w:firstRowLastColumn="0" w:lastRowFirstColumn="0" w:lastRowLastColumn="0"/>
              <w:rPr>
                <w:ins w:id="2727" w:author="Islam Nady" w:date="2024-06-09T18:16:00Z"/>
                <w:color w:val="FFFFFF"/>
              </w:rPr>
            </w:pPr>
            <w:ins w:id="2728" w:author="Islam Nady" w:date="2024-06-09T18:16:00Z">
              <w:r>
                <w:rPr>
                  <w:color w:val="FFFFFF"/>
                </w:rPr>
                <w:t>backup</w:t>
              </w:r>
            </w:ins>
          </w:p>
        </w:tc>
      </w:tr>
      <w:tr w:rsidR="00DD00A6" w:rsidRPr="00697CFD" w14:paraId="66C8CA11" w14:textId="77777777" w:rsidTr="00D859FA">
        <w:trPr>
          <w:trHeight w:val="251"/>
          <w:ins w:id="2729" w:author="Islam Nady" w:date="2024-06-09T18:16:00Z"/>
          <w:trPrChange w:id="2730" w:author="Mohamed Amer" w:date="2024-07-28T16:54:00Z" w16du:dateUtc="2024-07-28T13:54:00Z">
            <w:trPr>
              <w:gridBefore w:val="1"/>
              <w:trHeight w:val="251"/>
            </w:trPr>
          </w:trPrChange>
        </w:trPr>
        <w:tc>
          <w:tcPr>
            <w:tcW w:w="4813"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hideMark/>
            <w:tcPrChange w:id="2731" w:author="Mohamed Amer" w:date="2024-07-28T16:54:00Z" w16du:dateUtc="2024-07-28T13:54:00Z">
              <w:tcPr>
                <w:tcW w:w="5568"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hideMark/>
              </w:tcPr>
            </w:tcPrChange>
          </w:tcPr>
          <w:p w14:paraId="0EC560E4" w14:textId="69648D61" w:rsidR="00DD00A6" w:rsidRPr="00356D25" w:rsidRDefault="00DD00A6" w:rsidP="00E162B2">
            <w:pPr>
              <w:pStyle w:val="TableBodyText"/>
              <w:rPr>
                <w:ins w:id="2732" w:author="Islam Nady" w:date="2024-06-09T18:16:00Z"/>
                <w:rStyle w:val="-Normal"/>
                <w:rFonts w:ascii="Frutiger LT Arabic 45 Light" w:hAnsi="Frutiger LT Arabic 45 Light" w:cs="Frutiger LT Arabic 45 Light"/>
                <w:bCs w:val="0"/>
              </w:rPr>
            </w:pPr>
            <w:ins w:id="2733" w:author="Islam Nady" w:date="2024-06-09T18:16:00Z">
              <w:r>
                <w:rPr>
                  <w:rStyle w:val="-Normal"/>
                  <w:rFonts w:ascii="Frutiger LT Arabic 45 Light" w:hAnsi="Frutiger LT Arabic 45 Light" w:cs="Frutiger LT Arabic 45 Light"/>
                  <w:bCs w:val="0"/>
                  <w:color w:val="auto"/>
                </w:rPr>
                <w:t>C</w:t>
              </w:r>
              <w:r w:rsidRPr="00356D25">
                <w:rPr>
                  <w:rStyle w:val="-Normal"/>
                  <w:rFonts w:ascii="Frutiger LT Arabic 45 Light" w:hAnsi="Frutiger LT Arabic 45 Light" w:cs="Frutiger LT Arabic 45 Light"/>
                  <w:bCs w:val="0"/>
                  <w:color w:val="auto"/>
                </w:rPr>
                <w:t>ontrol Room</w:t>
              </w:r>
              <w:r>
                <w:rPr>
                  <w:rStyle w:val="-Normal"/>
                  <w:rFonts w:ascii="Frutiger LT Arabic 45 Light" w:hAnsi="Frutiger LT Arabic 45 Light" w:cs="Frutiger LT Arabic 45 Light"/>
                  <w:bCs w:val="0"/>
                  <w:color w:val="auto"/>
                </w:rPr>
                <w:t xml:space="preserve"> – </w:t>
              </w:r>
            </w:ins>
            <w:ins w:id="2734" w:author="Mohamed Amer" w:date="2024-06-13T04:35:00Z" w16du:dateUtc="2024-06-13T01:35:00Z">
              <w:r w:rsidR="00C94DA1">
                <w:rPr>
                  <w:rStyle w:val="-Normal"/>
                  <w:rFonts w:ascii="Frutiger LT Arabic 45 Light" w:hAnsi="Frutiger LT Arabic 45 Light" w:cs="Frutiger LT Arabic 45 Light"/>
                  <w:bCs w:val="0"/>
                  <w:color w:val="auto"/>
                </w:rPr>
                <w:t>2</w:t>
              </w:r>
            </w:ins>
            <w:ins w:id="2735" w:author="Islam Nady" w:date="2024-06-09T18:16:00Z">
              <w:del w:id="2736" w:author="Mohamed Amer" w:date="2024-06-13T04:35:00Z" w16du:dateUtc="2024-06-13T01:35:00Z">
                <w:r w:rsidDel="00C94DA1">
                  <w:rPr>
                    <w:rStyle w:val="-Normal"/>
                    <w:rFonts w:ascii="Frutiger LT Arabic 45 Light" w:hAnsi="Frutiger LT Arabic 45 Light" w:cs="Frutiger LT Arabic 45 Light"/>
                    <w:bCs w:val="0"/>
                    <w:color w:val="auto"/>
                  </w:rPr>
                  <w:delText>1</w:delText>
                </w:r>
              </w:del>
              <w:r>
                <w:rPr>
                  <w:rStyle w:val="-Normal"/>
                  <w:rFonts w:ascii="Frutiger LT Arabic 45 Light" w:hAnsi="Frutiger LT Arabic 45 Light" w:cs="Frutiger LT Arabic 45 Light"/>
                  <w:bCs w:val="0"/>
                  <w:color w:val="auto"/>
                </w:rPr>
                <w:t xml:space="preserve"> VM </w:t>
              </w:r>
            </w:ins>
          </w:p>
        </w:tc>
        <w:tc>
          <w:tcPr>
            <w:tcW w:w="1776"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hideMark/>
            <w:tcPrChange w:id="2737" w:author="Mohamed Amer" w:date="2024-07-28T16:54:00Z" w16du:dateUtc="2024-07-28T13:54:00Z">
              <w:tcPr>
                <w:tcW w:w="1987"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hideMark/>
              </w:tcPr>
            </w:tcPrChange>
          </w:tcPr>
          <w:p w14:paraId="4522CD11" w14:textId="61484DCA" w:rsidR="00DD00A6" w:rsidRDefault="00C94DA1" w:rsidP="00E162B2">
            <w:pPr>
              <w:pStyle w:val="TableBodyText"/>
              <w:rPr>
                <w:ins w:id="2738" w:author="Islam Nady" w:date="2024-06-09T18:16:00Z"/>
                <w:rStyle w:val="-Normal"/>
                <w:rFonts w:ascii="Frutiger LT Arabic 45 Light" w:hAnsi="Frutiger LT Arabic 45 Light" w:cs="Frutiger LT Arabic 45 Light"/>
                <w:bCs w:val="0"/>
                <w:color w:val="auto"/>
              </w:rPr>
            </w:pPr>
            <w:ins w:id="2739" w:author="Mohamed Amer" w:date="2024-06-13T04:35:00Z" w16du:dateUtc="2024-06-13T01:35:00Z">
              <w:r>
                <w:rPr>
                  <w:rStyle w:val="-Normal"/>
                  <w:rFonts w:ascii="Frutiger LT Arabic 45 Light" w:hAnsi="Frutiger LT Arabic 45 Light" w:cs="Frutiger LT Arabic 45 Light"/>
                  <w:bCs w:val="0"/>
                  <w:color w:val="auto"/>
                </w:rPr>
                <w:t>6</w:t>
              </w:r>
            </w:ins>
            <w:ins w:id="2740" w:author="Islam Nady" w:date="2024-06-09T18:16:00Z">
              <w:del w:id="2741" w:author="Mohamed Amer" w:date="2024-06-13T04:35:00Z" w16du:dateUtc="2024-06-13T01:35:00Z">
                <w:r w:rsidR="00DD00A6" w:rsidDel="00C94DA1">
                  <w:rPr>
                    <w:rStyle w:val="-Normal"/>
                    <w:rFonts w:ascii="Frutiger LT Arabic 45 Light" w:hAnsi="Frutiger LT Arabic 45 Light" w:cs="Frutiger LT Arabic 45 Light"/>
                    <w:bCs w:val="0"/>
                    <w:color w:val="auto"/>
                  </w:rPr>
                  <w:delText>5</w:delText>
                </w:r>
              </w:del>
              <w:r w:rsidR="00DD00A6">
                <w:rPr>
                  <w:rStyle w:val="-Normal"/>
                  <w:rFonts w:ascii="Frutiger LT Arabic 45 Light" w:hAnsi="Frutiger LT Arabic 45 Light" w:cs="Frutiger LT Arabic 45 Light"/>
                  <w:bCs w:val="0"/>
                  <w:color w:val="auto"/>
                </w:rPr>
                <w:t>0 (</w:t>
              </w:r>
              <w:r w:rsidR="00DD00A6" w:rsidRPr="00EE2F9C">
                <w:rPr>
                  <w:rStyle w:val="-Normal"/>
                  <w:rFonts w:ascii="Frutiger LT Arabic 45 Light" w:hAnsi="Frutiger LT Arabic 45 Light" w:cs="Frutiger LT Arabic 45 Light"/>
                  <w:bCs w:val="0"/>
                  <w:color w:val="auto"/>
                </w:rPr>
                <w:t>C:\</w:t>
              </w:r>
              <w:r w:rsidR="00DD00A6">
                <w:rPr>
                  <w:rStyle w:val="-Normal"/>
                  <w:rFonts w:ascii="Frutiger LT Arabic 45 Light" w:hAnsi="Frutiger LT Arabic 45 Light" w:cs="Frutiger LT Arabic 45 Light"/>
                  <w:bCs w:val="0"/>
                  <w:color w:val="auto"/>
                </w:rPr>
                <w:t xml:space="preserve"> </w:t>
              </w:r>
              <w:r w:rsidR="00DD00A6" w:rsidRPr="00EE2F9C">
                <w:rPr>
                  <w:rStyle w:val="-Normal"/>
                  <w:rFonts w:ascii="Frutiger LT Arabic 45 Light" w:hAnsi="Frutiger LT Arabic 45 Light" w:cs="Frutiger LT Arabic 45 Light"/>
                  <w:bCs w:val="0"/>
                  <w:color w:val="auto"/>
                </w:rPr>
                <w:t>Drive)</w:t>
              </w:r>
            </w:ins>
          </w:p>
          <w:p w14:paraId="6321CE87" w14:textId="77777777" w:rsidR="00DD00A6" w:rsidRPr="00356D25" w:rsidRDefault="00DD00A6" w:rsidP="00E162B2">
            <w:pPr>
              <w:pStyle w:val="TableBodyText"/>
              <w:rPr>
                <w:ins w:id="2742" w:author="Islam Nady" w:date="2024-06-09T18:16:00Z"/>
                <w:rStyle w:val="-Normal"/>
                <w:rFonts w:ascii="Frutiger LT Arabic 45 Light" w:hAnsi="Frutiger LT Arabic 45 Light" w:cs="Frutiger LT Arabic 45 Light"/>
                <w:bCs w:val="0"/>
                <w:color w:val="auto"/>
              </w:rPr>
            </w:pPr>
            <w:ins w:id="2743" w:author="Islam Nady" w:date="2024-06-09T18:16:00Z">
              <w:r w:rsidRPr="00356D25">
                <w:rPr>
                  <w:rStyle w:val="-Normal"/>
                  <w:rFonts w:ascii="Frutiger LT Arabic 45 Light" w:hAnsi="Frutiger LT Arabic 45 Light" w:cs="Frutiger LT Arabic 45 Light"/>
                  <w:bCs w:val="0"/>
                  <w:color w:val="auto"/>
                </w:rPr>
                <w:t>500</w:t>
              </w:r>
              <w:r>
                <w:rPr>
                  <w:rStyle w:val="-Normal"/>
                  <w:rFonts w:ascii="Frutiger LT Arabic 45 Light" w:hAnsi="Frutiger LT Arabic 45 Light" w:cs="Frutiger LT Arabic 45 Light"/>
                  <w:bCs w:val="0"/>
                  <w:color w:val="auto"/>
                </w:rPr>
                <w:t xml:space="preserve"> (D</w:t>
              </w:r>
              <w:r w:rsidRPr="00EE2F9C">
                <w:rPr>
                  <w:rStyle w:val="-Normal"/>
                  <w:rFonts w:ascii="Frutiger LT Arabic 45 Light" w:hAnsi="Frutiger LT Arabic 45 Light" w:cs="Frutiger LT Arabic 45 Light"/>
                  <w:bCs w:val="0"/>
                  <w:color w:val="auto"/>
                </w:rPr>
                <w:t>:\</w:t>
              </w:r>
              <w:r>
                <w:rPr>
                  <w:rStyle w:val="-Normal"/>
                  <w:rFonts w:ascii="Frutiger LT Arabic 45 Light" w:hAnsi="Frutiger LT Arabic 45 Light" w:cs="Frutiger LT Arabic 45 Light"/>
                  <w:bCs w:val="0"/>
                  <w:color w:val="auto"/>
                </w:rPr>
                <w:t xml:space="preserve"> </w:t>
              </w:r>
              <w:r w:rsidRPr="00EE2F9C">
                <w:rPr>
                  <w:rStyle w:val="-Normal"/>
                  <w:rFonts w:ascii="Frutiger LT Arabic 45 Light" w:hAnsi="Frutiger LT Arabic 45 Light" w:cs="Frutiger LT Arabic 45 Light"/>
                  <w:bCs w:val="0"/>
                  <w:color w:val="auto"/>
                </w:rPr>
                <w:t>Drive)</w:t>
              </w:r>
            </w:ins>
          </w:p>
        </w:tc>
        <w:tc>
          <w:tcPr>
            <w:tcW w:w="2697"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Change w:id="2744" w:author="Mohamed Amer" w:date="2024-07-28T16:54:00Z" w16du:dateUtc="2024-07-28T13:54:00Z">
              <w:tcPr>
                <w:tcW w:w="1701"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
            </w:tcPrChange>
          </w:tcPr>
          <w:p w14:paraId="22FD0A94" w14:textId="5CF56FA1" w:rsidR="00DD00A6" w:rsidRPr="00356D25" w:rsidRDefault="00F13443" w:rsidP="00E162B2">
            <w:pPr>
              <w:pStyle w:val="TableBodyText"/>
              <w:rPr>
                <w:ins w:id="2745" w:author="Islam Nady" w:date="2024-06-09T18:16:00Z"/>
                <w:rStyle w:val="-Normal"/>
                <w:rFonts w:ascii="Frutiger LT Arabic 45 Light" w:hAnsi="Frutiger LT Arabic 45 Light" w:cs="Frutiger LT Arabic 45 Light"/>
                <w:bCs w:val="0"/>
                <w:color w:val="auto"/>
              </w:rPr>
            </w:pPr>
            <w:ins w:id="2746" w:author="Mohamed Amer" w:date="2024-07-28T16:53:00Z" w16du:dateUtc="2024-07-28T13:53:00Z">
              <w:r>
                <w:rPr>
                  <w:rStyle w:val="-Normal"/>
                  <w:rFonts w:ascii="Frutiger LT Arabic 45 Light" w:hAnsi="Frutiger LT Arabic 45 Light" w:cs="Frutiger LT Arabic 45 Light"/>
                  <w:bCs w:val="0"/>
                  <w:color w:val="auto"/>
                </w:rPr>
                <w:t>Permanent</w:t>
              </w:r>
            </w:ins>
          </w:p>
        </w:tc>
        <w:tc>
          <w:tcPr>
            <w:tcW w:w="120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Change w:id="2747" w:author="Mohamed Amer" w:date="2024-07-28T16:54:00Z" w16du:dateUtc="2024-07-28T13:54:00Z">
              <w:tcPr>
                <w:tcW w:w="1234"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
            </w:tcPrChange>
          </w:tcPr>
          <w:p w14:paraId="608B9B11" w14:textId="77777777" w:rsidR="00DD00A6" w:rsidRPr="00356D25" w:rsidRDefault="00DD00A6" w:rsidP="00E162B2">
            <w:pPr>
              <w:pStyle w:val="TableBodyText"/>
              <w:rPr>
                <w:ins w:id="2748" w:author="Islam Nady" w:date="2024-06-09T18:16:00Z"/>
                <w:rStyle w:val="-Normal"/>
                <w:rFonts w:ascii="Frutiger LT Arabic 45 Light" w:hAnsi="Frutiger LT Arabic 45 Light" w:cs="Frutiger LT Arabic 45 Light"/>
                <w:bCs w:val="0"/>
                <w:color w:val="auto"/>
              </w:rPr>
            </w:pPr>
          </w:p>
        </w:tc>
      </w:tr>
      <w:tr w:rsidR="00DD00A6" w:rsidRPr="00697CFD" w14:paraId="1D5AE10B" w14:textId="77777777" w:rsidTr="00D859FA">
        <w:trPr>
          <w:cnfStyle w:val="000000010000" w:firstRow="0" w:lastRow="0" w:firstColumn="0" w:lastColumn="0" w:oddVBand="0" w:evenVBand="0" w:oddHBand="0" w:evenHBand="1" w:firstRowFirstColumn="0" w:firstRowLastColumn="0" w:lastRowFirstColumn="0" w:lastRowLastColumn="0"/>
          <w:trHeight w:val="251"/>
          <w:ins w:id="2749" w:author="Islam Nady" w:date="2024-06-09T18:16:00Z"/>
          <w:trPrChange w:id="2750" w:author="Mohamed Amer" w:date="2024-07-28T16:54:00Z" w16du:dateUtc="2024-07-28T13:54:00Z">
            <w:trPr>
              <w:gridBefore w:val="1"/>
              <w:trHeight w:val="251"/>
            </w:trPr>
          </w:trPrChange>
        </w:trPr>
        <w:tc>
          <w:tcPr>
            <w:tcW w:w="4813"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Change w:id="2751" w:author="Mohamed Amer" w:date="2024-07-28T16:54:00Z" w16du:dateUtc="2024-07-28T13:54:00Z">
              <w:tcPr>
                <w:tcW w:w="5568"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
            </w:tcPrChange>
          </w:tcPr>
          <w:p w14:paraId="3FFCE7C9" w14:textId="726B9DA2" w:rsidR="00C94DA1" w:rsidRPr="00697CFD" w:rsidRDefault="00DD00A6" w:rsidP="00C94DA1">
            <w:pPr>
              <w:pStyle w:val="TableBodyText"/>
              <w:cnfStyle w:val="000000010000" w:firstRow="0" w:lastRow="0" w:firstColumn="0" w:lastColumn="0" w:oddVBand="0" w:evenVBand="0" w:oddHBand="0" w:evenHBand="1" w:firstRowFirstColumn="0" w:firstRowLastColumn="0" w:lastRowFirstColumn="0" w:lastRowLastColumn="0"/>
              <w:rPr>
                <w:ins w:id="2752" w:author="Islam Nady" w:date="2024-06-09T18:16:00Z"/>
                <w:rStyle w:val="-Normal"/>
                <w:rFonts w:ascii="Frutiger LT Arabic 45 Light" w:hAnsi="Frutiger LT Arabic 45 Light" w:cs="Frutiger LT Arabic 45 Light"/>
                <w:bCs w:val="0"/>
                <w:color w:val="auto"/>
              </w:rPr>
            </w:pPr>
            <w:ins w:id="2753" w:author="Islam Nady" w:date="2024-06-09T18:16:00Z">
              <w:r>
                <w:rPr>
                  <w:rStyle w:val="-Normal"/>
                  <w:rFonts w:ascii="Frutiger LT Arabic 45 Light" w:hAnsi="Frutiger LT Arabic 45 Light" w:cs="Frutiger LT Arabic 45 Light"/>
                  <w:bCs w:val="0"/>
                  <w:color w:val="auto"/>
                </w:rPr>
                <w:t>D</w:t>
              </w:r>
              <w:r w:rsidRPr="00356D25">
                <w:rPr>
                  <w:rStyle w:val="-Normal"/>
                  <w:rFonts w:ascii="Frutiger LT Arabic 45 Light" w:hAnsi="Frutiger LT Arabic 45 Light" w:cs="Frutiger LT Arabic 45 Light"/>
                  <w:bCs w:val="0"/>
                  <w:color w:val="auto"/>
                </w:rPr>
                <w:t>atabase</w:t>
              </w:r>
              <w:r>
                <w:rPr>
                  <w:rStyle w:val="-Normal"/>
                  <w:rFonts w:ascii="Frutiger LT Arabic 45 Light" w:hAnsi="Frutiger LT Arabic 45 Light" w:cs="Frutiger LT Arabic 45 Light"/>
                  <w:bCs w:val="0"/>
                  <w:color w:val="auto"/>
                </w:rPr>
                <w:t xml:space="preserve"> – </w:t>
              </w:r>
            </w:ins>
            <w:ins w:id="2754" w:author="Mohamed Amer" w:date="2024-06-13T04:36:00Z" w16du:dateUtc="2024-06-13T01:36:00Z">
              <w:r w:rsidR="00C94DA1">
                <w:rPr>
                  <w:rStyle w:val="-Normal"/>
                  <w:rFonts w:ascii="Frutiger LT Arabic 45 Light" w:hAnsi="Frutiger LT Arabic 45 Light" w:cs="Frutiger LT Arabic 45 Light"/>
                  <w:bCs w:val="0"/>
                  <w:color w:val="auto"/>
                </w:rPr>
                <w:t xml:space="preserve">minimum </w:t>
              </w:r>
            </w:ins>
            <w:ins w:id="2755" w:author="Islam Nady" w:date="2024-06-09T18:16:00Z">
              <w:r>
                <w:rPr>
                  <w:rStyle w:val="-Normal"/>
                  <w:rFonts w:ascii="Frutiger LT Arabic 45 Light" w:hAnsi="Frutiger LT Arabic 45 Light" w:cs="Frutiger LT Arabic 45 Light"/>
                  <w:bCs w:val="0"/>
                  <w:color w:val="auto"/>
                </w:rPr>
                <w:t>1 VM (</w:t>
              </w:r>
              <w:r w:rsidRPr="00EE2F9C">
                <w:rPr>
                  <w:rStyle w:val="-Normal"/>
                  <w:rFonts w:ascii="Frutiger LT Arabic 45 Light" w:hAnsi="Frutiger LT Arabic 45 Light" w:cs="Frutiger LT Arabic 45 Light"/>
                  <w:bCs w:val="0"/>
                  <w:color w:val="auto"/>
                </w:rPr>
                <w:t>C:\</w:t>
              </w:r>
              <w:r>
                <w:rPr>
                  <w:rStyle w:val="-Normal"/>
                  <w:rFonts w:ascii="Frutiger LT Arabic 45 Light" w:hAnsi="Frutiger LT Arabic 45 Light" w:cs="Frutiger LT Arabic 45 Light"/>
                  <w:bCs w:val="0"/>
                  <w:color w:val="auto"/>
                </w:rPr>
                <w:t xml:space="preserve"> </w:t>
              </w:r>
              <w:r w:rsidRPr="00EE2F9C">
                <w:rPr>
                  <w:rStyle w:val="-Normal"/>
                  <w:rFonts w:ascii="Frutiger LT Arabic 45 Light" w:hAnsi="Frutiger LT Arabic 45 Light" w:cs="Frutiger LT Arabic 45 Light"/>
                  <w:bCs w:val="0"/>
                  <w:color w:val="auto"/>
                </w:rPr>
                <w:t>Drive</w:t>
              </w:r>
              <w:del w:id="2756" w:author="Mohamed Amer" w:date="2024-06-13T04:36:00Z" w16du:dateUtc="2024-06-13T01:36:00Z">
                <w:r w:rsidRPr="00EE2F9C" w:rsidDel="00C94DA1">
                  <w:rPr>
                    <w:rStyle w:val="-Normal"/>
                    <w:rFonts w:ascii="Frutiger LT Arabic 45 Light" w:hAnsi="Frutiger LT Arabic 45 Light" w:cs="Frutiger LT Arabic 45 Light"/>
                    <w:bCs w:val="0"/>
                    <w:color w:val="auto"/>
                  </w:rPr>
                  <w:delText>)</w:delText>
                </w:r>
              </w:del>
            </w:ins>
            <w:ins w:id="2757" w:author="Mohamed Amer" w:date="2024-06-13T04:36:00Z" w16du:dateUtc="2024-06-13T01:36:00Z">
              <w:r w:rsidR="00C94DA1">
                <w:rPr>
                  <w:rStyle w:val="-Normal"/>
                  <w:rFonts w:ascii="Frutiger LT Arabic 45 Light" w:hAnsi="Frutiger LT Arabic 45 Light" w:cs="Frutiger LT Arabic 45 Light"/>
                  <w:bCs w:val="0"/>
                  <w:color w:val="auto"/>
                </w:rPr>
                <w:t>) , preferable clustered for high availability</w:t>
              </w:r>
            </w:ins>
          </w:p>
        </w:tc>
        <w:tc>
          <w:tcPr>
            <w:tcW w:w="1776"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Change w:id="2758" w:author="Mohamed Amer" w:date="2024-07-28T16:54:00Z" w16du:dateUtc="2024-07-28T13:54:00Z">
              <w:tcPr>
                <w:tcW w:w="1987"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
            </w:tcPrChange>
          </w:tcPr>
          <w:p w14:paraId="6454DC4A" w14:textId="66B5A752" w:rsidR="00DD00A6" w:rsidRDefault="00C94DA1" w:rsidP="00E162B2">
            <w:pPr>
              <w:pStyle w:val="TableBodyText"/>
              <w:cnfStyle w:val="000000010000" w:firstRow="0" w:lastRow="0" w:firstColumn="0" w:lastColumn="0" w:oddVBand="0" w:evenVBand="0" w:oddHBand="0" w:evenHBand="1" w:firstRowFirstColumn="0" w:firstRowLastColumn="0" w:lastRowFirstColumn="0" w:lastRowLastColumn="0"/>
              <w:rPr>
                <w:ins w:id="2759" w:author="Islam Nady" w:date="2024-06-09T18:16:00Z"/>
                <w:rStyle w:val="-Normal"/>
                <w:rFonts w:ascii="Frutiger LT Arabic 45 Light" w:hAnsi="Frutiger LT Arabic 45 Light" w:cs="Frutiger LT Arabic 45 Light"/>
                <w:bCs w:val="0"/>
                <w:color w:val="auto"/>
              </w:rPr>
            </w:pPr>
            <w:ins w:id="2760" w:author="Mohamed Amer" w:date="2024-06-13T04:35:00Z" w16du:dateUtc="2024-06-13T01:35:00Z">
              <w:r>
                <w:rPr>
                  <w:rStyle w:val="-Normal"/>
                  <w:rFonts w:ascii="Frutiger LT Arabic 45 Light" w:hAnsi="Frutiger LT Arabic 45 Light" w:cs="Frutiger LT Arabic 45 Light"/>
                  <w:bCs w:val="0"/>
                  <w:color w:val="auto"/>
                </w:rPr>
                <w:t>6</w:t>
              </w:r>
            </w:ins>
            <w:ins w:id="2761" w:author="Islam Nady" w:date="2024-06-09T18:16:00Z">
              <w:del w:id="2762" w:author="Mohamed Amer" w:date="2024-06-13T04:35:00Z" w16du:dateUtc="2024-06-13T01:35:00Z">
                <w:r w:rsidR="00DD00A6" w:rsidDel="00C94DA1">
                  <w:rPr>
                    <w:rStyle w:val="-Normal"/>
                    <w:rFonts w:ascii="Frutiger LT Arabic 45 Light" w:hAnsi="Frutiger LT Arabic 45 Light" w:cs="Frutiger LT Arabic 45 Light"/>
                    <w:bCs w:val="0"/>
                    <w:color w:val="auto"/>
                  </w:rPr>
                  <w:delText>5</w:delText>
                </w:r>
              </w:del>
              <w:r w:rsidR="00DD00A6">
                <w:rPr>
                  <w:rStyle w:val="-Normal"/>
                  <w:rFonts w:ascii="Frutiger LT Arabic 45 Light" w:hAnsi="Frutiger LT Arabic 45 Light" w:cs="Frutiger LT Arabic 45 Light"/>
                  <w:bCs w:val="0"/>
                  <w:color w:val="auto"/>
                </w:rPr>
                <w:t>0 (</w:t>
              </w:r>
              <w:r w:rsidR="00DD00A6" w:rsidRPr="00EE2F9C">
                <w:rPr>
                  <w:rStyle w:val="-Normal"/>
                  <w:rFonts w:ascii="Frutiger LT Arabic 45 Light" w:hAnsi="Frutiger LT Arabic 45 Light" w:cs="Frutiger LT Arabic 45 Light"/>
                  <w:bCs w:val="0"/>
                  <w:color w:val="auto"/>
                </w:rPr>
                <w:t>C:\</w:t>
              </w:r>
              <w:r w:rsidR="00DD00A6">
                <w:rPr>
                  <w:rStyle w:val="-Normal"/>
                  <w:rFonts w:ascii="Frutiger LT Arabic 45 Light" w:hAnsi="Frutiger LT Arabic 45 Light" w:cs="Frutiger LT Arabic 45 Light"/>
                  <w:bCs w:val="0"/>
                  <w:color w:val="auto"/>
                </w:rPr>
                <w:t xml:space="preserve"> </w:t>
              </w:r>
              <w:r w:rsidR="00DD00A6" w:rsidRPr="00EE2F9C">
                <w:rPr>
                  <w:rStyle w:val="-Normal"/>
                  <w:rFonts w:ascii="Frutiger LT Arabic 45 Light" w:hAnsi="Frutiger LT Arabic 45 Light" w:cs="Frutiger LT Arabic 45 Light"/>
                  <w:bCs w:val="0"/>
                  <w:color w:val="auto"/>
                </w:rPr>
                <w:t>Drive)</w:t>
              </w:r>
            </w:ins>
          </w:p>
          <w:p w14:paraId="2693EDA8" w14:textId="77777777" w:rsidR="00DD00A6" w:rsidRPr="00697CFD" w:rsidRDefault="00DD00A6" w:rsidP="00E162B2">
            <w:pPr>
              <w:pStyle w:val="TableBodyText"/>
              <w:cnfStyle w:val="000000010000" w:firstRow="0" w:lastRow="0" w:firstColumn="0" w:lastColumn="0" w:oddVBand="0" w:evenVBand="0" w:oddHBand="0" w:evenHBand="1" w:firstRowFirstColumn="0" w:firstRowLastColumn="0" w:lastRowFirstColumn="0" w:lastRowLastColumn="0"/>
              <w:rPr>
                <w:ins w:id="2763" w:author="Islam Nady" w:date="2024-06-09T18:16:00Z"/>
                <w:rStyle w:val="-Normal"/>
                <w:rFonts w:ascii="Frutiger LT Arabic 45 Light" w:hAnsi="Frutiger LT Arabic 45 Light" w:cs="Frutiger LT Arabic 45 Light"/>
                <w:bCs w:val="0"/>
                <w:color w:val="auto"/>
              </w:rPr>
            </w:pPr>
            <w:ins w:id="2764" w:author="Islam Nady" w:date="2024-06-09T18:16:00Z">
              <w:r>
                <w:rPr>
                  <w:rStyle w:val="-Normal"/>
                  <w:rFonts w:ascii="Frutiger LT Arabic 45 Light" w:hAnsi="Frutiger LT Arabic 45 Light" w:cs="Frutiger LT Arabic 45 Light"/>
                  <w:bCs w:val="0"/>
                  <w:color w:val="auto"/>
                </w:rPr>
                <w:t xml:space="preserve"> </w:t>
              </w:r>
              <w:r w:rsidRPr="00356D25">
                <w:rPr>
                  <w:rStyle w:val="-Normal"/>
                  <w:rFonts w:ascii="Frutiger LT Arabic 45 Light" w:hAnsi="Frutiger LT Arabic 45 Light" w:cs="Frutiger LT Arabic 45 Light"/>
                  <w:bCs w:val="0"/>
                  <w:color w:val="auto"/>
                </w:rPr>
                <w:t>200</w:t>
              </w:r>
              <w:r>
                <w:rPr>
                  <w:rStyle w:val="-Normal"/>
                  <w:rFonts w:ascii="Frutiger LT Arabic 45 Light" w:hAnsi="Frutiger LT Arabic 45 Light" w:cs="Frutiger LT Arabic 45 Light"/>
                  <w:bCs w:val="0"/>
                  <w:color w:val="auto"/>
                </w:rPr>
                <w:t xml:space="preserve"> (D</w:t>
              </w:r>
              <w:r w:rsidRPr="00EE2F9C">
                <w:rPr>
                  <w:rStyle w:val="-Normal"/>
                  <w:rFonts w:ascii="Frutiger LT Arabic 45 Light" w:hAnsi="Frutiger LT Arabic 45 Light" w:cs="Frutiger LT Arabic 45 Light"/>
                  <w:bCs w:val="0"/>
                  <w:color w:val="auto"/>
                </w:rPr>
                <w:t>:\</w:t>
              </w:r>
              <w:r>
                <w:rPr>
                  <w:rStyle w:val="-Normal"/>
                  <w:rFonts w:ascii="Frutiger LT Arabic 45 Light" w:hAnsi="Frutiger LT Arabic 45 Light" w:cs="Frutiger LT Arabic 45 Light"/>
                  <w:bCs w:val="0"/>
                  <w:color w:val="auto"/>
                </w:rPr>
                <w:t xml:space="preserve"> </w:t>
              </w:r>
              <w:r w:rsidRPr="00EE2F9C">
                <w:rPr>
                  <w:rStyle w:val="-Normal"/>
                  <w:rFonts w:ascii="Frutiger LT Arabic 45 Light" w:hAnsi="Frutiger LT Arabic 45 Light" w:cs="Frutiger LT Arabic 45 Light"/>
                  <w:bCs w:val="0"/>
                  <w:color w:val="auto"/>
                </w:rPr>
                <w:t>Drive)</w:t>
              </w:r>
            </w:ins>
          </w:p>
        </w:tc>
        <w:tc>
          <w:tcPr>
            <w:tcW w:w="2697"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Change w:id="2765" w:author="Mohamed Amer" w:date="2024-07-28T16:54:00Z" w16du:dateUtc="2024-07-28T13:54:00Z">
              <w:tcPr>
                <w:tcW w:w="1701"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
            </w:tcPrChange>
          </w:tcPr>
          <w:p w14:paraId="141119A7" w14:textId="5EB06052" w:rsidR="00DD00A6" w:rsidRPr="00697CFD" w:rsidRDefault="00F13443" w:rsidP="00E162B2">
            <w:pPr>
              <w:pStyle w:val="TableBodyText"/>
              <w:cnfStyle w:val="000000010000" w:firstRow="0" w:lastRow="0" w:firstColumn="0" w:lastColumn="0" w:oddVBand="0" w:evenVBand="0" w:oddHBand="0" w:evenHBand="1" w:firstRowFirstColumn="0" w:firstRowLastColumn="0" w:lastRowFirstColumn="0" w:lastRowLastColumn="0"/>
              <w:rPr>
                <w:ins w:id="2766" w:author="Islam Nady" w:date="2024-06-09T18:16:00Z"/>
                <w:rStyle w:val="-Normal"/>
                <w:rFonts w:ascii="Frutiger LT Arabic 45 Light" w:hAnsi="Frutiger LT Arabic 45 Light" w:cs="Frutiger LT Arabic 45 Light"/>
                <w:bCs w:val="0"/>
                <w:color w:val="auto"/>
              </w:rPr>
            </w:pPr>
            <w:ins w:id="2767" w:author="Mohamed Amer" w:date="2024-07-28T16:53:00Z" w16du:dateUtc="2024-07-28T13:53:00Z">
              <w:r>
                <w:rPr>
                  <w:rStyle w:val="-Normal"/>
                  <w:rFonts w:ascii="Frutiger LT Arabic 45 Light" w:hAnsi="Frutiger LT Arabic 45 Light" w:cs="Frutiger LT Arabic 45 Light"/>
                  <w:bCs w:val="0"/>
                  <w:color w:val="auto"/>
                </w:rPr>
                <w:t>Permanent</w:t>
              </w:r>
            </w:ins>
          </w:p>
        </w:tc>
        <w:tc>
          <w:tcPr>
            <w:tcW w:w="120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Change w:id="2768" w:author="Mohamed Amer" w:date="2024-07-28T16:54:00Z" w16du:dateUtc="2024-07-28T13:54:00Z">
              <w:tcPr>
                <w:tcW w:w="1234"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
            </w:tcPrChange>
          </w:tcPr>
          <w:p w14:paraId="6F11EA6A" w14:textId="77777777" w:rsidR="00DD00A6" w:rsidRPr="00697CFD" w:rsidRDefault="00DD00A6" w:rsidP="00E162B2">
            <w:pPr>
              <w:pStyle w:val="TableBodyText"/>
              <w:cnfStyle w:val="000000010000" w:firstRow="0" w:lastRow="0" w:firstColumn="0" w:lastColumn="0" w:oddVBand="0" w:evenVBand="0" w:oddHBand="0" w:evenHBand="1" w:firstRowFirstColumn="0" w:firstRowLastColumn="0" w:lastRowFirstColumn="0" w:lastRowLastColumn="0"/>
              <w:rPr>
                <w:ins w:id="2769" w:author="Islam Nady" w:date="2024-06-09T18:16:00Z"/>
                <w:rStyle w:val="-Normal"/>
                <w:rFonts w:ascii="Frutiger LT Arabic 45 Light" w:hAnsi="Frutiger LT Arabic 45 Light" w:cs="Frutiger LT Arabic 45 Light"/>
                <w:bCs w:val="0"/>
                <w:color w:val="auto"/>
              </w:rPr>
            </w:pPr>
          </w:p>
        </w:tc>
      </w:tr>
      <w:tr w:rsidR="00DD00A6" w:rsidRPr="00697CFD" w14:paraId="25DA39D2" w14:textId="77777777" w:rsidTr="00D859FA">
        <w:trPr>
          <w:trHeight w:val="251"/>
          <w:ins w:id="2770" w:author="Islam Nady" w:date="2024-06-09T18:16:00Z"/>
          <w:trPrChange w:id="2771" w:author="Mohamed Amer" w:date="2024-07-28T16:54:00Z" w16du:dateUtc="2024-07-28T13:54:00Z">
            <w:trPr>
              <w:gridBefore w:val="1"/>
              <w:trHeight w:val="251"/>
            </w:trPr>
          </w:trPrChange>
        </w:trPr>
        <w:tc>
          <w:tcPr>
            <w:tcW w:w="4813"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Change w:id="2772" w:author="Mohamed Amer" w:date="2024-07-28T16:54:00Z" w16du:dateUtc="2024-07-28T13:54:00Z">
              <w:tcPr>
                <w:tcW w:w="5568"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
            </w:tcPrChange>
          </w:tcPr>
          <w:p w14:paraId="42781247" w14:textId="77777777" w:rsidR="00DD00A6" w:rsidRPr="00697CFD" w:rsidRDefault="00DD00A6" w:rsidP="00E162B2">
            <w:pPr>
              <w:pStyle w:val="TableBodyText"/>
              <w:rPr>
                <w:ins w:id="2773" w:author="Islam Nady" w:date="2024-06-09T18:16:00Z"/>
                <w:rStyle w:val="-Normal"/>
                <w:rFonts w:ascii="Frutiger LT Arabic 45 Light" w:hAnsi="Frutiger LT Arabic 45 Light" w:cs="Frutiger LT Arabic 45 Light"/>
                <w:bCs w:val="0"/>
                <w:color w:val="auto"/>
              </w:rPr>
            </w:pPr>
            <w:ins w:id="2774" w:author="Islam Nady" w:date="2024-06-09T18:16:00Z">
              <w:r w:rsidRPr="00356D25">
                <w:rPr>
                  <w:rStyle w:val="-Normal"/>
                  <w:rFonts w:ascii="Frutiger LT Arabic 45 Light" w:hAnsi="Frutiger LT Arabic 45 Light" w:cs="Frutiger LT Arabic 45 Light"/>
                  <w:bCs w:val="0"/>
                  <w:color w:val="auto"/>
                </w:rPr>
                <w:t xml:space="preserve">Bot Runner Agent – </w:t>
              </w:r>
            </w:ins>
            <w:ins w:id="2775" w:author="Islam Nady" w:date="2024-06-09T18:18:00Z">
              <w:r w:rsidR="0090792D">
                <w:rPr>
                  <w:rStyle w:val="-Normal"/>
                  <w:rFonts w:ascii="Frutiger LT Arabic 45 Light" w:hAnsi="Frutiger LT Arabic 45 Light" w:cs="Frutiger LT Arabic 45 Light"/>
                  <w:bCs w:val="0"/>
                  <w:color w:val="auto"/>
                </w:rPr>
                <w:t>3</w:t>
              </w:r>
            </w:ins>
            <w:ins w:id="2776" w:author="Islam Nady" w:date="2024-06-09T18:16:00Z">
              <w:r w:rsidRPr="00356D25">
                <w:rPr>
                  <w:rStyle w:val="-Normal"/>
                  <w:rFonts w:ascii="Frutiger LT Arabic 45 Light" w:hAnsi="Frutiger LT Arabic 45 Light" w:cs="Frutiger LT Arabic 45 Light"/>
                  <w:bCs w:val="0"/>
                  <w:color w:val="auto"/>
                </w:rPr>
                <w:t xml:space="preserve"> VM</w:t>
              </w:r>
              <w:r>
                <w:rPr>
                  <w:rStyle w:val="-Normal"/>
                  <w:rFonts w:ascii="Frutiger LT Arabic 45 Light" w:hAnsi="Frutiger LT Arabic 45 Light" w:cs="Frutiger LT Arabic 45 Light"/>
                  <w:bCs w:val="0"/>
                  <w:color w:val="auto"/>
                </w:rPr>
                <w:t xml:space="preserve"> (</w:t>
              </w:r>
              <w:r w:rsidRPr="00EE2F9C">
                <w:rPr>
                  <w:rStyle w:val="-Normal"/>
                  <w:rFonts w:ascii="Frutiger LT Arabic 45 Light" w:hAnsi="Frutiger LT Arabic 45 Light" w:cs="Frutiger LT Arabic 45 Light"/>
                  <w:bCs w:val="0"/>
                  <w:color w:val="auto"/>
                </w:rPr>
                <w:t>C:\</w:t>
              </w:r>
              <w:r>
                <w:rPr>
                  <w:rStyle w:val="-Normal"/>
                  <w:rFonts w:ascii="Frutiger LT Arabic 45 Light" w:hAnsi="Frutiger LT Arabic 45 Light" w:cs="Frutiger LT Arabic 45 Light"/>
                  <w:bCs w:val="0"/>
                  <w:color w:val="auto"/>
                </w:rPr>
                <w:t xml:space="preserve"> </w:t>
              </w:r>
              <w:r w:rsidRPr="00EE2F9C">
                <w:rPr>
                  <w:rStyle w:val="-Normal"/>
                  <w:rFonts w:ascii="Frutiger LT Arabic 45 Light" w:hAnsi="Frutiger LT Arabic 45 Light" w:cs="Frutiger LT Arabic 45 Light"/>
                  <w:bCs w:val="0"/>
                  <w:color w:val="auto"/>
                </w:rPr>
                <w:t>Drive)</w:t>
              </w:r>
            </w:ins>
          </w:p>
        </w:tc>
        <w:tc>
          <w:tcPr>
            <w:tcW w:w="1776"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Change w:id="2777" w:author="Mohamed Amer" w:date="2024-07-28T16:54:00Z" w16du:dateUtc="2024-07-28T13:54:00Z">
              <w:tcPr>
                <w:tcW w:w="1987"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
            </w:tcPrChange>
          </w:tcPr>
          <w:p w14:paraId="1361F8E0" w14:textId="77777777" w:rsidR="00DD00A6" w:rsidRPr="00697CFD" w:rsidRDefault="00DD00A6" w:rsidP="00E162B2">
            <w:pPr>
              <w:pStyle w:val="TableBodyText"/>
              <w:rPr>
                <w:ins w:id="2778" w:author="Islam Nady" w:date="2024-06-09T18:16:00Z"/>
                <w:rStyle w:val="-Normal"/>
                <w:rFonts w:ascii="Frutiger LT Arabic 45 Light" w:hAnsi="Frutiger LT Arabic 45 Light" w:cs="Frutiger LT Arabic 45 Light"/>
                <w:bCs w:val="0"/>
                <w:color w:val="auto"/>
              </w:rPr>
            </w:pPr>
            <w:ins w:id="2779" w:author="Islam Nady" w:date="2024-06-09T18:16:00Z">
              <w:r w:rsidRPr="00356D25">
                <w:rPr>
                  <w:rStyle w:val="-Normal"/>
                  <w:rFonts w:ascii="Frutiger LT Arabic 45 Light" w:hAnsi="Frutiger LT Arabic 45 Light" w:cs="Frutiger LT Arabic 45 Light"/>
                  <w:bCs w:val="0"/>
                  <w:color w:val="auto"/>
                </w:rPr>
                <w:t>50</w:t>
              </w:r>
            </w:ins>
          </w:p>
        </w:tc>
        <w:tc>
          <w:tcPr>
            <w:tcW w:w="2697"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Change w:id="2780" w:author="Mohamed Amer" w:date="2024-07-28T16:54:00Z" w16du:dateUtc="2024-07-28T13:54:00Z">
              <w:tcPr>
                <w:tcW w:w="1701"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
            </w:tcPrChange>
          </w:tcPr>
          <w:p w14:paraId="30955D00" w14:textId="1F55FF3D" w:rsidR="00DD00A6" w:rsidRPr="00697CFD" w:rsidRDefault="00F13443" w:rsidP="00E162B2">
            <w:pPr>
              <w:pStyle w:val="TableBodyText"/>
              <w:rPr>
                <w:ins w:id="2781" w:author="Islam Nady" w:date="2024-06-09T18:16:00Z"/>
                <w:rStyle w:val="-Normal"/>
                <w:rFonts w:ascii="Frutiger LT Arabic 45 Light" w:hAnsi="Frutiger LT Arabic 45 Light" w:cs="Frutiger LT Arabic 45 Light"/>
                <w:bCs w:val="0"/>
                <w:color w:val="auto"/>
              </w:rPr>
            </w:pPr>
            <w:ins w:id="2782" w:author="Mohamed Amer" w:date="2024-07-28T16:53:00Z" w16du:dateUtc="2024-07-28T13:53:00Z">
              <w:r>
                <w:rPr>
                  <w:rStyle w:val="-Normal"/>
                  <w:rFonts w:ascii="Frutiger LT Arabic 45 Light" w:hAnsi="Frutiger LT Arabic 45 Light" w:cs="Frutiger LT Arabic 45 Light"/>
                  <w:bCs w:val="0"/>
                  <w:color w:val="auto"/>
                </w:rPr>
                <w:t>Permanent</w:t>
              </w:r>
            </w:ins>
          </w:p>
        </w:tc>
        <w:tc>
          <w:tcPr>
            <w:tcW w:w="120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Change w:id="2783" w:author="Mohamed Amer" w:date="2024-07-28T16:54:00Z" w16du:dateUtc="2024-07-28T13:54:00Z">
              <w:tcPr>
                <w:tcW w:w="1234"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
            </w:tcPrChange>
          </w:tcPr>
          <w:p w14:paraId="6D1DA89B" w14:textId="77777777" w:rsidR="00DD00A6" w:rsidRPr="00697CFD" w:rsidRDefault="00DD00A6" w:rsidP="00E162B2">
            <w:pPr>
              <w:pStyle w:val="TableBodyText"/>
              <w:rPr>
                <w:ins w:id="2784" w:author="Islam Nady" w:date="2024-06-09T18:16:00Z"/>
                <w:rStyle w:val="-Normal"/>
                <w:rFonts w:ascii="Frutiger LT Arabic 45 Light" w:hAnsi="Frutiger LT Arabic 45 Light" w:cs="Frutiger LT Arabic 45 Light"/>
                <w:bCs w:val="0"/>
                <w:color w:val="auto"/>
              </w:rPr>
            </w:pPr>
          </w:p>
        </w:tc>
      </w:tr>
      <w:tr w:rsidR="00F13443" w:rsidRPr="00697CFD" w14:paraId="435A3A00" w14:textId="77777777" w:rsidTr="00D859FA">
        <w:trPr>
          <w:cnfStyle w:val="000000010000" w:firstRow="0" w:lastRow="0" w:firstColumn="0" w:lastColumn="0" w:oddVBand="0" w:evenVBand="0" w:oddHBand="0" w:evenHBand="1" w:firstRowFirstColumn="0" w:firstRowLastColumn="0" w:lastRowFirstColumn="0" w:lastRowLastColumn="0"/>
          <w:trHeight w:val="251"/>
          <w:ins w:id="2785" w:author="Mohamed Amer" w:date="2024-07-28T16:52:00Z"/>
          <w:trPrChange w:id="2786" w:author="Mohamed Amer" w:date="2024-07-28T16:54:00Z" w16du:dateUtc="2024-07-28T13:54:00Z">
            <w:trPr>
              <w:gridBefore w:val="1"/>
              <w:trHeight w:val="251"/>
            </w:trPr>
          </w:trPrChange>
        </w:trPr>
        <w:tc>
          <w:tcPr>
            <w:tcW w:w="4813"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Change w:id="2787" w:author="Mohamed Amer" w:date="2024-07-28T16:54:00Z" w16du:dateUtc="2024-07-28T13:54:00Z">
              <w:tcPr>
                <w:tcW w:w="5568"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
            </w:tcPrChange>
          </w:tcPr>
          <w:p w14:paraId="3F2D879F" w14:textId="43119D96" w:rsidR="00F13443" w:rsidRPr="00356D25" w:rsidRDefault="00F13443" w:rsidP="00F13443">
            <w:pPr>
              <w:pStyle w:val="TableBodyText"/>
              <w:cnfStyle w:val="000000010000" w:firstRow="0" w:lastRow="0" w:firstColumn="0" w:lastColumn="0" w:oddVBand="0" w:evenVBand="0" w:oddHBand="0" w:evenHBand="1" w:firstRowFirstColumn="0" w:firstRowLastColumn="0" w:lastRowFirstColumn="0" w:lastRowLastColumn="0"/>
              <w:rPr>
                <w:ins w:id="2788" w:author="Mohamed Amer" w:date="2024-07-28T16:52:00Z" w16du:dateUtc="2024-07-28T13:52:00Z"/>
                <w:rStyle w:val="-Normal"/>
                <w:rFonts w:ascii="Frutiger LT Arabic 45 Light" w:hAnsi="Frutiger LT Arabic 45 Light" w:cs="Frutiger LT Arabic 45 Light"/>
                <w:bCs w:val="0"/>
                <w:color w:val="auto"/>
              </w:rPr>
            </w:pPr>
            <w:ins w:id="2789" w:author="Mohamed Amer" w:date="2024-07-28T16:53:00Z" w16du:dateUtc="2024-07-28T13:53:00Z">
              <w:r w:rsidRPr="00356D25">
                <w:rPr>
                  <w:rStyle w:val="-Normal"/>
                  <w:rFonts w:ascii="Frutiger LT Arabic 45 Light" w:hAnsi="Frutiger LT Arabic 45 Light" w:cs="Frutiger LT Arabic 45 Light"/>
                  <w:bCs w:val="0"/>
                  <w:color w:val="auto"/>
                </w:rPr>
                <w:t xml:space="preserve">Bot Runner Agent – </w:t>
              </w:r>
              <w:r>
                <w:rPr>
                  <w:rStyle w:val="-Normal"/>
                  <w:rFonts w:ascii="Frutiger LT Arabic 45 Light" w:hAnsi="Frutiger LT Arabic 45 Light" w:cs="Frutiger LT Arabic 45 Light"/>
                  <w:bCs w:val="0"/>
                  <w:color w:val="auto"/>
                </w:rPr>
                <w:t>1</w:t>
              </w:r>
              <w:r w:rsidRPr="00356D25">
                <w:rPr>
                  <w:rStyle w:val="-Normal"/>
                  <w:rFonts w:ascii="Frutiger LT Arabic 45 Light" w:hAnsi="Frutiger LT Arabic 45 Light" w:cs="Frutiger LT Arabic 45 Light"/>
                  <w:bCs w:val="0"/>
                  <w:color w:val="auto"/>
                </w:rPr>
                <w:t xml:space="preserve"> </w:t>
              </w:r>
              <w:r>
                <w:rPr>
                  <w:rStyle w:val="-Normal"/>
                  <w:rFonts w:ascii="Frutiger LT Arabic 45 Light" w:hAnsi="Frutiger LT Arabic 45 Light" w:cs="Frutiger LT Arabic 45 Light"/>
                  <w:bCs w:val="0"/>
                  <w:color w:val="auto"/>
                </w:rPr>
                <w:t>physical machine (</w:t>
              </w:r>
              <w:r w:rsidRPr="00EE2F9C">
                <w:rPr>
                  <w:rStyle w:val="-Normal"/>
                  <w:rFonts w:ascii="Frutiger LT Arabic 45 Light" w:hAnsi="Frutiger LT Arabic 45 Light" w:cs="Frutiger LT Arabic 45 Light"/>
                  <w:bCs w:val="0"/>
                  <w:color w:val="auto"/>
                </w:rPr>
                <w:t>C:\</w:t>
              </w:r>
              <w:r>
                <w:rPr>
                  <w:rStyle w:val="-Normal"/>
                  <w:rFonts w:ascii="Frutiger LT Arabic 45 Light" w:hAnsi="Frutiger LT Arabic 45 Light" w:cs="Frutiger LT Arabic 45 Light"/>
                  <w:bCs w:val="0"/>
                  <w:color w:val="auto"/>
                </w:rPr>
                <w:t xml:space="preserve"> </w:t>
              </w:r>
              <w:r w:rsidRPr="00EE2F9C">
                <w:rPr>
                  <w:rStyle w:val="-Normal"/>
                  <w:rFonts w:ascii="Frutiger LT Arabic 45 Light" w:hAnsi="Frutiger LT Arabic 45 Light" w:cs="Frutiger LT Arabic 45 Light"/>
                  <w:bCs w:val="0"/>
                  <w:color w:val="auto"/>
                </w:rPr>
                <w:t>Drive)</w:t>
              </w:r>
            </w:ins>
          </w:p>
        </w:tc>
        <w:tc>
          <w:tcPr>
            <w:tcW w:w="1776"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Change w:id="2790" w:author="Mohamed Amer" w:date="2024-07-28T16:54:00Z" w16du:dateUtc="2024-07-28T13:54:00Z">
              <w:tcPr>
                <w:tcW w:w="1987"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top"/>
              </w:tcPr>
            </w:tcPrChange>
          </w:tcPr>
          <w:p w14:paraId="50B8A81E" w14:textId="4220AA0C" w:rsidR="00F13443" w:rsidRPr="00356D25" w:rsidRDefault="00F13443" w:rsidP="00F13443">
            <w:pPr>
              <w:pStyle w:val="TableBodyText"/>
              <w:cnfStyle w:val="000000010000" w:firstRow="0" w:lastRow="0" w:firstColumn="0" w:lastColumn="0" w:oddVBand="0" w:evenVBand="0" w:oddHBand="0" w:evenHBand="1" w:firstRowFirstColumn="0" w:firstRowLastColumn="0" w:lastRowFirstColumn="0" w:lastRowLastColumn="0"/>
              <w:rPr>
                <w:ins w:id="2791" w:author="Mohamed Amer" w:date="2024-07-28T16:52:00Z" w16du:dateUtc="2024-07-28T13:52:00Z"/>
                <w:rStyle w:val="-Normal"/>
                <w:rFonts w:ascii="Frutiger LT Arabic 45 Light" w:hAnsi="Frutiger LT Arabic 45 Light" w:cs="Frutiger LT Arabic 45 Light"/>
                <w:bCs w:val="0"/>
                <w:color w:val="auto"/>
              </w:rPr>
            </w:pPr>
            <w:ins w:id="2792" w:author="Mohamed Amer" w:date="2024-07-28T16:53:00Z" w16du:dateUtc="2024-07-28T13:53:00Z">
              <w:r w:rsidRPr="00356D25">
                <w:rPr>
                  <w:rStyle w:val="-Normal"/>
                  <w:rFonts w:ascii="Frutiger LT Arabic 45 Light" w:hAnsi="Frutiger LT Arabic 45 Light" w:cs="Frutiger LT Arabic 45 Light"/>
                  <w:bCs w:val="0"/>
                  <w:color w:val="auto"/>
                </w:rPr>
                <w:t>50</w:t>
              </w:r>
            </w:ins>
          </w:p>
        </w:tc>
        <w:tc>
          <w:tcPr>
            <w:tcW w:w="2697"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Change w:id="2793" w:author="Mohamed Amer" w:date="2024-07-28T16:54:00Z" w16du:dateUtc="2024-07-28T13:54:00Z">
              <w:tcPr>
                <w:tcW w:w="1701"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
            </w:tcPrChange>
          </w:tcPr>
          <w:p w14:paraId="57165A11" w14:textId="749C6BAA" w:rsidR="00F13443" w:rsidRPr="00697CFD" w:rsidRDefault="00F13443" w:rsidP="00F13443">
            <w:pPr>
              <w:pStyle w:val="TableBodyText"/>
              <w:cnfStyle w:val="000000010000" w:firstRow="0" w:lastRow="0" w:firstColumn="0" w:lastColumn="0" w:oddVBand="0" w:evenVBand="0" w:oddHBand="0" w:evenHBand="1" w:firstRowFirstColumn="0" w:firstRowLastColumn="0" w:lastRowFirstColumn="0" w:lastRowLastColumn="0"/>
              <w:rPr>
                <w:ins w:id="2794" w:author="Mohamed Amer" w:date="2024-07-28T16:52:00Z" w16du:dateUtc="2024-07-28T13:52:00Z"/>
                <w:rStyle w:val="-Normal"/>
                <w:rFonts w:ascii="Frutiger LT Arabic 45 Light" w:hAnsi="Frutiger LT Arabic 45 Light" w:cs="Frutiger LT Arabic 45 Light"/>
                <w:bCs w:val="0"/>
                <w:color w:val="auto"/>
              </w:rPr>
            </w:pPr>
            <w:ins w:id="2795" w:author="Mohamed Amer" w:date="2024-07-28T16:53:00Z" w16du:dateUtc="2024-07-28T13:53:00Z">
              <w:r>
                <w:rPr>
                  <w:rStyle w:val="-Normal"/>
                  <w:rFonts w:ascii="Frutiger LT Arabic 45 Light" w:hAnsi="Frutiger LT Arabic 45 Light" w:cs="Frutiger LT Arabic 45 Light"/>
                  <w:bCs w:val="0"/>
                  <w:color w:val="auto"/>
                </w:rPr>
                <w:t>Permanent</w:t>
              </w:r>
            </w:ins>
          </w:p>
        </w:tc>
        <w:tc>
          <w:tcPr>
            <w:tcW w:w="120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Change w:id="2796" w:author="Mohamed Amer" w:date="2024-07-28T16:54:00Z" w16du:dateUtc="2024-07-28T13:54:00Z">
              <w:tcPr>
                <w:tcW w:w="1234"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tcPr>
            </w:tcPrChange>
          </w:tcPr>
          <w:p w14:paraId="0F8A2FD8" w14:textId="77777777" w:rsidR="00F13443" w:rsidRPr="00697CFD" w:rsidRDefault="00F13443" w:rsidP="00F13443">
            <w:pPr>
              <w:pStyle w:val="TableBodyText"/>
              <w:cnfStyle w:val="000000010000" w:firstRow="0" w:lastRow="0" w:firstColumn="0" w:lastColumn="0" w:oddVBand="0" w:evenVBand="0" w:oddHBand="0" w:evenHBand="1" w:firstRowFirstColumn="0" w:firstRowLastColumn="0" w:lastRowFirstColumn="0" w:lastRowLastColumn="0"/>
              <w:rPr>
                <w:ins w:id="2797" w:author="Mohamed Amer" w:date="2024-07-28T16:52:00Z" w16du:dateUtc="2024-07-28T13:52:00Z"/>
                <w:rStyle w:val="-Normal"/>
                <w:rFonts w:ascii="Frutiger LT Arabic 45 Light" w:hAnsi="Frutiger LT Arabic 45 Light" w:cs="Frutiger LT Arabic 45 Light"/>
                <w:bCs w:val="0"/>
                <w:color w:val="auto"/>
              </w:rPr>
            </w:pPr>
          </w:p>
        </w:tc>
      </w:tr>
    </w:tbl>
    <w:p w14:paraId="3FE8FC57" w14:textId="77777777" w:rsidR="00DD00A6" w:rsidRPr="00EB1F74" w:rsidRDefault="00DD00A6" w:rsidP="00DD00A6">
      <w:pPr>
        <w:pStyle w:val="-Heading2"/>
        <w:rPr>
          <w:ins w:id="2798" w:author="Islam Nady" w:date="2024-06-09T18:16:00Z"/>
          <w:rFonts w:ascii="Frutiger LT Arabic 45 Light" w:hAnsi="Frutiger LT Arabic 45 Light" w:cs="Frutiger LT Arabic 45 Light"/>
          <w:color w:val="000000" w:themeColor="text1"/>
        </w:rPr>
      </w:pPr>
      <w:bookmarkStart w:id="2799" w:name="_Toc468100494"/>
      <w:bookmarkStart w:id="2800" w:name="_Toc162956047"/>
      <w:ins w:id="2801" w:author="Islam Nady" w:date="2024-06-09T18:16:00Z">
        <w:r w:rsidRPr="001D4148">
          <w:rPr>
            <w:rFonts w:ascii="Frutiger LT Arabic 45 Light" w:eastAsia="Calibri" w:hAnsi="Frutiger LT Arabic 45 Light" w:cs="Frutiger LT Arabic 45 Light"/>
            <w:i/>
            <w:iCs/>
            <w:color w:val="8A7967"/>
          </w:rPr>
          <w:t>Interfaces</w:t>
        </w:r>
        <w:bookmarkEnd w:id="2799"/>
        <w:bookmarkEnd w:id="2800"/>
      </w:ins>
    </w:p>
    <w:p w14:paraId="68256148" w14:textId="77777777" w:rsidR="00DD00A6" w:rsidRDefault="00DD00A6" w:rsidP="00DD00A6">
      <w:pPr>
        <w:jc w:val="both"/>
        <w:rPr>
          <w:ins w:id="2802" w:author="Islam Nady" w:date="2024-06-09T18:16:00Z"/>
          <w:rStyle w:val="-Normal"/>
          <w:rFonts w:ascii="Frutiger LT Arabic 45 Light" w:hAnsi="Frutiger LT Arabic 45 Light" w:cs="Frutiger LT Arabic 45 Light"/>
          <w:color w:val="000000" w:themeColor="text1"/>
        </w:rPr>
      </w:pPr>
      <w:ins w:id="2803" w:author="Islam Nady" w:date="2024-06-09T18:16:00Z">
        <w:r>
          <w:rPr>
            <w:rStyle w:val="-Normal"/>
            <w:rFonts w:ascii="Frutiger LT Arabic 45 Light" w:hAnsi="Frutiger LT Arabic 45 Light" w:cs="Frutiger LT Arabic 45 Light"/>
            <w:color w:val="000000" w:themeColor="text1"/>
          </w:rPr>
          <w:t xml:space="preserve">Interfaces are listed in the </w:t>
        </w:r>
        <w:r w:rsidRPr="00A43FCF">
          <w:rPr>
            <w:rStyle w:val="-Normal"/>
            <w:rFonts w:ascii="Frutiger LT Arabic 45 Light" w:hAnsi="Frutiger LT Arabic 45 Light" w:cs="Frutiger LT Arabic 45 Light"/>
            <w:color w:val="000000" w:themeColor="text1"/>
          </w:rPr>
          <w:t>Network Architecture</w:t>
        </w:r>
        <w:r>
          <w:rPr>
            <w:rStyle w:val="-Normal"/>
            <w:rFonts w:ascii="Frutiger LT Arabic 45 Light" w:hAnsi="Frutiger LT Arabic 45 Light" w:cs="Frutiger LT Arabic 45 Light"/>
            <w:color w:val="000000" w:themeColor="text1"/>
          </w:rPr>
          <w:t xml:space="preserve"> above.</w:t>
        </w:r>
      </w:ins>
    </w:p>
    <w:p w14:paraId="7D11F286" w14:textId="77777777" w:rsidR="00DD00A6" w:rsidRDefault="00DD00A6" w:rsidP="00DD00A6">
      <w:pPr>
        <w:jc w:val="both"/>
        <w:rPr>
          <w:ins w:id="2804" w:author="Islam Nady" w:date="2024-06-09T18:16:00Z"/>
          <w:rStyle w:val="-Normal"/>
          <w:rFonts w:ascii="Frutiger LT Arabic 45 Light" w:hAnsi="Frutiger LT Arabic 45 Light" w:cs="Frutiger LT Arabic 45 Light"/>
          <w:color w:val="000000" w:themeColor="text1"/>
        </w:rPr>
      </w:pPr>
    </w:p>
    <w:tbl>
      <w:tblPr>
        <w:tblStyle w:val="BABTable2"/>
        <w:tblW w:w="10646"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2560"/>
        <w:gridCol w:w="2210"/>
        <w:gridCol w:w="5876"/>
      </w:tblGrid>
      <w:tr w:rsidR="00DD00A6" w:rsidRPr="000926D4" w14:paraId="03D8743B" w14:textId="77777777" w:rsidTr="00E162B2">
        <w:trPr>
          <w:cnfStyle w:val="100000000000" w:firstRow="1" w:lastRow="0" w:firstColumn="0" w:lastColumn="0" w:oddVBand="0" w:evenVBand="0" w:oddHBand="0" w:evenHBand="0" w:firstRowFirstColumn="0" w:firstRowLastColumn="0" w:lastRowFirstColumn="0" w:lastRowLastColumn="0"/>
          <w:trHeight w:val="1009"/>
          <w:tblHeader/>
          <w:ins w:id="2805" w:author="Islam Nady" w:date="2024-06-09T18:16:00Z"/>
        </w:trPr>
        <w:tc>
          <w:tcPr>
            <w:tcW w:w="2560" w:type="dxa"/>
          </w:tcPr>
          <w:p w14:paraId="34920A0C" w14:textId="77777777" w:rsidR="00DD00A6" w:rsidRPr="000926D4" w:rsidRDefault="00DD00A6" w:rsidP="00E162B2">
            <w:pPr>
              <w:tabs>
                <w:tab w:val="right" w:pos="224"/>
              </w:tabs>
              <w:rPr>
                <w:ins w:id="2806" w:author="Islam Nady" w:date="2024-06-09T18:16:00Z"/>
                <w:b w:val="0"/>
                <w:bCs w:val="0"/>
                <w:color w:val="FFFFFF"/>
              </w:rPr>
            </w:pPr>
            <w:ins w:id="2807" w:author="Islam Nady" w:date="2024-06-09T18:16:00Z">
              <w:r w:rsidRPr="007967CB">
                <w:rPr>
                  <w:color w:val="FFFFFF"/>
                </w:rPr>
                <w:t>Source Server</w:t>
              </w:r>
            </w:ins>
          </w:p>
        </w:tc>
        <w:tc>
          <w:tcPr>
            <w:tcW w:w="2210" w:type="dxa"/>
          </w:tcPr>
          <w:p w14:paraId="61984281" w14:textId="77777777" w:rsidR="00DD00A6" w:rsidRPr="000926D4" w:rsidRDefault="00DD00A6" w:rsidP="00E162B2">
            <w:pPr>
              <w:tabs>
                <w:tab w:val="right" w:pos="224"/>
              </w:tabs>
              <w:rPr>
                <w:ins w:id="2808" w:author="Islam Nady" w:date="2024-06-09T18:16:00Z"/>
                <w:b w:val="0"/>
                <w:bCs w:val="0"/>
                <w:color w:val="FFFFFF"/>
              </w:rPr>
            </w:pPr>
            <w:ins w:id="2809" w:author="Islam Nady" w:date="2024-06-09T18:16:00Z">
              <w:r w:rsidRPr="007967CB">
                <w:rPr>
                  <w:color w:val="FFFFFF"/>
                </w:rPr>
                <w:t>Destination Server</w:t>
              </w:r>
            </w:ins>
          </w:p>
        </w:tc>
        <w:tc>
          <w:tcPr>
            <w:tcW w:w="5876" w:type="dxa"/>
          </w:tcPr>
          <w:p w14:paraId="293C2808" w14:textId="77777777" w:rsidR="00DD00A6" w:rsidRPr="007967CB" w:rsidRDefault="00DD00A6" w:rsidP="00E162B2">
            <w:pPr>
              <w:tabs>
                <w:tab w:val="right" w:pos="224"/>
              </w:tabs>
              <w:rPr>
                <w:ins w:id="2810" w:author="Islam Nady" w:date="2024-06-09T18:16:00Z"/>
                <w:color w:val="FFFFFF"/>
              </w:rPr>
            </w:pPr>
            <w:ins w:id="2811" w:author="Islam Nady" w:date="2024-06-09T18:16:00Z">
              <w:r>
                <w:rPr>
                  <w:color w:val="FFFFFF"/>
                </w:rPr>
                <w:t>Protocol (MQ, TCP, SFTP, ODBC, JDBC, HTTPS, …) / Port</w:t>
              </w:r>
            </w:ins>
          </w:p>
        </w:tc>
      </w:tr>
    </w:tbl>
    <w:tbl>
      <w:tblPr>
        <w:tblStyle w:val="PlainTable1"/>
        <w:tblW w:w="10615" w:type="dxa"/>
        <w:tblLook w:val="04A0" w:firstRow="1" w:lastRow="0" w:firstColumn="1" w:lastColumn="0" w:noHBand="0" w:noVBand="1"/>
      </w:tblPr>
      <w:tblGrid>
        <w:gridCol w:w="2515"/>
        <w:gridCol w:w="2250"/>
        <w:gridCol w:w="5850"/>
      </w:tblGrid>
      <w:tr w:rsidR="00DD00A6" w:rsidRPr="007A780F" w14:paraId="4F3ED1DE" w14:textId="77777777" w:rsidTr="00E162B2">
        <w:trPr>
          <w:cnfStyle w:val="100000000000" w:firstRow="1" w:lastRow="0" w:firstColumn="0" w:lastColumn="0" w:oddVBand="0" w:evenVBand="0" w:oddHBand="0" w:evenHBand="0" w:firstRowFirstColumn="0" w:firstRowLastColumn="0" w:lastRowFirstColumn="0" w:lastRowLastColumn="0"/>
          <w:ins w:id="2812" w:author="Islam Nady" w:date="2024-06-09T18:16:00Z"/>
        </w:trPr>
        <w:tc>
          <w:tcPr>
            <w:cnfStyle w:val="001000000000" w:firstRow="0" w:lastRow="0" w:firstColumn="1" w:lastColumn="0" w:oddVBand="0" w:evenVBand="0" w:oddHBand="0" w:evenHBand="0" w:firstRowFirstColumn="0" w:firstRowLastColumn="0" w:lastRowFirstColumn="0" w:lastRowLastColumn="0"/>
            <w:tcW w:w="2515" w:type="dxa"/>
          </w:tcPr>
          <w:p w14:paraId="21EFAD30" w14:textId="77777777" w:rsidR="00DD00A6" w:rsidRPr="00D859FA" w:rsidRDefault="00DD00A6" w:rsidP="00E162B2">
            <w:pPr>
              <w:jc w:val="both"/>
              <w:rPr>
                <w:ins w:id="2813" w:author="Islam Nady" w:date="2024-06-09T18:16:00Z"/>
                <w:rStyle w:val="-Normal"/>
                <w:rFonts w:ascii="Frutiger LT Arabic 45 Light" w:hAnsi="Frutiger LT Arabic 45 Light" w:cs="Frutiger LT Arabic 45 Light"/>
                <w:b w:val="0"/>
                <w:bCs w:val="0"/>
                <w:color w:val="000000" w:themeColor="text1"/>
              </w:rPr>
            </w:pPr>
            <w:ins w:id="2814" w:author="Islam Nady" w:date="2024-06-09T18:16:00Z">
              <w:r w:rsidRPr="00D859FA">
                <w:rPr>
                  <w:rStyle w:val="-Normal"/>
                  <w:rFonts w:ascii="Frutiger LT Arabic 45 Light" w:hAnsi="Frutiger LT Arabic 45 Light" w:cs="Frutiger LT Arabic 45 Light"/>
                  <w:color w:val="000000" w:themeColor="text1"/>
                </w:rPr>
                <w:t>Control Room</w:t>
              </w:r>
            </w:ins>
          </w:p>
        </w:tc>
        <w:tc>
          <w:tcPr>
            <w:tcW w:w="2250" w:type="dxa"/>
          </w:tcPr>
          <w:p w14:paraId="02D3D54C" w14:textId="77777777" w:rsidR="00DD00A6" w:rsidRPr="00D859FA" w:rsidRDefault="00DD00A6" w:rsidP="00E162B2">
            <w:pPr>
              <w:jc w:val="both"/>
              <w:cnfStyle w:val="100000000000" w:firstRow="1" w:lastRow="0" w:firstColumn="0" w:lastColumn="0" w:oddVBand="0" w:evenVBand="0" w:oddHBand="0" w:evenHBand="0" w:firstRowFirstColumn="0" w:firstRowLastColumn="0" w:lastRowFirstColumn="0" w:lastRowLastColumn="0"/>
              <w:rPr>
                <w:ins w:id="2815" w:author="Islam Nady" w:date="2024-06-09T18:16:00Z"/>
                <w:rStyle w:val="-Normal"/>
                <w:rFonts w:ascii="Frutiger LT Arabic 45 Light" w:hAnsi="Frutiger LT Arabic 45 Light" w:cs="Frutiger LT Arabic 45 Light"/>
                <w:b w:val="0"/>
                <w:bCs w:val="0"/>
                <w:color w:val="000000" w:themeColor="text1"/>
              </w:rPr>
            </w:pPr>
            <w:ins w:id="2816" w:author="Islam Nady" w:date="2024-06-09T18:16:00Z">
              <w:r w:rsidRPr="00D859FA">
                <w:rPr>
                  <w:rStyle w:val="-Normal"/>
                  <w:rFonts w:ascii="Frutiger LT Arabic 45 Light" w:hAnsi="Frutiger LT Arabic 45 Light" w:cs="Frutiger LT Arabic 45 Light"/>
                  <w:color w:val="000000" w:themeColor="text1"/>
                </w:rPr>
                <w:t>Active Directory</w:t>
              </w:r>
            </w:ins>
          </w:p>
        </w:tc>
        <w:tc>
          <w:tcPr>
            <w:tcW w:w="5850" w:type="dxa"/>
            <w:vMerge w:val="restart"/>
          </w:tcPr>
          <w:tbl>
            <w:tblPr>
              <w:tblStyle w:val="TableGrid"/>
              <w:tblW w:w="0" w:type="auto"/>
              <w:tblLook w:val="04A0" w:firstRow="1" w:lastRow="0" w:firstColumn="1" w:lastColumn="0" w:noHBand="0" w:noVBand="1"/>
            </w:tblPr>
            <w:tblGrid>
              <w:gridCol w:w="1865"/>
              <w:gridCol w:w="1723"/>
              <w:gridCol w:w="1967"/>
            </w:tblGrid>
            <w:tr w:rsidR="00DD00A6" w14:paraId="5A547429" w14:textId="77777777" w:rsidTr="00E162B2">
              <w:trPr>
                <w:ins w:id="2817" w:author="Islam Nady" w:date="2024-06-09T18:16:00Z"/>
              </w:trPr>
              <w:tc>
                <w:tcPr>
                  <w:tcW w:w="1865" w:type="dxa"/>
                  <w:hideMark/>
                </w:tcPr>
                <w:p w14:paraId="13AA6355" w14:textId="77777777" w:rsidR="00DD00A6" w:rsidRPr="00016E3C" w:rsidRDefault="00DD00A6" w:rsidP="00E162B2">
                  <w:pPr>
                    <w:rPr>
                      <w:ins w:id="2818" w:author="Islam Nady" w:date="2024-06-09T18:16:00Z"/>
                      <w:rStyle w:val="-Normal"/>
                      <w:rFonts w:ascii="Frutiger LT Arabic 45 Light" w:hAnsi="Frutiger LT Arabic 45 Light" w:cs="Frutiger LT Arabic 45 Light"/>
                      <w:color w:val="000000" w:themeColor="text1"/>
                      <w:sz w:val="18"/>
                      <w:szCs w:val="18"/>
                    </w:rPr>
                  </w:pPr>
                  <w:ins w:id="2819" w:author="Islam Nady" w:date="2024-06-09T18:16:00Z">
                    <w:r w:rsidRPr="00016E3C">
                      <w:rPr>
                        <w:rStyle w:val="-Normal"/>
                        <w:rFonts w:ascii="Frutiger LT Arabic 45 Light" w:hAnsi="Frutiger LT Arabic 45 Light" w:cs="Frutiger LT Arabic 45 Light"/>
                        <w:color w:val="000000" w:themeColor="text1"/>
                        <w:sz w:val="18"/>
                        <w:szCs w:val="18"/>
                      </w:rPr>
                      <w:t>LDAP</w:t>
                    </w:r>
                  </w:ins>
                </w:p>
              </w:tc>
              <w:tc>
                <w:tcPr>
                  <w:tcW w:w="1723" w:type="dxa"/>
                  <w:hideMark/>
                </w:tcPr>
                <w:p w14:paraId="0AB1797E" w14:textId="77777777" w:rsidR="00DD00A6" w:rsidRPr="00016E3C" w:rsidRDefault="00DD00A6" w:rsidP="00E162B2">
                  <w:pPr>
                    <w:rPr>
                      <w:ins w:id="2820" w:author="Islam Nady" w:date="2024-06-09T18:16:00Z"/>
                      <w:rStyle w:val="-Normal"/>
                      <w:rFonts w:ascii="Frutiger LT Arabic 45 Light" w:hAnsi="Frutiger LT Arabic 45 Light" w:cs="Frutiger LT Arabic 45 Light"/>
                      <w:color w:val="000000" w:themeColor="text1"/>
                      <w:sz w:val="18"/>
                      <w:szCs w:val="18"/>
                    </w:rPr>
                  </w:pPr>
                  <w:ins w:id="2821" w:author="Islam Nady" w:date="2024-06-09T18:16:00Z">
                    <w:r w:rsidRPr="00016E3C">
                      <w:rPr>
                        <w:rStyle w:val="-Normal"/>
                        <w:rFonts w:ascii="Frutiger LT Arabic 45 Light" w:hAnsi="Frutiger LT Arabic 45 Light" w:cs="Frutiger LT Arabic 45 Light"/>
                        <w:color w:val="000000" w:themeColor="text1"/>
                        <w:sz w:val="18"/>
                        <w:szCs w:val="18"/>
                      </w:rPr>
                      <w:t>389 (TCP)</w:t>
                    </w:r>
                  </w:ins>
                </w:p>
              </w:tc>
              <w:tc>
                <w:tcPr>
                  <w:tcW w:w="1967" w:type="dxa"/>
                  <w:hideMark/>
                </w:tcPr>
                <w:p w14:paraId="558E9770" w14:textId="77777777" w:rsidR="00DD00A6" w:rsidRPr="00016E3C" w:rsidRDefault="00DD00A6" w:rsidP="00E162B2">
                  <w:pPr>
                    <w:rPr>
                      <w:ins w:id="2822" w:author="Islam Nady" w:date="2024-06-09T18:16:00Z"/>
                      <w:rStyle w:val="-Normal"/>
                      <w:rFonts w:ascii="Frutiger LT Arabic 45 Light" w:hAnsi="Frutiger LT Arabic 45 Light" w:cs="Frutiger LT Arabic 45 Light"/>
                      <w:color w:val="000000" w:themeColor="text1"/>
                      <w:sz w:val="18"/>
                      <w:szCs w:val="18"/>
                    </w:rPr>
                  </w:pPr>
                  <w:ins w:id="2823" w:author="Islam Nady" w:date="2024-06-09T18:16:00Z">
                    <w:r w:rsidRPr="00016E3C">
                      <w:rPr>
                        <w:rStyle w:val="-Normal"/>
                        <w:rFonts w:ascii="Frutiger LT Arabic 45 Light" w:hAnsi="Frutiger LT Arabic 45 Light" w:cs="Frutiger LT Arabic 45 Light"/>
                        <w:color w:val="000000" w:themeColor="text1"/>
                        <w:sz w:val="18"/>
                        <w:szCs w:val="18"/>
                      </w:rPr>
                      <w:t>User authentication</w:t>
                    </w:r>
                  </w:ins>
                </w:p>
              </w:tc>
            </w:tr>
            <w:tr w:rsidR="00DD00A6" w14:paraId="3DA6F1CA" w14:textId="77777777" w:rsidTr="00E162B2">
              <w:trPr>
                <w:ins w:id="2824" w:author="Islam Nady" w:date="2024-06-09T18:16:00Z"/>
              </w:trPr>
              <w:tc>
                <w:tcPr>
                  <w:tcW w:w="1865" w:type="dxa"/>
                  <w:hideMark/>
                </w:tcPr>
                <w:p w14:paraId="74F925E1" w14:textId="77777777" w:rsidR="00DD00A6" w:rsidRPr="00016E3C" w:rsidRDefault="00DD00A6" w:rsidP="00E162B2">
                  <w:pPr>
                    <w:rPr>
                      <w:ins w:id="2825" w:author="Islam Nady" w:date="2024-06-09T18:16:00Z"/>
                      <w:rStyle w:val="-Normal"/>
                      <w:rFonts w:ascii="Frutiger LT Arabic 45 Light" w:hAnsi="Frutiger LT Arabic 45 Light" w:cs="Frutiger LT Arabic 45 Light"/>
                      <w:color w:val="000000" w:themeColor="text1"/>
                      <w:sz w:val="18"/>
                      <w:szCs w:val="18"/>
                    </w:rPr>
                  </w:pPr>
                  <w:ins w:id="2826" w:author="Islam Nady" w:date="2024-06-09T18:16:00Z">
                    <w:r w:rsidRPr="00016E3C">
                      <w:rPr>
                        <w:rStyle w:val="-Normal"/>
                        <w:rFonts w:ascii="Frutiger LT Arabic 45 Light" w:hAnsi="Frutiger LT Arabic 45 Light" w:cs="Frutiger LT Arabic 45 Light"/>
                        <w:color w:val="000000" w:themeColor="text1"/>
                        <w:sz w:val="18"/>
                        <w:szCs w:val="18"/>
                      </w:rPr>
                      <w:t>LDAP SSL</w:t>
                    </w:r>
                  </w:ins>
                </w:p>
              </w:tc>
              <w:tc>
                <w:tcPr>
                  <w:tcW w:w="1723" w:type="dxa"/>
                  <w:hideMark/>
                </w:tcPr>
                <w:p w14:paraId="152F128A" w14:textId="77777777" w:rsidR="00DD00A6" w:rsidRPr="00016E3C" w:rsidRDefault="00DD00A6" w:rsidP="00E162B2">
                  <w:pPr>
                    <w:rPr>
                      <w:ins w:id="2827" w:author="Islam Nady" w:date="2024-06-09T18:16:00Z"/>
                      <w:rStyle w:val="-Normal"/>
                      <w:rFonts w:ascii="Frutiger LT Arabic 45 Light" w:hAnsi="Frutiger LT Arabic 45 Light" w:cs="Frutiger LT Arabic 45 Light"/>
                      <w:color w:val="000000" w:themeColor="text1"/>
                      <w:sz w:val="18"/>
                      <w:szCs w:val="18"/>
                    </w:rPr>
                  </w:pPr>
                  <w:ins w:id="2828" w:author="Islam Nady" w:date="2024-06-09T18:16:00Z">
                    <w:r w:rsidRPr="00016E3C">
                      <w:rPr>
                        <w:rStyle w:val="-Normal"/>
                        <w:rFonts w:ascii="Frutiger LT Arabic 45 Light" w:hAnsi="Frutiger LT Arabic 45 Light" w:cs="Frutiger LT Arabic 45 Light"/>
                        <w:color w:val="000000" w:themeColor="text1"/>
                        <w:sz w:val="18"/>
                        <w:szCs w:val="18"/>
                      </w:rPr>
                      <w:t>636 (TCP)</w:t>
                    </w:r>
                  </w:ins>
                </w:p>
              </w:tc>
              <w:tc>
                <w:tcPr>
                  <w:tcW w:w="1967" w:type="dxa"/>
                  <w:hideMark/>
                </w:tcPr>
                <w:p w14:paraId="49E6FDE4" w14:textId="77777777" w:rsidR="00DD00A6" w:rsidRPr="00016E3C" w:rsidRDefault="00DD00A6" w:rsidP="00E162B2">
                  <w:pPr>
                    <w:rPr>
                      <w:ins w:id="2829" w:author="Islam Nady" w:date="2024-06-09T18:16:00Z"/>
                      <w:rStyle w:val="-Normal"/>
                      <w:rFonts w:ascii="Frutiger LT Arabic 45 Light" w:hAnsi="Frutiger LT Arabic 45 Light" w:cs="Frutiger LT Arabic 45 Light"/>
                      <w:color w:val="000000" w:themeColor="text1"/>
                      <w:sz w:val="18"/>
                      <w:szCs w:val="18"/>
                    </w:rPr>
                  </w:pPr>
                  <w:ins w:id="2830" w:author="Islam Nady" w:date="2024-06-09T18:16:00Z">
                    <w:r w:rsidRPr="00016E3C">
                      <w:rPr>
                        <w:rStyle w:val="-Normal"/>
                        <w:rFonts w:ascii="Frutiger LT Arabic 45 Light" w:hAnsi="Frutiger LT Arabic 45 Light" w:cs="Frutiger LT Arabic 45 Light"/>
                        <w:color w:val="000000" w:themeColor="text1"/>
                        <w:sz w:val="18"/>
                        <w:szCs w:val="18"/>
                      </w:rPr>
                      <w:t>User authentication</w:t>
                    </w:r>
                  </w:ins>
                </w:p>
              </w:tc>
            </w:tr>
            <w:tr w:rsidR="00DD00A6" w14:paraId="1EAA699A" w14:textId="77777777" w:rsidTr="00E162B2">
              <w:trPr>
                <w:ins w:id="2831" w:author="Islam Nady" w:date="2024-06-09T18:16:00Z"/>
              </w:trPr>
              <w:tc>
                <w:tcPr>
                  <w:tcW w:w="1865" w:type="dxa"/>
                  <w:hideMark/>
                </w:tcPr>
                <w:p w14:paraId="4896A3AE" w14:textId="77777777" w:rsidR="00DD00A6" w:rsidRPr="00016E3C" w:rsidRDefault="00DD00A6" w:rsidP="00E162B2">
                  <w:pPr>
                    <w:rPr>
                      <w:ins w:id="2832" w:author="Islam Nady" w:date="2024-06-09T18:16:00Z"/>
                      <w:rStyle w:val="-Normal"/>
                      <w:rFonts w:ascii="Frutiger LT Arabic 45 Light" w:hAnsi="Frutiger LT Arabic 45 Light" w:cs="Frutiger LT Arabic 45 Light"/>
                      <w:color w:val="000000" w:themeColor="text1"/>
                      <w:sz w:val="18"/>
                      <w:szCs w:val="18"/>
                    </w:rPr>
                  </w:pPr>
                  <w:ins w:id="2833" w:author="Islam Nady" w:date="2024-06-09T18:16:00Z">
                    <w:r w:rsidRPr="00016E3C">
                      <w:rPr>
                        <w:rStyle w:val="-Normal"/>
                        <w:rFonts w:ascii="Frutiger LT Arabic 45 Light" w:hAnsi="Frutiger LT Arabic 45 Light" w:cs="Frutiger LT Arabic 45 Light"/>
                        <w:color w:val="000000" w:themeColor="text1"/>
                        <w:sz w:val="18"/>
                        <w:szCs w:val="18"/>
                      </w:rPr>
                      <w:t>LDAP global controller</w:t>
                    </w:r>
                  </w:ins>
                </w:p>
              </w:tc>
              <w:tc>
                <w:tcPr>
                  <w:tcW w:w="1723" w:type="dxa"/>
                  <w:hideMark/>
                </w:tcPr>
                <w:p w14:paraId="5612271F" w14:textId="77777777" w:rsidR="00DD00A6" w:rsidRPr="00016E3C" w:rsidRDefault="00DD00A6" w:rsidP="00E162B2">
                  <w:pPr>
                    <w:rPr>
                      <w:ins w:id="2834" w:author="Islam Nady" w:date="2024-06-09T18:16:00Z"/>
                      <w:rStyle w:val="-Normal"/>
                      <w:rFonts w:ascii="Frutiger LT Arabic 45 Light" w:hAnsi="Frutiger LT Arabic 45 Light" w:cs="Frutiger LT Arabic 45 Light"/>
                      <w:color w:val="000000" w:themeColor="text1"/>
                      <w:sz w:val="18"/>
                      <w:szCs w:val="18"/>
                    </w:rPr>
                  </w:pPr>
                  <w:ins w:id="2835" w:author="Islam Nady" w:date="2024-06-09T18:16:00Z">
                    <w:r w:rsidRPr="00016E3C">
                      <w:rPr>
                        <w:rStyle w:val="-Normal"/>
                        <w:rFonts w:ascii="Frutiger LT Arabic 45 Light" w:hAnsi="Frutiger LT Arabic 45 Light" w:cs="Frutiger LT Arabic 45 Light"/>
                        <w:color w:val="000000" w:themeColor="text1"/>
                        <w:sz w:val="18"/>
                        <w:szCs w:val="18"/>
                      </w:rPr>
                      <w:t>3268 (TCP)</w:t>
                    </w:r>
                  </w:ins>
                </w:p>
              </w:tc>
              <w:tc>
                <w:tcPr>
                  <w:tcW w:w="1967" w:type="dxa"/>
                  <w:hideMark/>
                </w:tcPr>
                <w:p w14:paraId="1173B318" w14:textId="77777777" w:rsidR="00DD00A6" w:rsidRPr="00016E3C" w:rsidRDefault="00DD00A6" w:rsidP="00E162B2">
                  <w:pPr>
                    <w:rPr>
                      <w:ins w:id="2836" w:author="Islam Nady" w:date="2024-06-09T18:16:00Z"/>
                      <w:rStyle w:val="-Normal"/>
                      <w:rFonts w:ascii="Frutiger LT Arabic 45 Light" w:hAnsi="Frutiger LT Arabic 45 Light" w:cs="Frutiger LT Arabic 45 Light"/>
                      <w:color w:val="000000" w:themeColor="text1"/>
                      <w:sz w:val="18"/>
                      <w:szCs w:val="18"/>
                    </w:rPr>
                  </w:pPr>
                  <w:ins w:id="2837" w:author="Islam Nady" w:date="2024-06-09T18:16:00Z">
                    <w:r w:rsidRPr="00016E3C">
                      <w:rPr>
                        <w:rStyle w:val="-Normal"/>
                        <w:rFonts w:ascii="Frutiger LT Arabic 45 Light" w:hAnsi="Frutiger LT Arabic 45 Light" w:cs="Frutiger LT Arabic 45 Light"/>
                        <w:color w:val="000000" w:themeColor="text1"/>
                        <w:sz w:val="18"/>
                        <w:szCs w:val="18"/>
                      </w:rPr>
                      <w:t>User authentication</w:t>
                    </w:r>
                  </w:ins>
                </w:p>
              </w:tc>
            </w:tr>
            <w:tr w:rsidR="00DD00A6" w14:paraId="1DF6E3DA" w14:textId="77777777" w:rsidTr="00E162B2">
              <w:trPr>
                <w:ins w:id="2838" w:author="Islam Nady" w:date="2024-06-09T18:16:00Z"/>
              </w:trPr>
              <w:tc>
                <w:tcPr>
                  <w:tcW w:w="1865" w:type="dxa"/>
                  <w:hideMark/>
                </w:tcPr>
                <w:p w14:paraId="0AA1F02C" w14:textId="77777777" w:rsidR="00DD00A6" w:rsidRPr="00016E3C" w:rsidRDefault="00DD00A6" w:rsidP="00E162B2">
                  <w:pPr>
                    <w:rPr>
                      <w:ins w:id="2839" w:author="Islam Nady" w:date="2024-06-09T18:16:00Z"/>
                      <w:rStyle w:val="-Normal"/>
                      <w:rFonts w:ascii="Frutiger LT Arabic 45 Light" w:hAnsi="Frutiger LT Arabic 45 Light" w:cs="Frutiger LT Arabic 45 Light"/>
                      <w:color w:val="000000" w:themeColor="text1"/>
                      <w:sz w:val="18"/>
                      <w:szCs w:val="18"/>
                    </w:rPr>
                  </w:pPr>
                  <w:ins w:id="2840" w:author="Islam Nady" w:date="2024-06-09T18:16:00Z">
                    <w:r w:rsidRPr="00016E3C">
                      <w:rPr>
                        <w:rStyle w:val="-Normal"/>
                        <w:rFonts w:ascii="Frutiger LT Arabic 45 Light" w:hAnsi="Frutiger LT Arabic 45 Light" w:cs="Frutiger LT Arabic 45 Light"/>
                        <w:color w:val="000000" w:themeColor="text1"/>
                        <w:sz w:val="18"/>
                        <w:szCs w:val="18"/>
                      </w:rPr>
                      <w:t>LDAP global controller SSL</w:t>
                    </w:r>
                  </w:ins>
                </w:p>
              </w:tc>
              <w:tc>
                <w:tcPr>
                  <w:tcW w:w="1723" w:type="dxa"/>
                  <w:hideMark/>
                </w:tcPr>
                <w:p w14:paraId="01877672" w14:textId="77777777" w:rsidR="00DD00A6" w:rsidRPr="00016E3C" w:rsidRDefault="00DD00A6" w:rsidP="00E162B2">
                  <w:pPr>
                    <w:rPr>
                      <w:ins w:id="2841" w:author="Islam Nady" w:date="2024-06-09T18:16:00Z"/>
                      <w:rStyle w:val="-Normal"/>
                      <w:rFonts w:ascii="Frutiger LT Arabic 45 Light" w:hAnsi="Frutiger LT Arabic 45 Light" w:cs="Frutiger LT Arabic 45 Light"/>
                      <w:color w:val="000000" w:themeColor="text1"/>
                      <w:sz w:val="18"/>
                      <w:szCs w:val="18"/>
                    </w:rPr>
                  </w:pPr>
                  <w:ins w:id="2842" w:author="Islam Nady" w:date="2024-06-09T18:16:00Z">
                    <w:r w:rsidRPr="00016E3C">
                      <w:rPr>
                        <w:rStyle w:val="-Normal"/>
                        <w:rFonts w:ascii="Frutiger LT Arabic 45 Light" w:hAnsi="Frutiger LT Arabic 45 Light" w:cs="Frutiger LT Arabic 45 Light"/>
                        <w:color w:val="000000" w:themeColor="text1"/>
                        <w:sz w:val="18"/>
                        <w:szCs w:val="18"/>
                      </w:rPr>
                      <w:t>3269 (TCP)</w:t>
                    </w:r>
                  </w:ins>
                </w:p>
              </w:tc>
              <w:tc>
                <w:tcPr>
                  <w:tcW w:w="1967" w:type="dxa"/>
                  <w:hideMark/>
                </w:tcPr>
                <w:p w14:paraId="44D79834" w14:textId="77777777" w:rsidR="00DD00A6" w:rsidRPr="00016E3C" w:rsidRDefault="00DD00A6" w:rsidP="00E162B2">
                  <w:pPr>
                    <w:rPr>
                      <w:ins w:id="2843" w:author="Islam Nady" w:date="2024-06-09T18:16:00Z"/>
                      <w:rStyle w:val="-Normal"/>
                      <w:rFonts w:ascii="Frutiger LT Arabic 45 Light" w:hAnsi="Frutiger LT Arabic 45 Light" w:cs="Frutiger LT Arabic 45 Light"/>
                      <w:color w:val="000000" w:themeColor="text1"/>
                      <w:sz w:val="18"/>
                      <w:szCs w:val="18"/>
                    </w:rPr>
                  </w:pPr>
                  <w:ins w:id="2844" w:author="Islam Nady" w:date="2024-06-09T18:16:00Z">
                    <w:r w:rsidRPr="00016E3C">
                      <w:rPr>
                        <w:rStyle w:val="-Normal"/>
                        <w:rFonts w:ascii="Frutiger LT Arabic 45 Light" w:hAnsi="Frutiger LT Arabic 45 Light" w:cs="Frutiger LT Arabic 45 Light"/>
                        <w:color w:val="000000" w:themeColor="text1"/>
                        <w:sz w:val="18"/>
                        <w:szCs w:val="18"/>
                      </w:rPr>
                      <w:t>User authentication</w:t>
                    </w:r>
                  </w:ins>
                </w:p>
              </w:tc>
            </w:tr>
            <w:tr w:rsidR="00DD00A6" w14:paraId="54D99B71" w14:textId="77777777" w:rsidTr="00E162B2">
              <w:trPr>
                <w:ins w:id="2845" w:author="Islam Nady" w:date="2024-06-09T18:16:00Z"/>
              </w:trPr>
              <w:tc>
                <w:tcPr>
                  <w:tcW w:w="1865" w:type="dxa"/>
                  <w:hideMark/>
                </w:tcPr>
                <w:p w14:paraId="238FE2C9" w14:textId="77777777" w:rsidR="00DD00A6" w:rsidRPr="00016E3C" w:rsidRDefault="00DD00A6" w:rsidP="00E162B2">
                  <w:pPr>
                    <w:rPr>
                      <w:ins w:id="2846" w:author="Islam Nady" w:date="2024-06-09T18:16:00Z"/>
                      <w:rStyle w:val="-Normal"/>
                      <w:rFonts w:ascii="Frutiger LT Arabic 45 Light" w:hAnsi="Frutiger LT Arabic 45 Light" w:cs="Frutiger LT Arabic 45 Light"/>
                      <w:color w:val="000000" w:themeColor="text1"/>
                      <w:sz w:val="18"/>
                      <w:szCs w:val="18"/>
                    </w:rPr>
                  </w:pPr>
                  <w:ins w:id="2847" w:author="Islam Nady" w:date="2024-06-09T18:16:00Z">
                    <w:r w:rsidRPr="00016E3C">
                      <w:rPr>
                        <w:rStyle w:val="-Normal"/>
                        <w:rFonts w:ascii="Frutiger LT Arabic 45 Light" w:hAnsi="Frutiger LT Arabic 45 Light" w:cs="Frutiger LT Arabic 45 Light"/>
                        <w:color w:val="000000" w:themeColor="text1"/>
                        <w:sz w:val="18"/>
                        <w:szCs w:val="18"/>
                      </w:rPr>
                      <w:t>Kerberos</w:t>
                    </w:r>
                  </w:ins>
                </w:p>
              </w:tc>
              <w:tc>
                <w:tcPr>
                  <w:tcW w:w="1723" w:type="dxa"/>
                  <w:hideMark/>
                </w:tcPr>
                <w:p w14:paraId="61FC0286" w14:textId="77777777" w:rsidR="00DD00A6" w:rsidRPr="00016E3C" w:rsidRDefault="00DD00A6" w:rsidP="00E162B2">
                  <w:pPr>
                    <w:rPr>
                      <w:ins w:id="2848" w:author="Islam Nady" w:date="2024-06-09T18:16:00Z"/>
                      <w:rStyle w:val="-Normal"/>
                      <w:rFonts w:ascii="Frutiger LT Arabic 45 Light" w:hAnsi="Frutiger LT Arabic 45 Light" w:cs="Frutiger LT Arabic 45 Light"/>
                      <w:color w:val="000000" w:themeColor="text1"/>
                      <w:sz w:val="18"/>
                      <w:szCs w:val="18"/>
                    </w:rPr>
                  </w:pPr>
                  <w:ins w:id="2849" w:author="Islam Nady" w:date="2024-06-09T18:16:00Z">
                    <w:r w:rsidRPr="00016E3C">
                      <w:rPr>
                        <w:rStyle w:val="-Normal"/>
                        <w:rFonts w:ascii="Frutiger LT Arabic 45 Light" w:hAnsi="Frutiger LT Arabic 45 Light" w:cs="Frutiger LT Arabic 45 Light"/>
                        <w:color w:val="000000" w:themeColor="text1"/>
                        <w:sz w:val="18"/>
                        <w:szCs w:val="18"/>
                      </w:rPr>
                      <w:t>88 (TCP and UDP)</w:t>
                    </w:r>
                  </w:ins>
                </w:p>
              </w:tc>
              <w:tc>
                <w:tcPr>
                  <w:tcW w:w="1967" w:type="dxa"/>
                  <w:hideMark/>
                </w:tcPr>
                <w:p w14:paraId="1BF9AFCA" w14:textId="77777777" w:rsidR="00DD00A6" w:rsidRPr="00016E3C" w:rsidRDefault="00DD00A6" w:rsidP="00E162B2">
                  <w:pPr>
                    <w:rPr>
                      <w:ins w:id="2850" w:author="Islam Nady" w:date="2024-06-09T18:16:00Z"/>
                      <w:rStyle w:val="-Normal"/>
                      <w:rFonts w:ascii="Frutiger LT Arabic 45 Light" w:hAnsi="Frutiger LT Arabic 45 Light" w:cs="Frutiger LT Arabic 45 Light"/>
                      <w:color w:val="000000" w:themeColor="text1"/>
                      <w:sz w:val="18"/>
                      <w:szCs w:val="18"/>
                    </w:rPr>
                  </w:pPr>
                  <w:ins w:id="2851" w:author="Islam Nady" w:date="2024-06-09T18:16:00Z">
                    <w:r w:rsidRPr="00016E3C">
                      <w:rPr>
                        <w:rStyle w:val="-Normal"/>
                        <w:rFonts w:ascii="Frutiger LT Arabic 45 Light" w:hAnsi="Frutiger LT Arabic 45 Light" w:cs="Frutiger LT Arabic 45 Light"/>
                        <w:color w:val="000000" w:themeColor="text1"/>
                        <w:sz w:val="18"/>
                        <w:szCs w:val="18"/>
                      </w:rPr>
                      <w:t>User authentication</w:t>
                    </w:r>
                  </w:ins>
                </w:p>
              </w:tc>
            </w:tr>
          </w:tbl>
          <w:p w14:paraId="3B2D2DB2" w14:textId="77777777" w:rsidR="00DD00A6" w:rsidRPr="007A780F" w:rsidRDefault="00DD00A6" w:rsidP="00E162B2">
            <w:pPr>
              <w:pStyle w:val="TableBodyText"/>
              <w:cnfStyle w:val="100000000000" w:firstRow="1" w:lastRow="0" w:firstColumn="0" w:lastColumn="0" w:oddVBand="0" w:evenVBand="0" w:oddHBand="0" w:evenHBand="0" w:firstRowFirstColumn="0" w:firstRowLastColumn="0" w:lastRowFirstColumn="0" w:lastRowLastColumn="0"/>
              <w:rPr>
                <w:ins w:id="2852" w:author="Islam Nady" w:date="2024-06-09T18:16:00Z"/>
                <w:rStyle w:val="-Normal"/>
                <w:rFonts w:ascii="Frutiger LT Arabic 45 Light" w:hAnsi="Frutiger LT Arabic 45 Light" w:cs="Frutiger LT Arabic 45 Light"/>
                <w:b w:val="0"/>
                <w:bCs/>
                <w:color w:val="000000" w:themeColor="text1"/>
              </w:rPr>
            </w:pPr>
          </w:p>
        </w:tc>
      </w:tr>
      <w:tr w:rsidR="00DD00A6" w:rsidRPr="007A780F" w14:paraId="30DC90DC" w14:textId="77777777" w:rsidTr="00E162B2">
        <w:trPr>
          <w:cnfStyle w:val="000000100000" w:firstRow="0" w:lastRow="0" w:firstColumn="0" w:lastColumn="0" w:oddVBand="0" w:evenVBand="0" w:oddHBand="1" w:evenHBand="0" w:firstRowFirstColumn="0" w:firstRowLastColumn="0" w:lastRowFirstColumn="0" w:lastRowLastColumn="0"/>
          <w:ins w:id="2853" w:author="Islam Nady" w:date="2024-06-09T18:16:00Z"/>
        </w:trPr>
        <w:tc>
          <w:tcPr>
            <w:cnfStyle w:val="001000000000" w:firstRow="0" w:lastRow="0" w:firstColumn="1" w:lastColumn="0" w:oddVBand="0" w:evenVBand="0" w:oddHBand="0" w:evenHBand="0" w:firstRowFirstColumn="0" w:firstRowLastColumn="0" w:lastRowFirstColumn="0" w:lastRowLastColumn="0"/>
            <w:tcW w:w="2515" w:type="dxa"/>
          </w:tcPr>
          <w:p w14:paraId="38060113" w14:textId="77777777" w:rsidR="00DD00A6" w:rsidRPr="00D859FA" w:rsidRDefault="00DD00A6" w:rsidP="00E162B2">
            <w:pPr>
              <w:jc w:val="both"/>
              <w:rPr>
                <w:ins w:id="2854" w:author="Islam Nady" w:date="2024-06-09T18:16:00Z"/>
                <w:rStyle w:val="-Normal"/>
                <w:rFonts w:ascii="Frutiger LT Arabic 45 Light" w:hAnsi="Frutiger LT Arabic 45 Light" w:cs="Frutiger LT Arabic 45 Light"/>
                <w:b w:val="0"/>
                <w:bCs w:val="0"/>
                <w:color w:val="000000" w:themeColor="text1"/>
              </w:rPr>
            </w:pPr>
            <w:ins w:id="2855" w:author="Islam Nady" w:date="2024-06-09T18:16:00Z">
              <w:r w:rsidRPr="00D859FA">
                <w:rPr>
                  <w:rStyle w:val="-Normal"/>
                  <w:rFonts w:ascii="Frutiger LT Arabic 45 Light" w:hAnsi="Frutiger LT Arabic 45 Light" w:cs="Frutiger LT Arabic 45 Light"/>
                  <w:color w:val="000000" w:themeColor="text1"/>
                </w:rPr>
                <w:t>Bot runner</w:t>
              </w:r>
            </w:ins>
          </w:p>
        </w:tc>
        <w:tc>
          <w:tcPr>
            <w:tcW w:w="2250" w:type="dxa"/>
          </w:tcPr>
          <w:p w14:paraId="5963FE0F" w14:textId="77777777" w:rsidR="00DD00A6" w:rsidRPr="00D859FA" w:rsidRDefault="00DD00A6" w:rsidP="00E162B2">
            <w:pPr>
              <w:jc w:val="both"/>
              <w:cnfStyle w:val="000000100000" w:firstRow="0" w:lastRow="0" w:firstColumn="0" w:lastColumn="0" w:oddVBand="0" w:evenVBand="0" w:oddHBand="1" w:evenHBand="0" w:firstRowFirstColumn="0" w:firstRowLastColumn="0" w:lastRowFirstColumn="0" w:lastRowLastColumn="0"/>
              <w:rPr>
                <w:ins w:id="2856" w:author="Islam Nady" w:date="2024-06-09T18:16:00Z"/>
                <w:rStyle w:val="-Normal"/>
                <w:rFonts w:ascii="Frutiger LT Arabic 45 Light" w:hAnsi="Frutiger LT Arabic 45 Light" w:cs="Frutiger LT Arabic 45 Light"/>
                <w:color w:val="000000" w:themeColor="text1"/>
              </w:rPr>
            </w:pPr>
            <w:ins w:id="2857" w:author="Islam Nady" w:date="2024-06-09T18:16:00Z">
              <w:r w:rsidRPr="00D859FA">
                <w:rPr>
                  <w:rStyle w:val="-Normal"/>
                  <w:rFonts w:ascii="Frutiger LT Arabic 45 Light" w:hAnsi="Frutiger LT Arabic 45 Light" w:cs="Frutiger LT Arabic 45 Light"/>
                  <w:color w:val="000000" w:themeColor="text1"/>
                </w:rPr>
                <w:t>Active Directory</w:t>
              </w:r>
            </w:ins>
          </w:p>
        </w:tc>
        <w:tc>
          <w:tcPr>
            <w:tcW w:w="5850" w:type="dxa"/>
            <w:vMerge/>
          </w:tcPr>
          <w:p w14:paraId="6C165C37" w14:textId="77777777" w:rsidR="00DD00A6" w:rsidRPr="00030D10" w:rsidRDefault="00DD00A6" w:rsidP="00E162B2">
            <w:pPr>
              <w:cnfStyle w:val="000000100000" w:firstRow="0" w:lastRow="0" w:firstColumn="0" w:lastColumn="0" w:oddVBand="0" w:evenVBand="0" w:oddHBand="1" w:evenHBand="0" w:firstRowFirstColumn="0" w:firstRowLastColumn="0" w:lastRowFirstColumn="0" w:lastRowLastColumn="0"/>
              <w:rPr>
                <w:ins w:id="2858" w:author="Islam Nady" w:date="2024-06-09T18:16:00Z"/>
                <w:rStyle w:val="-Normal"/>
                <w:rFonts w:ascii="Frutiger LT Arabic 45 Light" w:hAnsi="Frutiger LT Arabic 45 Light" w:cs="Frutiger LT Arabic 45 Light"/>
                <w:color w:val="000000" w:themeColor="text1"/>
                <w:sz w:val="18"/>
                <w:szCs w:val="18"/>
              </w:rPr>
            </w:pPr>
          </w:p>
        </w:tc>
      </w:tr>
      <w:tr w:rsidR="00DD00A6" w:rsidRPr="007A780F" w14:paraId="55441D8D" w14:textId="77777777" w:rsidTr="00C94DA1">
        <w:trPr>
          <w:trHeight w:val="467"/>
          <w:ins w:id="2859" w:author="Islam Nady" w:date="2024-06-09T18:16:00Z"/>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18AE0A89" w14:textId="77777777" w:rsidR="00DD00A6" w:rsidRPr="00D859FA" w:rsidRDefault="00DD00A6" w:rsidP="00E162B2">
            <w:pPr>
              <w:jc w:val="both"/>
              <w:rPr>
                <w:ins w:id="2860" w:author="Islam Nady" w:date="2024-06-09T18:16:00Z"/>
                <w:rStyle w:val="-Normal"/>
                <w:rFonts w:ascii="Frutiger LT Arabic 45 Light" w:hAnsi="Frutiger LT Arabic 45 Light" w:cs="Frutiger LT Arabic 45 Light"/>
                <w:b w:val="0"/>
                <w:bCs w:val="0"/>
                <w:color w:val="000000" w:themeColor="text1"/>
              </w:rPr>
            </w:pPr>
            <w:ins w:id="2861" w:author="Islam Nady" w:date="2024-06-09T18:16:00Z">
              <w:r w:rsidRPr="00D859FA">
                <w:rPr>
                  <w:rStyle w:val="-Normal"/>
                  <w:rFonts w:ascii="Frutiger LT Arabic 45 Light" w:hAnsi="Frutiger LT Arabic 45 Light" w:cs="Frutiger LT Arabic 45 Light"/>
                  <w:color w:val="000000" w:themeColor="text1"/>
                </w:rPr>
                <w:t>Bot runner</w:t>
              </w:r>
            </w:ins>
          </w:p>
        </w:tc>
        <w:tc>
          <w:tcPr>
            <w:tcW w:w="2250" w:type="dxa"/>
            <w:vAlign w:val="center"/>
          </w:tcPr>
          <w:p w14:paraId="67D6EF9A" w14:textId="77777777" w:rsidR="00DD00A6" w:rsidRPr="00D859FA" w:rsidRDefault="00DD00A6" w:rsidP="00E162B2">
            <w:pPr>
              <w:jc w:val="both"/>
              <w:cnfStyle w:val="000000000000" w:firstRow="0" w:lastRow="0" w:firstColumn="0" w:lastColumn="0" w:oddVBand="0" w:evenVBand="0" w:oddHBand="0" w:evenHBand="0" w:firstRowFirstColumn="0" w:firstRowLastColumn="0" w:lastRowFirstColumn="0" w:lastRowLastColumn="0"/>
              <w:rPr>
                <w:ins w:id="2862" w:author="Islam Nady" w:date="2024-06-09T18:16:00Z"/>
                <w:rStyle w:val="-Normal"/>
                <w:rFonts w:ascii="Frutiger LT Arabic 45 Light" w:hAnsi="Frutiger LT Arabic 45 Light" w:cs="Frutiger LT Arabic 45 Light"/>
                <w:color w:val="000000" w:themeColor="text1"/>
              </w:rPr>
            </w:pPr>
            <w:ins w:id="2863" w:author="Islam Nady" w:date="2024-06-09T18:16:00Z">
              <w:r w:rsidRPr="00D859FA">
                <w:rPr>
                  <w:rStyle w:val="-Normal"/>
                  <w:rFonts w:ascii="Frutiger LT Arabic 45 Light" w:hAnsi="Frutiger LT Arabic 45 Light" w:cs="Frutiger LT Arabic 45 Light"/>
                  <w:color w:val="000000" w:themeColor="text1"/>
                </w:rPr>
                <w:t>Control Room</w:t>
              </w:r>
            </w:ins>
          </w:p>
        </w:tc>
        <w:tc>
          <w:tcPr>
            <w:tcW w:w="5850" w:type="dxa"/>
          </w:tcPr>
          <w:p w14:paraId="3BB2CBE0" w14:textId="77777777" w:rsidR="00DD00A6" w:rsidRPr="00356D25" w:rsidRDefault="00DD00A6" w:rsidP="00E162B2">
            <w:pPr>
              <w:pStyle w:val="TableBodyText"/>
              <w:cnfStyle w:val="000000000000" w:firstRow="0" w:lastRow="0" w:firstColumn="0" w:lastColumn="0" w:oddVBand="0" w:evenVBand="0" w:oddHBand="0" w:evenHBand="0" w:firstRowFirstColumn="0" w:firstRowLastColumn="0" w:lastRowFirstColumn="0" w:lastRowLastColumn="0"/>
              <w:rPr>
                <w:ins w:id="2864" w:author="Islam Nady" w:date="2024-06-09T18:16:00Z"/>
                <w:rStyle w:val="-Normal"/>
                <w:rFonts w:ascii="Frutiger LT Arabic 45 Light" w:hAnsi="Frutiger LT Arabic 45 Light" w:cs="Frutiger LT Arabic 45 Light"/>
                <w:bCs w:val="0"/>
                <w:color w:val="000000" w:themeColor="text1"/>
              </w:rPr>
            </w:pPr>
            <w:ins w:id="2865" w:author="Islam Nady" w:date="2024-06-09T18:16:00Z">
              <w:r w:rsidRPr="000A07D1">
                <w:rPr>
                  <w:rStyle w:val="-Normal"/>
                  <w:rFonts w:ascii="Frutiger LT Arabic 45 Light" w:hAnsi="Frutiger LT Arabic 45 Light" w:cs="Frutiger LT Arabic 45 Light"/>
                  <w:bCs w:val="0"/>
                  <w:color w:val="000000" w:themeColor="text1"/>
                </w:rPr>
                <w:t>H</w:t>
              </w:r>
              <w:r>
                <w:rPr>
                  <w:rStyle w:val="-Normal"/>
                  <w:rFonts w:ascii="Frutiger LT Arabic 45 Light" w:hAnsi="Frutiger LT Arabic 45 Light" w:cs="Frutiger LT Arabic 45 Light"/>
                  <w:bCs w:val="0"/>
                  <w:color w:val="000000" w:themeColor="text1"/>
                </w:rPr>
                <w:t>TTPS/</w:t>
              </w:r>
              <w:r w:rsidRPr="000A07D1">
                <w:rPr>
                  <w:rStyle w:val="-Normal"/>
                  <w:rFonts w:ascii="Frutiger LT Arabic 45 Light" w:hAnsi="Frutiger LT Arabic 45 Light" w:cs="Frutiger LT Arabic 45 Light"/>
                  <w:bCs w:val="0"/>
                  <w:color w:val="000000" w:themeColor="text1"/>
                </w:rPr>
                <w:t>4</w:t>
              </w:r>
              <w:r>
                <w:rPr>
                  <w:rStyle w:val="-Normal"/>
                  <w:rFonts w:ascii="Frutiger LT Arabic 45 Light" w:hAnsi="Frutiger LT Arabic 45 Light" w:cs="Frutiger LT Arabic 45 Light"/>
                  <w:bCs w:val="0"/>
                  <w:color w:val="000000" w:themeColor="text1"/>
                </w:rPr>
                <w:t>4</w:t>
              </w:r>
              <w:r w:rsidRPr="000A07D1">
                <w:rPr>
                  <w:rStyle w:val="-Normal"/>
                  <w:rFonts w:ascii="Frutiger LT Arabic 45 Light" w:hAnsi="Frutiger LT Arabic 45 Light" w:cs="Frutiger LT Arabic 45 Light"/>
                  <w:bCs w:val="0"/>
                  <w:color w:val="000000" w:themeColor="text1"/>
                </w:rPr>
                <w:t>3</w:t>
              </w:r>
              <w:r>
                <w:rPr>
                  <w:rStyle w:val="-Normal"/>
                  <w:rFonts w:ascii="Frutiger LT Arabic 45 Light" w:hAnsi="Frutiger LT Arabic 45 Light" w:cs="Frutiger LT Arabic 45 Light"/>
                  <w:bCs w:val="0"/>
                  <w:color w:val="000000" w:themeColor="text1"/>
                </w:rPr>
                <w:t xml:space="preserve"> - HTTP&amp;</w:t>
              </w:r>
              <w:r w:rsidRPr="000A07D1">
                <w:rPr>
                  <w:rStyle w:val="-Normal"/>
                  <w:rFonts w:ascii="Frutiger LT Arabic 45 Light" w:hAnsi="Frutiger LT Arabic 45 Light" w:cs="Frutiger LT Arabic 45 Light"/>
                  <w:bCs w:val="0"/>
                  <w:color w:val="000000" w:themeColor="text1"/>
                </w:rPr>
                <w:t>H</w:t>
              </w:r>
              <w:r>
                <w:rPr>
                  <w:rStyle w:val="-Normal"/>
                  <w:rFonts w:ascii="Frutiger LT Arabic 45 Light" w:hAnsi="Frutiger LT Arabic 45 Light" w:cs="Frutiger LT Arabic 45 Light"/>
                  <w:bCs w:val="0"/>
                  <w:color w:val="000000" w:themeColor="text1"/>
                </w:rPr>
                <w:t>TTPS/</w:t>
              </w:r>
              <w:r w:rsidRPr="000A07D1">
                <w:rPr>
                  <w:rStyle w:val="-Normal"/>
                  <w:rFonts w:ascii="Frutiger LT Arabic 45 Light" w:hAnsi="Frutiger LT Arabic 45 Light" w:cs="Frutiger LT Arabic 45 Light"/>
                  <w:bCs w:val="0"/>
                  <w:color w:val="000000" w:themeColor="text1"/>
                </w:rPr>
                <w:t>8080</w:t>
              </w:r>
              <w:r>
                <w:rPr>
                  <w:rStyle w:val="-Normal"/>
                  <w:rFonts w:ascii="Frutiger LT Arabic 45 Light" w:hAnsi="Frutiger LT Arabic 45 Light" w:cs="Frutiger LT Arabic 45 Light"/>
                  <w:bCs w:val="0"/>
                  <w:color w:val="000000" w:themeColor="text1"/>
                </w:rPr>
                <w:t xml:space="preserve"> - HTTP/80</w:t>
              </w:r>
            </w:ins>
          </w:p>
        </w:tc>
      </w:tr>
      <w:tr w:rsidR="00DD00A6" w:rsidRPr="007A780F" w14:paraId="5428B93D" w14:textId="77777777" w:rsidTr="00E162B2">
        <w:trPr>
          <w:cnfStyle w:val="000000100000" w:firstRow="0" w:lastRow="0" w:firstColumn="0" w:lastColumn="0" w:oddVBand="0" w:evenVBand="0" w:oddHBand="1" w:evenHBand="0" w:firstRowFirstColumn="0" w:firstRowLastColumn="0" w:lastRowFirstColumn="0" w:lastRowLastColumn="0"/>
          <w:ins w:id="2866" w:author="Islam Nady" w:date="2024-06-09T18:16:00Z"/>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12E8782" w14:textId="77777777" w:rsidR="00DD00A6" w:rsidRPr="00D859FA" w:rsidRDefault="00DD00A6" w:rsidP="00E162B2">
            <w:pPr>
              <w:jc w:val="both"/>
              <w:rPr>
                <w:ins w:id="2867" w:author="Islam Nady" w:date="2024-06-09T18:16:00Z"/>
                <w:rStyle w:val="-Normal"/>
                <w:rFonts w:ascii="Frutiger LT Arabic 45 Light" w:hAnsi="Frutiger LT Arabic 45 Light" w:cs="Frutiger LT Arabic 45 Light"/>
                <w:b w:val="0"/>
                <w:bCs w:val="0"/>
                <w:color w:val="000000" w:themeColor="text1"/>
              </w:rPr>
            </w:pPr>
            <w:ins w:id="2868" w:author="Islam Nady" w:date="2024-06-09T18:16:00Z">
              <w:r w:rsidRPr="00D859FA">
                <w:rPr>
                  <w:rStyle w:val="-Normal"/>
                  <w:rFonts w:ascii="Frutiger LT Arabic 45 Light" w:hAnsi="Frutiger LT Arabic 45 Light" w:cs="Frutiger LT Arabic 45 Light"/>
                  <w:b w:val="0"/>
                  <w:bCs w:val="0"/>
                  <w:color w:val="000000" w:themeColor="text1"/>
                </w:rPr>
                <w:t>Bot Creator</w:t>
              </w:r>
            </w:ins>
          </w:p>
        </w:tc>
        <w:tc>
          <w:tcPr>
            <w:tcW w:w="2250" w:type="dxa"/>
            <w:vAlign w:val="center"/>
          </w:tcPr>
          <w:p w14:paraId="61116589" w14:textId="77777777" w:rsidR="00DD00A6" w:rsidRPr="00D859FA" w:rsidRDefault="00DD00A6" w:rsidP="00E162B2">
            <w:pPr>
              <w:jc w:val="both"/>
              <w:cnfStyle w:val="000000100000" w:firstRow="0" w:lastRow="0" w:firstColumn="0" w:lastColumn="0" w:oddVBand="0" w:evenVBand="0" w:oddHBand="1" w:evenHBand="0" w:firstRowFirstColumn="0" w:firstRowLastColumn="0" w:lastRowFirstColumn="0" w:lastRowLastColumn="0"/>
              <w:rPr>
                <w:ins w:id="2869" w:author="Islam Nady" w:date="2024-06-09T18:16:00Z"/>
                <w:rStyle w:val="-Normal"/>
                <w:rFonts w:ascii="Frutiger LT Arabic 45 Light" w:hAnsi="Frutiger LT Arabic 45 Light" w:cs="Frutiger LT Arabic 45 Light"/>
                <w:color w:val="000000" w:themeColor="text1"/>
              </w:rPr>
            </w:pPr>
            <w:ins w:id="2870" w:author="Islam Nady" w:date="2024-06-09T18:16:00Z">
              <w:r w:rsidRPr="00D859FA">
                <w:rPr>
                  <w:rStyle w:val="-Normal"/>
                  <w:rFonts w:ascii="Frutiger LT Arabic 45 Light" w:hAnsi="Frutiger LT Arabic 45 Light" w:cs="Frutiger LT Arabic 45 Light"/>
                  <w:color w:val="000000" w:themeColor="text1"/>
                </w:rPr>
                <w:t>Control Room</w:t>
              </w:r>
            </w:ins>
          </w:p>
        </w:tc>
        <w:tc>
          <w:tcPr>
            <w:tcW w:w="5850" w:type="dxa"/>
          </w:tcPr>
          <w:p w14:paraId="73711467" w14:textId="3B0E054E" w:rsidR="00DD00A6" w:rsidRPr="00356D25" w:rsidRDefault="00DD00A6" w:rsidP="00E162B2">
            <w:pPr>
              <w:jc w:val="both"/>
              <w:cnfStyle w:val="000000100000" w:firstRow="0" w:lastRow="0" w:firstColumn="0" w:lastColumn="0" w:oddVBand="0" w:evenVBand="0" w:oddHBand="1" w:evenHBand="0" w:firstRowFirstColumn="0" w:firstRowLastColumn="0" w:lastRowFirstColumn="0" w:lastRowLastColumn="0"/>
              <w:rPr>
                <w:ins w:id="2871" w:author="Islam Nady" w:date="2024-06-09T18:16:00Z"/>
                <w:rStyle w:val="-Normal"/>
                <w:rFonts w:ascii="Frutiger LT Arabic 45 Light" w:hAnsi="Frutiger LT Arabic 45 Light" w:cs="Frutiger LT Arabic 45 Light"/>
                <w:bCs/>
                <w:color w:val="000000" w:themeColor="text1"/>
              </w:rPr>
            </w:pPr>
            <w:ins w:id="2872" w:author="Islam Nady" w:date="2024-06-09T18:16:00Z">
              <w:r w:rsidRPr="000A07D1">
                <w:rPr>
                  <w:rStyle w:val="-Normal"/>
                  <w:rFonts w:ascii="Frutiger LT Arabic 45 Light" w:hAnsi="Frutiger LT Arabic 45 Light" w:cs="Frutiger LT Arabic 45 Light"/>
                  <w:color w:val="000000" w:themeColor="text1"/>
                </w:rPr>
                <w:t>H</w:t>
              </w:r>
              <w:r>
                <w:rPr>
                  <w:rStyle w:val="-Normal"/>
                  <w:rFonts w:ascii="Frutiger LT Arabic 45 Light" w:hAnsi="Frutiger LT Arabic 45 Light" w:cs="Frutiger LT Arabic 45 Light"/>
                  <w:bCs/>
                  <w:color w:val="000000" w:themeColor="text1"/>
                </w:rPr>
                <w:t>TTPS/</w:t>
              </w:r>
              <w:r w:rsidRPr="000A07D1">
                <w:rPr>
                  <w:rStyle w:val="-Normal"/>
                  <w:rFonts w:ascii="Frutiger LT Arabic 45 Light" w:hAnsi="Frutiger LT Arabic 45 Light" w:cs="Frutiger LT Arabic 45 Light"/>
                  <w:color w:val="000000" w:themeColor="text1"/>
                </w:rPr>
                <w:t>4</w:t>
              </w:r>
              <w:r>
                <w:rPr>
                  <w:rStyle w:val="-Normal"/>
                  <w:rFonts w:ascii="Frutiger LT Arabic 45 Light" w:hAnsi="Frutiger LT Arabic 45 Light" w:cs="Frutiger LT Arabic 45 Light"/>
                  <w:bCs/>
                  <w:color w:val="000000" w:themeColor="text1"/>
                </w:rPr>
                <w:t>4</w:t>
              </w:r>
              <w:r w:rsidRPr="000A07D1">
                <w:rPr>
                  <w:rStyle w:val="-Normal"/>
                  <w:rFonts w:ascii="Frutiger LT Arabic 45 Light" w:hAnsi="Frutiger LT Arabic 45 Light" w:cs="Frutiger LT Arabic 45 Light"/>
                  <w:color w:val="000000" w:themeColor="text1"/>
                </w:rPr>
                <w:t>3</w:t>
              </w:r>
              <w:r>
                <w:rPr>
                  <w:rStyle w:val="-Normal"/>
                  <w:rFonts w:ascii="Frutiger LT Arabic 45 Light" w:hAnsi="Frutiger LT Arabic 45 Light" w:cs="Frutiger LT Arabic 45 Light"/>
                  <w:bCs/>
                  <w:color w:val="000000" w:themeColor="text1"/>
                </w:rPr>
                <w:t xml:space="preserve"> - HTTP</w:t>
              </w:r>
              <w:del w:id="2873" w:author="Mohamed Amer" w:date="2024-06-13T04:38:00Z" w16du:dateUtc="2024-06-13T01:38:00Z">
                <w:r w:rsidDel="00C94DA1">
                  <w:rPr>
                    <w:rStyle w:val="-Normal"/>
                    <w:rFonts w:ascii="Frutiger LT Arabic 45 Light" w:hAnsi="Frutiger LT Arabic 45 Light" w:cs="Frutiger LT Arabic 45 Light"/>
                    <w:bCs/>
                    <w:color w:val="000000" w:themeColor="text1"/>
                  </w:rPr>
                  <w:delText>&amp;</w:delText>
                </w:r>
                <w:r w:rsidRPr="000A07D1" w:rsidDel="00C94DA1">
                  <w:rPr>
                    <w:rStyle w:val="-Normal"/>
                    <w:rFonts w:ascii="Frutiger LT Arabic 45 Light" w:hAnsi="Frutiger LT Arabic 45 Light" w:cs="Frutiger LT Arabic 45 Light"/>
                    <w:color w:val="000000" w:themeColor="text1"/>
                  </w:rPr>
                  <w:delText>H</w:delText>
                </w:r>
                <w:r w:rsidDel="00C94DA1">
                  <w:rPr>
                    <w:rStyle w:val="-Normal"/>
                    <w:rFonts w:ascii="Frutiger LT Arabic 45 Light" w:hAnsi="Frutiger LT Arabic 45 Light" w:cs="Frutiger LT Arabic 45 Light"/>
                    <w:bCs/>
                    <w:color w:val="000000" w:themeColor="text1"/>
                  </w:rPr>
                  <w:delText>TTPS/</w:delText>
                </w:r>
              </w:del>
              <w:r w:rsidRPr="000A07D1">
                <w:rPr>
                  <w:rStyle w:val="-Normal"/>
                  <w:rFonts w:ascii="Frutiger LT Arabic 45 Light" w:hAnsi="Frutiger LT Arabic 45 Light" w:cs="Frutiger LT Arabic 45 Light"/>
                  <w:color w:val="000000" w:themeColor="text1"/>
                </w:rPr>
                <w:t>8080</w:t>
              </w:r>
              <w:del w:id="2874" w:author="Mohamed Amer" w:date="2024-06-13T04:38:00Z" w16du:dateUtc="2024-06-13T01:38:00Z">
                <w:r w:rsidDel="00C94DA1">
                  <w:rPr>
                    <w:rStyle w:val="-Normal"/>
                    <w:rFonts w:ascii="Frutiger LT Arabic 45 Light" w:hAnsi="Frutiger LT Arabic 45 Light" w:cs="Frutiger LT Arabic 45 Light"/>
                    <w:bCs/>
                    <w:color w:val="000000" w:themeColor="text1"/>
                  </w:rPr>
                  <w:delText xml:space="preserve"> - HTTP/80</w:delText>
                </w:r>
              </w:del>
            </w:ins>
          </w:p>
        </w:tc>
      </w:tr>
      <w:tr w:rsidR="00C94DA1" w:rsidRPr="007A780F" w14:paraId="58EBA596" w14:textId="77777777" w:rsidTr="00C94DA1">
        <w:trPr>
          <w:ins w:id="2875" w:author="Islam Nady" w:date="2024-06-09T18:16:00Z"/>
        </w:trPr>
        <w:tc>
          <w:tcPr>
            <w:cnfStyle w:val="001000000000" w:firstRow="0" w:lastRow="0" w:firstColumn="1" w:lastColumn="0" w:oddVBand="0" w:evenVBand="0" w:oddHBand="0" w:evenHBand="0" w:firstRowFirstColumn="0" w:firstRowLastColumn="0" w:lastRowFirstColumn="0" w:lastRowLastColumn="0"/>
            <w:tcW w:w="2515" w:type="dxa"/>
          </w:tcPr>
          <w:p w14:paraId="395742E2" w14:textId="77777777" w:rsidR="00C94DA1" w:rsidRPr="00D859FA" w:rsidRDefault="00C94DA1" w:rsidP="00C94DA1">
            <w:pPr>
              <w:jc w:val="both"/>
              <w:rPr>
                <w:ins w:id="2876" w:author="Islam Nady" w:date="2024-06-09T18:16:00Z"/>
                <w:rStyle w:val="-Normal"/>
                <w:rFonts w:ascii="Frutiger LT Arabic 45 Light" w:hAnsi="Frutiger LT Arabic 45 Light" w:cs="Frutiger LT Arabic 45 Light"/>
                <w:b w:val="0"/>
                <w:bCs w:val="0"/>
                <w:color w:val="000000" w:themeColor="text1"/>
              </w:rPr>
            </w:pPr>
            <w:ins w:id="2877" w:author="Islam Nady" w:date="2024-06-09T18:16:00Z">
              <w:r w:rsidRPr="00D859FA">
                <w:rPr>
                  <w:rStyle w:val="-Normal"/>
                  <w:rFonts w:ascii="Frutiger LT Arabic 45 Light" w:hAnsi="Frutiger LT Arabic 45 Light" w:cs="Frutiger LT Arabic 45 Light"/>
                  <w:b w:val="0"/>
                  <w:bCs w:val="0"/>
                  <w:color w:val="000000" w:themeColor="text1"/>
                </w:rPr>
                <w:t>Control Room</w:t>
              </w:r>
            </w:ins>
          </w:p>
        </w:tc>
        <w:tc>
          <w:tcPr>
            <w:tcW w:w="2250" w:type="dxa"/>
          </w:tcPr>
          <w:p w14:paraId="63ADBD41" w14:textId="77777777" w:rsidR="00C94DA1" w:rsidRPr="00D859FA" w:rsidRDefault="00C94DA1" w:rsidP="00C94DA1">
            <w:pPr>
              <w:jc w:val="both"/>
              <w:cnfStyle w:val="000000000000" w:firstRow="0" w:lastRow="0" w:firstColumn="0" w:lastColumn="0" w:oddVBand="0" w:evenVBand="0" w:oddHBand="0" w:evenHBand="0" w:firstRowFirstColumn="0" w:firstRowLastColumn="0" w:lastRowFirstColumn="0" w:lastRowLastColumn="0"/>
              <w:rPr>
                <w:ins w:id="2878" w:author="Islam Nady" w:date="2024-06-09T18:16:00Z"/>
                <w:rStyle w:val="-Normal"/>
                <w:rFonts w:ascii="Frutiger LT Arabic 45 Light" w:hAnsi="Frutiger LT Arabic 45 Light" w:cs="Frutiger LT Arabic 45 Light"/>
                <w:color w:val="000000" w:themeColor="text1"/>
              </w:rPr>
            </w:pPr>
            <w:ins w:id="2879" w:author="Islam Nady" w:date="2024-06-09T18:16:00Z">
              <w:r w:rsidRPr="00D859FA">
                <w:rPr>
                  <w:rStyle w:val="-Normal"/>
                  <w:rFonts w:ascii="Frutiger LT Arabic 45 Light" w:hAnsi="Frutiger LT Arabic 45 Light" w:cs="Frutiger LT Arabic 45 Light"/>
                  <w:color w:val="000000" w:themeColor="text1"/>
                </w:rPr>
                <w:t>Bot runner</w:t>
              </w:r>
            </w:ins>
          </w:p>
        </w:tc>
        <w:tc>
          <w:tcPr>
            <w:tcW w:w="5850" w:type="dxa"/>
          </w:tcPr>
          <w:p w14:paraId="1B4248B2" w14:textId="301BE7DE" w:rsidR="00C94DA1" w:rsidRPr="00356D25" w:rsidRDefault="00C94DA1" w:rsidP="00C94DA1">
            <w:pPr>
              <w:jc w:val="both"/>
              <w:cnfStyle w:val="000000000000" w:firstRow="0" w:lastRow="0" w:firstColumn="0" w:lastColumn="0" w:oddVBand="0" w:evenVBand="0" w:oddHBand="0" w:evenHBand="0" w:firstRowFirstColumn="0" w:firstRowLastColumn="0" w:lastRowFirstColumn="0" w:lastRowLastColumn="0"/>
              <w:rPr>
                <w:ins w:id="2880" w:author="Islam Nady" w:date="2024-06-09T18:16:00Z"/>
                <w:rStyle w:val="-Normal"/>
                <w:rFonts w:ascii="Frutiger LT Arabic 45 Light" w:hAnsi="Frutiger LT Arabic 45 Light" w:cs="Frutiger LT Arabic 45 Light"/>
                <w:bCs/>
                <w:color w:val="000000" w:themeColor="text1"/>
              </w:rPr>
            </w:pPr>
            <w:ins w:id="2881" w:author="Mohamed Amer" w:date="2024-06-13T04:38:00Z" w16du:dateUtc="2024-06-13T01:38:00Z">
              <w:r w:rsidRPr="00D130D8">
                <w:rPr>
                  <w:rStyle w:val="-Normal"/>
                  <w:rFonts w:ascii="Frutiger LT Arabic 45 Light" w:hAnsi="Frutiger LT Arabic 45 Light" w:cs="Frutiger LT Arabic 45 Light"/>
                  <w:color w:val="000000" w:themeColor="text1"/>
                </w:rPr>
                <w:t>H</w:t>
              </w:r>
              <w:r w:rsidRPr="00D130D8">
                <w:rPr>
                  <w:rStyle w:val="-Normal"/>
                  <w:rFonts w:ascii="Frutiger LT Arabic 45 Light" w:hAnsi="Frutiger LT Arabic 45 Light" w:cs="Frutiger LT Arabic 45 Light"/>
                  <w:bCs/>
                  <w:color w:val="000000" w:themeColor="text1"/>
                </w:rPr>
                <w:t>TTPS/</w:t>
              </w:r>
              <w:r w:rsidRPr="00D130D8">
                <w:rPr>
                  <w:rStyle w:val="-Normal"/>
                  <w:rFonts w:ascii="Frutiger LT Arabic 45 Light" w:hAnsi="Frutiger LT Arabic 45 Light" w:cs="Frutiger LT Arabic 45 Light"/>
                  <w:color w:val="000000" w:themeColor="text1"/>
                </w:rPr>
                <w:t>4</w:t>
              </w:r>
              <w:r w:rsidRPr="00D130D8">
                <w:rPr>
                  <w:rStyle w:val="-Normal"/>
                  <w:rFonts w:ascii="Frutiger LT Arabic 45 Light" w:hAnsi="Frutiger LT Arabic 45 Light" w:cs="Frutiger LT Arabic 45 Light"/>
                  <w:bCs/>
                  <w:color w:val="000000" w:themeColor="text1"/>
                </w:rPr>
                <w:t>4</w:t>
              </w:r>
              <w:r w:rsidRPr="00D130D8">
                <w:rPr>
                  <w:rStyle w:val="-Normal"/>
                  <w:rFonts w:ascii="Frutiger LT Arabic 45 Light" w:hAnsi="Frutiger LT Arabic 45 Light" w:cs="Frutiger LT Arabic 45 Light"/>
                  <w:color w:val="000000" w:themeColor="text1"/>
                </w:rPr>
                <w:t>3</w:t>
              </w:r>
              <w:r w:rsidRPr="00D130D8">
                <w:rPr>
                  <w:rStyle w:val="-Normal"/>
                  <w:rFonts w:ascii="Frutiger LT Arabic 45 Light" w:hAnsi="Frutiger LT Arabic 45 Light" w:cs="Frutiger LT Arabic 45 Light"/>
                  <w:bCs/>
                  <w:color w:val="000000" w:themeColor="text1"/>
                </w:rPr>
                <w:t xml:space="preserve"> - HTTP</w:t>
              </w:r>
              <w:r w:rsidRPr="00D130D8">
                <w:rPr>
                  <w:rStyle w:val="-Normal"/>
                  <w:rFonts w:ascii="Frutiger LT Arabic 45 Light" w:hAnsi="Frutiger LT Arabic 45 Light" w:cs="Frutiger LT Arabic 45 Light"/>
                  <w:color w:val="000000" w:themeColor="text1"/>
                </w:rPr>
                <w:t>8080</w:t>
              </w:r>
            </w:ins>
            <w:ins w:id="2882" w:author="Islam Nady" w:date="2024-06-09T18:16:00Z">
              <w:del w:id="2883" w:author="Mohamed Amer" w:date="2024-06-13T04:38:00Z" w16du:dateUtc="2024-06-13T01:38:00Z">
                <w:r w:rsidRPr="000A07D1" w:rsidDel="001E64BF">
                  <w:rPr>
                    <w:rStyle w:val="-Normal"/>
                    <w:rFonts w:ascii="Frutiger LT Arabic 45 Light" w:hAnsi="Frutiger LT Arabic 45 Light" w:cs="Frutiger LT Arabic 45 Light"/>
                    <w:color w:val="000000" w:themeColor="text1"/>
                  </w:rPr>
                  <w:delText>H</w:delText>
                </w:r>
                <w:r w:rsidDel="001E64BF">
                  <w:rPr>
                    <w:rStyle w:val="-Normal"/>
                    <w:rFonts w:ascii="Frutiger LT Arabic 45 Light" w:hAnsi="Frutiger LT Arabic 45 Light" w:cs="Frutiger LT Arabic 45 Light"/>
                    <w:bCs/>
                    <w:color w:val="000000" w:themeColor="text1"/>
                  </w:rPr>
                  <w:delText>TTPS/</w:delText>
                </w:r>
                <w:r w:rsidRPr="000A07D1" w:rsidDel="001E64BF">
                  <w:rPr>
                    <w:rStyle w:val="-Normal"/>
                    <w:rFonts w:ascii="Frutiger LT Arabic 45 Light" w:hAnsi="Frutiger LT Arabic 45 Light" w:cs="Frutiger LT Arabic 45 Light"/>
                    <w:color w:val="000000" w:themeColor="text1"/>
                  </w:rPr>
                  <w:delText>4</w:delText>
                </w:r>
                <w:r w:rsidDel="001E64BF">
                  <w:rPr>
                    <w:rStyle w:val="-Normal"/>
                    <w:rFonts w:ascii="Frutiger LT Arabic 45 Light" w:hAnsi="Frutiger LT Arabic 45 Light" w:cs="Frutiger LT Arabic 45 Light"/>
                    <w:bCs/>
                    <w:color w:val="000000" w:themeColor="text1"/>
                  </w:rPr>
                  <w:delText>4</w:delText>
                </w:r>
                <w:r w:rsidRPr="000A07D1" w:rsidDel="001E64BF">
                  <w:rPr>
                    <w:rStyle w:val="-Normal"/>
                    <w:rFonts w:ascii="Frutiger LT Arabic 45 Light" w:hAnsi="Frutiger LT Arabic 45 Light" w:cs="Frutiger LT Arabic 45 Light"/>
                    <w:color w:val="000000" w:themeColor="text1"/>
                  </w:rPr>
                  <w:delText>3</w:delText>
                </w:r>
                <w:r w:rsidDel="001E64BF">
                  <w:rPr>
                    <w:rStyle w:val="-Normal"/>
                    <w:rFonts w:ascii="Frutiger LT Arabic 45 Light" w:hAnsi="Frutiger LT Arabic 45 Light" w:cs="Frutiger LT Arabic 45 Light"/>
                    <w:bCs/>
                    <w:color w:val="000000" w:themeColor="text1"/>
                  </w:rPr>
                  <w:delText xml:space="preserve"> - HTTP&amp;</w:delText>
                </w:r>
                <w:r w:rsidRPr="000A07D1" w:rsidDel="001E64BF">
                  <w:rPr>
                    <w:rStyle w:val="-Normal"/>
                    <w:rFonts w:ascii="Frutiger LT Arabic 45 Light" w:hAnsi="Frutiger LT Arabic 45 Light" w:cs="Frutiger LT Arabic 45 Light"/>
                    <w:color w:val="000000" w:themeColor="text1"/>
                  </w:rPr>
                  <w:delText>H</w:delText>
                </w:r>
                <w:r w:rsidDel="001E64BF">
                  <w:rPr>
                    <w:rStyle w:val="-Normal"/>
                    <w:rFonts w:ascii="Frutiger LT Arabic 45 Light" w:hAnsi="Frutiger LT Arabic 45 Light" w:cs="Frutiger LT Arabic 45 Light"/>
                    <w:bCs/>
                    <w:color w:val="000000" w:themeColor="text1"/>
                  </w:rPr>
                  <w:delText>TTPS/</w:delText>
                </w:r>
                <w:r w:rsidRPr="000A07D1" w:rsidDel="001E64BF">
                  <w:rPr>
                    <w:rStyle w:val="-Normal"/>
                    <w:rFonts w:ascii="Frutiger LT Arabic 45 Light" w:hAnsi="Frutiger LT Arabic 45 Light" w:cs="Frutiger LT Arabic 45 Light"/>
                    <w:color w:val="000000" w:themeColor="text1"/>
                  </w:rPr>
                  <w:delText>8080</w:delText>
                </w:r>
                <w:r w:rsidDel="001E64BF">
                  <w:rPr>
                    <w:rStyle w:val="-Normal"/>
                    <w:rFonts w:ascii="Frutiger LT Arabic 45 Light" w:hAnsi="Frutiger LT Arabic 45 Light" w:cs="Frutiger LT Arabic 45 Light"/>
                    <w:bCs/>
                    <w:color w:val="000000" w:themeColor="text1"/>
                  </w:rPr>
                  <w:delText xml:space="preserve"> - HTTP/80</w:delText>
                </w:r>
              </w:del>
            </w:ins>
          </w:p>
        </w:tc>
      </w:tr>
      <w:tr w:rsidR="00C94DA1" w:rsidRPr="007A780F" w14:paraId="1FCF901B" w14:textId="77777777" w:rsidTr="00C94DA1">
        <w:trPr>
          <w:cnfStyle w:val="000000100000" w:firstRow="0" w:lastRow="0" w:firstColumn="0" w:lastColumn="0" w:oddVBand="0" w:evenVBand="0" w:oddHBand="1" w:evenHBand="0" w:firstRowFirstColumn="0" w:firstRowLastColumn="0" w:lastRowFirstColumn="0" w:lastRowLastColumn="0"/>
          <w:ins w:id="2884" w:author="Islam Nady" w:date="2024-06-09T18:16:00Z"/>
        </w:trPr>
        <w:tc>
          <w:tcPr>
            <w:cnfStyle w:val="001000000000" w:firstRow="0" w:lastRow="0" w:firstColumn="1" w:lastColumn="0" w:oddVBand="0" w:evenVBand="0" w:oddHBand="0" w:evenHBand="0" w:firstRowFirstColumn="0" w:firstRowLastColumn="0" w:lastRowFirstColumn="0" w:lastRowLastColumn="0"/>
            <w:tcW w:w="2515" w:type="dxa"/>
          </w:tcPr>
          <w:p w14:paraId="633C4BEC" w14:textId="77777777" w:rsidR="00C94DA1" w:rsidRPr="00D859FA" w:rsidRDefault="00C94DA1" w:rsidP="00C94DA1">
            <w:pPr>
              <w:jc w:val="both"/>
              <w:rPr>
                <w:ins w:id="2885" w:author="Islam Nady" w:date="2024-06-09T18:16:00Z"/>
                <w:rStyle w:val="-Normal"/>
                <w:rFonts w:ascii="Frutiger LT Arabic 45 Light" w:hAnsi="Frutiger LT Arabic 45 Light" w:cs="Frutiger LT Arabic 45 Light"/>
                <w:b w:val="0"/>
                <w:bCs w:val="0"/>
                <w:color w:val="000000" w:themeColor="text1"/>
              </w:rPr>
            </w:pPr>
            <w:ins w:id="2886" w:author="Islam Nady" w:date="2024-06-09T18:16:00Z">
              <w:r w:rsidRPr="00D859FA">
                <w:rPr>
                  <w:rStyle w:val="-Normal"/>
                  <w:rFonts w:ascii="Frutiger LT Arabic 45 Light" w:hAnsi="Frutiger LT Arabic 45 Light" w:cs="Frutiger LT Arabic 45 Light"/>
                  <w:b w:val="0"/>
                  <w:bCs w:val="0"/>
                  <w:color w:val="000000" w:themeColor="text1"/>
                </w:rPr>
                <w:t>Control Room</w:t>
              </w:r>
            </w:ins>
          </w:p>
        </w:tc>
        <w:tc>
          <w:tcPr>
            <w:tcW w:w="2250" w:type="dxa"/>
          </w:tcPr>
          <w:p w14:paraId="1B39942C" w14:textId="77777777" w:rsidR="00C94DA1" w:rsidRPr="00D859FA" w:rsidRDefault="00C94DA1" w:rsidP="00C94DA1">
            <w:pPr>
              <w:jc w:val="both"/>
              <w:cnfStyle w:val="000000100000" w:firstRow="0" w:lastRow="0" w:firstColumn="0" w:lastColumn="0" w:oddVBand="0" w:evenVBand="0" w:oddHBand="1" w:evenHBand="0" w:firstRowFirstColumn="0" w:firstRowLastColumn="0" w:lastRowFirstColumn="0" w:lastRowLastColumn="0"/>
              <w:rPr>
                <w:ins w:id="2887" w:author="Islam Nady" w:date="2024-06-09T18:16:00Z"/>
                <w:rStyle w:val="-Normal"/>
                <w:rFonts w:ascii="Frutiger LT Arabic 45 Light" w:hAnsi="Frutiger LT Arabic 45 Light" w:cs="Frutiger LT Arabic 45 Light"/>
                <w:color w:val="000000" w:themeColor="text1"/>
              </w:rPr>
            </w:pPr>
            <w:ins w:id="2888" w:author="Islam Nady" w:date="2024-06-09T18:16:00Z">
              <w:r w:rsidRPr="00D859FA">
                <w:rPr>
                  <w:rStyle w:val="-Normal"/>
                  <w:rFonts w:ascii="Frutiger LT Arabic 45 Light" w:hAnsi="Frutiger LT Arabic 45 Light" w:cs="Frutiger LT Arabic 45 Light"/>
                  <w:color w:val="000000" w:themeColor="text1"/>
                </w:rPr>
                <w:t>Bot Creator</w:t>
              </w:r>
            </w:ins>
          </w:p>
        </w:tc>
        <w:tc>
          <w:tcPr>
            <w:tcW w:w="5850" w:type="dxa"/>
          </w:tcPr>
          <w:p w14:paraId="0AF623FE" w14:textId="04995AD4" w:rsidR="00C94DA1" w:rsidRPr="00356D25" w:rsidRDefault="00C94DA1" w:rsidP="00C94DA1">
            <w:pPr>
              <w:jc w:val="both"/>
              <w:cnfStyle w:val="000000100000" w:firstRow="0" w:lastRow="0" w:firstColumn="0" w:lastColumn="0" w:oddVBand="0" w:evenVBand="0" w:oddHBand="1" w:evenHBand="0" w:firstRowFirstColumn="0" w:firstRowLastColumn="0" w:lastRowFirstColumn="0" w:lastRowLastColumn="0"/>
              <w:rPr>
                <w:ins w:id="2889" w:author="Islam Nady" w:date="2024-06-09T18:16:00Z"/>
                <w:rStyle w:val="-Normal"/>
                <w:rFonts w:ascii="Frutiger LT Arabic 45 Light" w:hAnsi="Frutiger LT Arabic 45 Light" w:cs="Frutiger LT Arabic 45 Light"/>
                <w:bCs/>
                <w:color w:val="000000" w:themeColor="text1"/>
              </w:rPr>
            </w:pPr>
            <w:ins w:id="2890" w:author="Mohamed Amer" w:date="2024-06-13T04:38:00Z" w16du:dateUtc="2024-06-13T01:38:00Z">
              <w:r w:rsidRPr="00D130D8">
                <w:rPr>
                  <w:rStyle w:val="-Normal"/>
                  <w:rFonts w:ascii="Frutiger LT Arabic 45 Light" w:hAnsi="Frutiger LT Arabic 45 Light" w:cs="Frutiger LT Arabic 45 Light"/>
                  <w:color w:val="000000" w:themeColor="text1"/>
                </w:rPr>
                <w:t>H</w:t>
              </w:r>
              <w:r w:rsidRPr="00D130D8">
                <w:rPr>
                  <w:rStyle w:val="-Normal"/>
                  <w:rFonts w:ascii="Frutiger LT Arabic 45 Light" w:hAnsi="Frutiger LT Arabic 45 Light" w:cs="Frutiger LT Arabic 45 Light"/>
                  <w:bCs/>
                  <w:color w:val="000000" w:themeColor="text1"/>
                </w:rPr>
                <w:t>TTPS/</w:t>
              </w:r>
              <w:r w:rsidRPr="00D130D8">
                <w:rPr>
                  <w:rStyle w:val="-Normal"/>
                  <w:rFonts w:ascii="Frutiger LT Arabic 45 Light" w:hAnsi="Frutiger LT Arabic 45 Light" w:cs="Frutiger LT Arabic 45 Light"/>
                  <w:color w:val="000000" w:themeColor="text1"/>
                </w:rPr>
                <w:t>4</w:t>
              </w:r>
              <w:r w:rsidRPr="00D130D8">
                <w:rPr>
                  <w:rStyle w:val="-Normal"/>
                  <w:rFonts w:ascii="Frutiger LT Arabic 45 Light" w:hAnsi="Frutiger LT Arabic 45 Light" w:cs="Frutiger LT Arabic 45 Light"/>
                  <w:bCs/>
                  <w:color w:val="000000" w:themeColor="text1"/>
                </w:rPr>
                <w:t>4</w:t>
              </w:r>
              <w:r w:rsidRPr="00D130D8">
                <w:rPr>
                  <w:rStyle w:val="-Normal"/>
                  <w:rFonts w:ascii="Frutiger LT Arabic 45 Light" w:hAnsi="Frutiger LT Arabic 45 Light" w:cs="Frutiger LT Arabic 45 Light"/>
                  <w:color w:val="000000" w:themeColor="text1"/>
                </w:rPr>
                <w:t>3</w:t>
              </w:r>
              <w:r w:rsidRPr="00D130D8">
                <w:rPr>
                  <w:rStyle w:val="-Normal"/>
                  <w:rFonts w:ascii="Frutiger LT Arabic 45 Light" w:hAnsi="Frutiger LT Arabic 45 Light" w:cs="Frutiger LT Arabic 45 Light"/>
                  <w:bCs/>
                  <w:color w:val="000000" w:themeColor="text1"/>
                </w:rPr>
                <w:t xml:space="preserve"> - HTTP</w:t>
              </w:r>
              <w:r w:rsidRPr="00D130D8">
                <w:rPr>
                  <w:rStyle w:val="-Normal"/>
                  <w:rFonts w:ascii="Frutiger LT Arabic 45 Light" w:hAnsi="Frutiger LT Arabic 45 Light" w:cs="Frutiger LT Arabic 45 Light"/>
                  <w:color w:val="000000" w:themeColor="text1"/>
                </w:rPr>
                <w:t>8080</w:t>
              </w:r>
            </w:ins>
            <w:ins w:id="2891" w:author="Islam Nady" w:date="2024-06-09T18:16:00Z">
              <w:del w:id="2892" w:author="Mohamed Amer" w:date="2024-06-13T04:38:00Z" w16du:dateUtc="2024-06-13T01:38:00Z">
                <w:r w:rsidRPr="000A07D1" w:rsidDel="001E64BF">
                  <w:rPr>
                    <w:rStyle w:val="-Normal"/>
                    <w:rFonts w:ascii="Frutiger LT Arabic 45 Light" w:hAnsi="Frutiger LT Arabic 45 Light" w:cs="Frutiger LT Arabic 45 Light"/>
                    <w:color w:val="000000" w:themeColor="text1"/>
                  </w:rPr>
                  <w:delText>H</w:delText>
                </w:r>
                <w:r w:rsidDel="001E64BF">
                  <w:rPr>
                    <w:rStyle w:val="-Normal"/>
                    <w:rFonts w:ascii="Frutiger LT Arabic 45 Light" w:hAnsi="Frutiger LT Arabic 45 Light" w:cs="Frutiger LT Arabic 45 Light"/>
                    <w:bCs/>
                    <w:color w:val="000000" w:themeColor="text1"/>
                  </w:rPr>
                  <w:delText>TTPS/</w:delText>
                </w:r>
                <w:r w:rsidRPr="000A07D1" w:rsidDel="001E64BF">
                  <w:rPr>
                    <w:rStyle w:val="-Normal"/>
                    <w:rFonts w:ascii="Frutiger LT Arabic 45 Light" w:hAnsi="Frutiger LT Arabic 45 Light" w:cs="Frutiger LT Arabic 45 Light"/>
                    <w:color w:val="000000" w:themeColor="text1"/>
                  </w:rPr>
                  <w:delText>4</w:delText>
                </w:r>
                <w:r w:rsidDel="001E64BF">
                  <w:rPr>
                    <w:rStyle w:val="-Normal"/>
                    <w:rFonts w:ascii="Frutiger LT Arabic 45 Light" w:hAnsi="Frutiger LT Arabic 45 Light" w:cs="Frutiger LT Arabic 45 Light"/>
                    <w:bCs/>
                    <w:color w:val="000000" w:themeColor="text1"/>
                  </w:rPr>
                  <w:delText>4</w:delText>
                </w:r>
                <w:r w:rsidRPr="000A07D1" w:rsidDel="001E64BF">
                  <w:rPr>
                    <w:rStyle w:val="-Normal"/>
                    <w:rFonts w:ascii="Frutiger LT Arabic 45 Light" w:hAnsi="Frutiger LT Arabic 45 Light" w:cs="Frutiger LT Arabic 45 Light"/>
                    <w:color w:val="000000" w:themeColor="text1"/>
                  </w:rPr>
                  <w:delText>3</w:delText>
                </w:r>
                <w:r w:rsidDel="001E64BF">
                  <w:rPr>
                    <w:rStyle w:val="-Normal"/>
                    <w:rFonts w:ascii="Frutiger LT Arabic 45 Light" w:hAnsi="Frutiger LT Arabic 45 Light" w:cs="Frutiger LT Arabic 45 Light"/>
                    <w:bCs/>
                    <w:color w:val="000000" w:themeColor="text1"/>
                  </w:rPr>
                  <w:delText xml:space="preserve"> - HTTP&amp;</w:delText>
                </w:r>
                <w:r w:rsidRPr="000A07D1" w:rsidDel="001E64BF">
                  <w:rPr>
                    <w:rStyle w:val="-Normal"/>
                    <w:rFonts w:ascii="Frutiger LT Arabic 45 Light" w:hAnsi="Frutiger LT Arabic 45 Light" w:cs="Frutiger LT Arabic 45 Light"/>
                    <w:color w:val="000000" w:themeColor="text1"/>
                  </w:rPr>
                  <w:delText>H</w:delText>
                </w:r>
                <w:r w:rsidDel="001E64BF">
                  <w:rPr>
                    <w:rStyle w:val="-Normal"/>
                    <w:rFonts w:ascii="Frutiger LT Arabic 45 Light" w:hAnsi="Frutiger LT Arabic 45 Light" w:cs="Frutiger LT Arabic 45 Light"/>
                    <w:bCs/>
                    <w:color w:val="000000" w:themeColor="text1"/>
                  </w:rPr>
                  <w:delText>TTPS/</w:delText>
                </w:r>
                <w:r w:rsidRPr="000A07D1" w:rsidDel="001E64BF">
                  <w:rPr>
                    <w:rStyle w:val="-Normal"/>
                    <w:rFonts w:ascii="Frutiger LT Arabic 45 Light" w:hAnsi="Frutiger LT Arabic 45 Light" w:cs="Frutiger LT Arabic 45 Light"/>
                    <w:color w:val="000000" w:themeColor="text1"/>
                  </w:rPr>
                  <w:delText>8080</w:delText>
                </w:r>
                <w:r w:rsidDel="001E64BF">
                  <w:rPr>
                    <w:rStyle w:val="-Normal"/>
                    <w:rFonts w:ascii="Frutiger LT Arabic 45 Light" w:hAnsi="Frutiger LT Arabic 45 Light" w:cs="Frutiger LT Arabic 45 Light"/>
                    <w:bCs/>
                    <w:color w:val="000000" w:themeColor="text1"/>
                  </w:rPr>
                  <w:delText xml:space="preserve"> - HTTP/80</w:delText>
                </w:r>
              </w:del>
            </w:ins>
          </w:p>
        </w:tc>
      </w:tr>
      <w:tr w:rsidR="00DD00A6" w:rsidRPr="007A780F" w14:paraId="2C30495B" w14:textId="77777777" w:rsidTr="00E162B2">
        <w:trPr>
          <w:ins w:id="2893" w:author="Islam Nady" w:date="2024-06-09T18:16:00Z"/>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8D82490" w14:textId="77777777" w:rsidR="00DD00A6" w:rsidRPr="00D859FA" w:rsidRDefault="00DD00A6" w:rsidP="00E162B2">
            <w:pPr>
              <w:rPr>
                <w:ins w:id="2894" w:author="Islam Nady" w:date="2024-06-09T18:16:00Z"/>
                <w:rStyle w:val="-Normal"/>
                <w:rFonts w:ascii="Frutiger LT Arabic 45 Light" w:hAnsi="Frutiger LT Arabic 45 Light" w:cs="Frutiger LT Arabic 45 Light"/>
                <w:b w:val="0"/>
                <w:bCs w:val="0"/>
                <w:color w:val="000000" w:themeColor="text1"/>
              </w:rPr>
            </w:pPr>
            <w:ins w:id="2895" w:author="Islam Nady" w:date="2024-06-09T18:16:00Z">
              <w:r w:rsidRPr="00D859FA">
                <w:rPr>
                  <w:rStyle w:val="-Normal"/>
                  <w:rFonts w:ascii="Frutiger LT Arabic 45 Light" w:hAnsi="Frutiger LT Arabic 45 Light" w:cs="Frutiger LT Arabic 45 Light"/>
                  <w:b w:val="0"/>
                  <w:bCs w:val="0"/>
                  <w:color w:val="000000" w:themeColor="text1"/>
                </w:rPr>
                <w:t>Control Room</w:t>
              </w:r>
            </w:ins>
          </w:p>
        </w:tc>
        <w:tc>
          <w:tcPr>
            <w:tcW w:w="2250" w:type="dxa"/>
            <w:vAlign w:val="center"/>
          </w:tcPr>
          <w:p w14:paraId="16FF9077" w14:textId="77777777" w:rsidR="00DD00A6" w:rsidRPr="00D859FA" w:rsidRDefault="00DD00A6" w:rsidP="00E162B2">
            <w:pPr>
              <w:cnfStyle w:val="000000000000" w:firstRow="0" w:lastRow="0" w:firstColumn="0" w:lastColumn="0" w:oddVBand="0" w:evenVBand="0" w:oddHBand="0" w:evenHBand="0" w:firstRowFirstColumn="0" w:firstRowLastColumn="0" w:lastRowFirstColumn="0" w:lastRowLastColumn="0"/>
              <w:rPr>
                <w:ins w:id="2896" w:author="Islam Nady" w:date="2024-06-09T18:16:00Z"/>
                <w:rStyle w:val="-Normal"/>
                <w:rFonts w:ascii="Frutiger LT Arabic 45 Light" w:hAnsi="Frutiger LT Arabic 45 Light" w:cs="Frutiger LT Arabic 45 Light"/>
                <w:color w:val="000000" w:themeColor="text1"/>
                <w:rPrChange w:id="2897" w:author="Mohamed Amer" w:date="2024-07-28T16:55:00Z" w16du:dateUtc="2024-07-28T13:55:00Z">
                  <w:rPr>
                    <w:ins w:id="2898" w:author="Islam Nady" w:date="2024-06-09T18:16:00Z"/>
                    <w:rStyle w:val="-Normal"/>
                    <w:rFonts w:ascii="Frutiger LT Arabic 45 Light" w:hAnsi="Frutiger LT Arabic 45 Light" w:cs="Frutiger LT Arabic 45 Light"/>
                    <w:b/>
                    <w:bCs/>
                    <w:color w:val="000000" w:themeColor="text1"/>
                  </w:rPr>
                </w:rPrChange>
              </w:rPr>
            </w:pPr>
            <w:ins w:id="2899" w:author="Islam Nady" w:date="2024-06-09T18:16:00Z">
              <w:r w:rsidRPr="00D859FA">
                <w:rPr>
                  <w:rStyle w:val="-Normal"/>
                  <w:rFonts w:ascii="Frutiger LT Arabic 45 Light" w:hAnsi="Frutiger LT Arabic 45 Light" w:cs="Frutiger LT Arabic 45 Light"/>
                  <w:color w:val="000000" w:themeColor="text1"/>
                </w:rPr>
                <w:t>Database Server</w:t>
              </w:r>
            </w:ins>
          </w:p>
        </w:tc>
        <w:tc>
          <w:tcPr>
            <w:tcW w:w="5850" w:type="dxa"/>
          </w:tcPr>
          <w:p w14:paraId="6555EB49" w14:textId="38BA443B" w:rsidR="00DD00A6" w:rsidRPr="00356D25" w:rsidRDefault="00DD00A6" w:rsidP="00E162B2">
            <w:pPr>
              <w:cnfStyle w:val="000000000000" w:firstRow="0" w:lastRow="0" w:firstColumn="0" w:lastColumn="0" w:oddVBand="0" w:evenVBand="0" w:oddHBand="0" w:evenHBand="0" w:firstRowFirstColumn="0" w:firstRowLastColumn="0" w:lastRowFirstColumn="0" w:lastRowLastColumn="0"/>
              <w:rPr>
                <w:ins w:id="2900" w:author="Islam Nady" w:date="2024-06-09T18:16:00Z"/>
                <w:rStyle w:val="-Normal"/>
                <w:rFonts w:ascii="Frutiger LT Arabic 45 Light" w:hAnsi="Frutiger LT Arabic 45 Light" w:cs="Frutiger LT Arabic 45 Light"/>
                <w:bCs/>
                <w:color w:val="000000" w:themeColor="text1"/>
              </w:rPr>
            </w:pPr>
            <w:ins w:id="2901" w:author="Islam Nady" w:date="2024-06-09T18:16:00Z">
              <w:r w:rsidRPr="00356D25">
                <w:rPr>
                  <w:rStyle w:val="-Normal"/>
                  <w:rFonts w:ascii="Frutiger LT Arabic 45 Light" w:hAnsi="Frutiger LT Arabic 45 Light" w:cs="Frutiger LT Arabic 45 Light"/>
                  <w:color w:val="000000" w:themeColor="text1"/>
                </w:rPr>
                <w:t>SQL Server Port Number</w:t>
              </w:r>
            </w:ins>
            <w:ins w:id="2902" w:author="Mohamed Amer" w:date="2024-06-13T04:38:00Z" w16du:dateUtc="2024-06-13T01:38:00Z">
              <w:r w:rsidR="00C94DA1">
                <w:rPr>
                  <w:rStyle w:val="-Normal"/>
                  <w:rFonts w:ascii="Frutiger LT Arabic 45 Light" w:hAnsi="Frutiger LT Arabic 45 Light" w:cs="Frutiger LT Arabic 45 Light"/>
                  <w:color w:val="000000" w:themeColor="text1"/>
                </w:rPr>
                <w:t>-default 1433</w:t>
              </w:r>
            </w:ins>
          </w:p>
        </w:tc>
      </w:tr>
      <w:tr w:rsidR="00C94DA1" w:rsidRPr="007A780F" w14:paraId="2478385E" w14:textId="77777777" w:rsidTr="00E162B2">
        <w:trPr>
          <w:cnfStyle w:val="000000100000" w:firstRow="0" w:lastRow="0" w:firstColumn="0" w:lastColumn="0" w:oddVBand="0" w:evenVBand="0" w:oddHBand="1" w:evenHBand="0" w:firstRowFirstColumn="0" w:firstRowLastColumn="0" w:lastRowFirstColumn="0" w:lastRowLastColumn="0"/>
          <w:ins w:id="2903" w:author="Mohamed Amer" w:date="2024-06-13T04:39:00Z"/>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277C9202" w14:textId="1053029E" w:rsidR="00C94DA1" w:rsidRPr="00D859FA" w:rsidRDefault="00C94DA1" w:rsidP="00E162B2">
            <w:pPr>
              <w:rPr>
                <w:ins w:id="2904" w:author="Mohamed Amer" w:date="2024-06-13T04:39:00Z" w16du:dateUtc="2024-06-13T01:39:00Z"/>
                <w:rStyle w:val="-Normal"/>
                <w:rFonts w:ascii="Frutiger LT Arabic 45 Light" w:hAnsi="Frutiger LT Arabic 45 Light" w:cs="Frutiger LT Arabic 45 Light"/>
                <w:b w:val="0"/>
                <w:bCs w:val="0"/>
                <w:color w:val="000000" w:themeColor="text1"/>
              </w:rPr>
            </w:pPr>
            <w:ins w:id="2905" w:author="Mohamed Amer" w:date="2024-06-13T04:39:00Z" w16du:dateUtc="2024-06-13T01:39:00Z">
              <w:r w:rsidRPr="00D859FA">
                <w:rPr>
                  <w:rStyle w:val="-Normal"/>
                  <w:rFonts w:ascii="Frutiger LT Arabic 45 Light" w:hAnsi="Frutiger LT Arabic 45 Light" w:cs="Frutiger LT Arabic 45 Light"/>
                  <w:color w:val="000000" w:themeColor="text1"/>
                </w:rPr>
                <w:t>Bot Runner</w:t>
              </w:r>
            </w:ins>
          </w:p>
        </w:tc>
        <w:tc>
          <w:tcPr>
            <w:tcW w:w="2250" w:type="dxa"/>
            <w:vAlign w:val="center"/>
          </w:tcPr>
          <w:p w14:paraId="70FA1E5B" w14:textId="6C738AA2" w:rsidR="00C94DA1" w:rsidRPr="00D859FA" w:rsidRDefault="00C94DA1" w:rsidP="00E162B2">
            <w:pPr>
              <w:cnfStyle w:val="000000100000" w:firstRow="0" w:lastRow="0" w:firstColumn="0" w:lastColumn="0" w:oddVBand="0" w:evenVBand="0" w:oddHBand="1" w:evenHBand="0" w:firstRowFirstColumn="0" w:firstRowLastColumn="0" w:lastRowFirstColumn="0" w:lastRowLastColumn="0"/>
              <w:rPr>
                <w:ins w:id="2906" w:author="Mohamed Amer" w:date="2024-06-13T04:39:00Z" w16du:dateUtc="2024-06-13T01:39:00Z"/>
                <w:rStyle w:val="-Normal"/>
                <w:rFonts w:ascii="Frutiger LT Arabic 45 Light" w:hAnsi="Frutiger LT Arabic 45 Light" w:cs="Frutiger LT Arabic 45 Light"/>
                <w:color w:val="000000" w:themeColor="text1"/>
              </w:rPr>
            </w:pPr>
            <w:ins w:id="2907" w:author="Mohamed Amer" w:date="2024-06-13T04:39:00Z" w16du:dateUtc="2024-06-13T01:39:00Z">
              <w:r w:rsidRPr="00D859FA">
                <w:rPr>
                  <w:rStyle w:val="-Normal"/>
                  <w:rFonts w:ascii="Frutiger LT Arabic 45 Light" w:hAnsi="Frutiger LT Arabic 45 Light" w:cs="Frutiger LT Arabic 45 Light"/>
                  <w:color w:val="000000" w:themeColor="text1"/>
                </w:rPr>
                <w:t>Target processes applications servers</w:t>
              </w:r>
            </w:ins>
          </w:p>
        </w:tc>
        <w:tc>
          <w:tcPr>
            <w:tcW w:w="5850" w:type="dxa"/>
          </w:tcPr>
          <w:p w14:paraId="466B7BC6" w14:textId="4E8931A2" w:rsidR="00C94DA1" w:rsidRPr="00356D25" w:rsidRDefault="00C94DA1" w:rsidP="00E162B2">
            <w:pPr>
              <w:cnfStyle w:val="000000100000" w:firstRow="0" w:lastRow="0" w:firstColumn="0" w:lastColumn="0" w:oddVBand="0" w:evenVBand="0" w:oddHBand="1" w:evenHBand="0" w:firstRowFirstColumn="0" w:firstRowLastColumn="0" w:lastRowFirstColumn="0" w:lastRowLastColumn="0"/>
              <w:rPr>
                <w:ins w:id="2908" w:author="Mohamed Amer" w:date="2024-06-13T04:39:00Z" w16du:dateUtc="2024-06-13T01:39:00Z"/>
                <w:rStyle w:val="-Normal"/>
                <w:rFonts w:ascii="Frutiger LT Arabic 45 Light" w:hAnsi="Frutiger LT Arabic 45 Light" w:cs="Frutiger LT Arabic 45 Light"/>
                <w:color w:val="000000" w:themeColor="text1"/>
              </w:rPr>
            </w:pPr>
            <w:ins w:id="2909" w:author="Mohamed Amer" w:date="2024-06-13T04:39:00Z" w16du:dateUtc="2024-06-13T01:39:00Z">
              <w:r>
                <w:rPr>
                  <w:rStyle w:val="-Normal"/>
                  <w:rFonts w:ascii="Frutiger LT Arabic 45 Light" w:hAnsi="Frutiger LT Arabic 45 Light" w:cs="Frutiger LT Arabic 45 Light"/>
                  <w:color w:val="000000" w:themeColor="text1"/>
                </w:rPr>
                <w:t>Applications ports</w:t>
              </w:r>
            </w:ins>
          </w:p>
        </w:tc>
      </w:tr>
      <w:tr w:rsidR="00C94DA1" w:rsidRPr="007A780F" w14:paraId="301E9DE1" w14:textId="77777777" w:rsidTr="00E162B2">
        <w:trPr>
          <w:ins w:id="2910" w:author="Mohamed Amer" w:date="2024-06-13T04:40:00Z"/>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836455D" w14:textId="09D162DB" w:rsidR="00C94DA1" w:rsidRPr="00D859FA" w:rsidRDefault="00C94DA1" w:rsidP="00C94DA1">
            <w:pPr>
              <w:rPr>
                <w:ins w:id="2911" w:author="Mohamed Amer" w:date="2024-06-13T04:40:00Z" w16du:dateUtc="2024-06-13T01:40:00Z"/>
                <w:rStyle w:val="-Normal"/>
                <w:rFonts w:ascii="Frutiger LT Arabic 45 Light" w:hAnsi="Frutiger LT Arabic 45 Light" w:cs="Frutiger LT Arabic 45 Light"/>
                <w:b w:val="0"/>
                <w:bCs w:val="0"/>
                <w:color w:val="000000" w:themeColor="text1"/>
              </w:rPr>
            </w:pPr>
            <w:ins w:id="2912" w:author="Mohamed Amer" w:date="2024-06-13T04:40:00Z" w16du:dateUtc="2024-06-13T01:40:00Z">
              <w:r w:rsidRPr="00D859FA">
                <w:rPr>
                  <w:rStyle w:val="-Normal"/>
                  <w:rFonts w:ascii="Frutiger LT Arabic 45 Light" w:hAnsi="Frutiger LT Arabic 45 Light" w:cs="Frutiger LT Arabic 45 Light"/>
                  <w:color w:val="000000" w:themeColor="text1"/>
                </w:rPr>
                <w:t>Bot Creator</w:t>
              </w:r>
            </w:ins>
          </w:p>
        </w:tc>
        <w:tc>
          <w:tcPr>
            <w:tcW w:w="2250" w:type="dxa"/>
            <w:vAlign w:val="center"/>
          </w:tcPr>
          <w:p w14:paraId="150FC51F" w14:textId="414858C0" w:rsidR="00C94DA1" w:rsidRPr="00D859FA" w:rsidRDefault="00C94DA1" w:rsidP="00C94DA1">
            <w:pPr>
              <w:cnfStyle w:val="000000000000" w:firstRow="0" w:lastRow="0" w:firstColumn="0" w:lastColumn="0" w:oddVBand="0" w:evenVBand="0" w:oddHBand="0" w:evenHBand="0" w:firstRowFirstColumn="0" w:firstRowLastColumn="0" w:lastRowFirstColumn="0" w:lastRowLastColumn="0"/>
              <w:rPr>
                <w:ins w:id="2913" w:author="Mohamed Amer" w:date="2024-06-13T04:40:00Z" w16du:dateUtc="2024-06-13T01:40:00Z"/>
                <w:rStyle w:val="-Normal"/>
                <w:rFonts w:ascii="Frutiger LT Arabic 45 Light" w:hAnsi="Frutiger LT Arabic 45 Light" w:cs="Frutiger LT Arabic 45 Light"/>
                <w:color w:val="000000" w:themeColor="text1"/>
              </w:rPr>
            </w:pPr>
            <w:ins w:id="2914" w:author="Mohamed Amer" w:date="2024-06-13T04:40:00Z" w16du:dateUtc="2024-06-13T01:40:00Z">
              <w:r w:rsidRPr="00D859FA">
                <w:rPr>
                  <w:rStyle w:val="-Normal"/>
                  <w:rFonts w:ascii="Frutiger LT Arabic 45 Light" w:hAnsi="Frutiger LT Arabic 45 Light" w:cs="Frutiger LT Arabic 45 Light"/>
                  <w:color w:val="000000" w:themeColor="text1"/>
                </w:rPr>
                <w:t>Target processes applications servers</w:t>
              </w:r>
            </w:ins>
          </w:p>
        </w:tc>
        <w:tc>
          <w:tcPr>
            <w:tcW w:w="5850" w:type="dxa"/>
          </w:tcPr>
          <w:p w14:paraId="190A02EB" w14:textId="0F81962B" w:rsidR="00C94DA1" w:rsidRDefault="00C94DA1" w:rsidP="00C94DA1">
            <w:pPr>
              <w:cnfStyle w:val="000000000000" w:firstRow="0" w:lastRow="0" w:firstColumn="0" w:lastColumn="0" w:oddVBand="0" w:evenVBand="0" w:oddHBand="0" w:evenHBand="0" w:firstRowFirstColumn="0" w:firstRowLastColumn="0" w:lastRowFirstColumn="0" w:lastRowLastColumn="0"/>
              <w:rPr>
                <w:ins w:id="2915" w:author="Mohamed Amer" w:date="2024-06-13T04:40:00Z" w16du:dateUtc="2024-06-13T01:40:00Z"/>
                <w:rStyle w:val="-Normal"/>
                <w:rFonts w:ascii="Frutiger LT Arabic 45 Light" w:hAnsi="Frutiger LT Arabic 45 Light" w:cs="Frutiger LT Arabic 45 Light"/>
                <w:color w:val="000000" w:themeColor="text1"/>
              </w:rPr>
            </w:pPr>
            <w:ins w:id="2916" w:author="Mohamed Amer" w:date="2024-06-13T04:40:00Z" w16du:dateUtc="2024-06-13T01:40:00Z">
              <w:r>
                <w:rPr>
                  <w:rStyle w:val="-Normal"/>
                  <w:rFonts w:ascii="Frutiger LT Arabic 45 Light" w:hAnsi="Frutiger LT Arabic 45 Light" w:cs="Frutiger LT Arabic 45 Light"/>
                  <w:color w:val="000000" w:themeColor="text1"/>
                </w:rPr>
                <w:t>Applications ports</w:t>
              </w:r>
            </w:ins>
          </w:p>
        </w:tc>
      </w:tr>
      <w:tr w:rsidR="00D859FA" w:rsidRPr="007A780F" w14:paraId="6A4E7FC3" w14:textId="77777777" w:rsidTr="00E162B2">
        <w:trPr>
          <w:cnfStyle w:val="000000100000" w:firstRow="0" w:lastRow="0" w:firstColumn="0" w:lastColumn="0" w:oddVBand="0" w:evenVBand="0" w:oddHBand="1" w:evenHBand="0" w:firstRowFirstColumn="0" w:firstRowLastColumn="0" w:lastRowFirstColumn="0" w:lastRowLastColumn="0"/>
          <w:ins w:id="2917" w:author="Mohamed Amer" w:date="2024-07-28T16:55:00Z"/>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0940E5FE" w14:textId="0E4CDAE6" w:rsidR="00D859FA" w:rsidRPr="00D859FA" w:rsidRDefault="00D859FA" w:rsidP="00D859FA">
            <w:pPr>
              <w:rPr>
                <w:ins w:id="2918" w:author="Mohamed Amer" w:date="2024-07-28T16:55:00Z" w16du:dateUtc="2024-07-28T13:55:00Z"/>
                <w:rStyle w:val="-Normal"/>
                <w:rFonts w:ascii="Frutiger LT Arabic 45 Light" w:hAnsi="Frutiger LT Arabic 45 Light" w:cs="Frutiger LT Arabic 45 Light"/>
                <w:b w:val="0"/>
                <w:bCs w:val="0"/>
                <w:color w:val="000000" w:themeColor="text1"/>
              </w:rPr>
            </w:pPr>
            <w:ins w:id="2919" w:author="Mohamed Amer" w:date="2024-07-28T16:55:00Z" w16du:dateUtc="2024-07-28T13:55:00Z">
              <w:r w:rsidRPr="00D859FA">
                <w:rPr>
                  <w:rStyle w:val="-Normal"/>
                  <w:rFonts w:ascii="Frutiger LT Arabic 45 Light" w:hAnsi="Frutiger LT Arabic 45 Light" w:cs="Frutiger LT Arabic 45 Light"/>
                  <w:color w:val="000000" w:themeColor="text1"/>
                </w:rPr>
                <w:t>Bot Runner</w:t>
              </w:r>
            </w:ins>
          </w:p>
        </w:tc>
        <w:tc>
          <w:tcPr>
            <w:tcW w:w="2250" w:type="dxa"/>
            <w:vAlign w:val="center"/>
          </w:tcPr>
          <w:p w14:paraId="19C3F607" w14:textId="63C64CCD" w:rsidR="00D859FA" w:rsidRPr="00D859FA" w:rsidRDefault="00D859FA" w:rsidP="00D859FA">
            <w:pPr>
              <w:cnfStyle w:val="000000100000" w:firstRow="0" w:lastRow="0" w:firstColumn="0" w:lastColumn="0" w:oddVBand="0" w:evenVBand="0" w:oddHBand="1" w:evenHBand="0" w:firstRowFirstColumn="0" w:firstRowLastColumn="0" w:lastRowFirstColumn="0" w:lastRowLastColumn="0"/>
              <w:rPr>
                <w:ins w:id="2920" w:author="Mohamed Amer" w:date="2024-07-28T16:55:00Z" w16du:dateUtc="2024-07-28T13:55:00Z"/>
                <w:rStyle w:val="-Normal"/>
                <w:rFonts w:ascii="Frutiger LT Arabic 45 Light" w:hAnsi="Frutiger LT Arabic 45 Light" w:cs="Frutiger LT Arabic 45 Light"/>
                <w:color w:val="000000" w:themeColor="text1"/>
              </w:rPr>
            </w:pPr>
            <w:ins w:id="2921" w:author="Mohamed Amer" w:date="2024-07-28T16:55:00Z" w16du:dateUtc="2024-07-28T13:55:00Z">
              <w:r w:rsidRPr="00D859FA">
                <w:rPr>
                  <w:rStyle w:val="-Normal"/>
                  <w:rFonts w:ascii="Frutiger LT Arabic 45 Light" w:hAnsi="Frutiger LT Arabic 45 Light" w:cs="Frutiger LT Arabic 45 Light"/>
                  <w:color w:val="000000" w:themeColor="text1"/>
                </w:rPr>
                <w:t>Database Server</w:t>
              </w:r>
            </w:ins>
          </w:p>
        </w:tc>
        <w:tc>
          <w:tcPr>
            <w:tcW w:w="5850" w:type="dxa"/>
          </w:tcPr>
          <w:p w14:paraId="0DC2193A" w14:textId="60F30A03" w:rsidR="00D859FA" w:rsidRDefault="00D859FA" w:rsidP="00D859FA">
            <w:pPr>
              <w:cnfStyle w:val="000000100000" w:firstRow="0" w:lastRow="0" w:firstColumn="0" w:lastColumn="0" w:oddVBand="0" w:evenVBand="0" w:oddHBand="1" w:evenHBand="0" w:firstRowFirstColumn="0" w:firstRowLastColumn="0" w:lastRowFirstColumn="0" w:lastRowLastColumn="0"/>
              <w:rPr>
                <w:ins w:id="2922" w:author="Mohamed Amer" w:date="2024-07-28T16:55:00Z" w16du:dateUtc="2024-07-28T13:55:00Z"/>
                <w:rStyle w:val="-Normal"/>
                <w:rFonts w:ascii="Frutiger LT Arabic 45 Light" w:hAnsi="Frutiger LT Arabic 45 Light" w:cs="Frutiger LT Arabic 45 Light"/>
                <w:color w:val="000000" w:themeColor="text1"/>
              </w:rPr>
            </w:pPr>
            <w:ins w:id="2923" w:author="Mohamed Amer" w:date="2024-07-28T16:55:00Z" w16du:dateUtc="2024-07-28T13:55:00Z">
              <w:r w:rsidRPr="00356D25">
                <w:rPr>
                  <w:rStyle w:val="-Normal"/>
                  <w:rFonts w:ascii="Frutiger LT Arabic 45 Light" w:hAnsi="Frutiger LT Arabic 45 Light" w:cs="Frutiger LT Arabic 45 Light"/>
                  <w:color w:val="000000" w:themeColor="text1"/>
                </w:rPr>
                <w:t>SQL Server Port Number</w:t>
              </w:r>
              <w:r>
                <w:rPr>
                  <w:rStyle w:val="-Normal"/>
                  <w:rFonts w:ascii="Frutiger LT Arabic 45 Light" w:hAnsi="Frutiger LT Arabic 45 Light" w:cs="Frutiger LT Arabic 45 Light"/>
                  <w:color w:val="000000" w:themeColor="text1"/>
                </w:rPr>
                <w:t>-default 1433</w:t>
              </w:r>
            </w:ins>
          </w:p>
        </w:tc>
      </w:tr>
      <w:tr w:rsidR="00D859FA" w:rsidRPr="007A780F" w14:paraId="3724076B" w14:textId="77777777" w:rsidTr="00E162B2">
        <w:trPr>
          <w:ins w:id="2924" w:author="Mohamed Amer" w:date="2024-07-28T16:55:00Z"/>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15725F70" w14:textId="35765DDB" w:rsidR="00D859FA" w:rsidRPr="00D859FA" w:rsidRDefault="00D859FA" w:rsidP="00D859FA">
            <w:pPr>
              <w:rPr>
                <w:ins w:id="2925" w:author="Mohamed Amer" w:date="2024-07-28T16:55:00Z" w16du:dateUtc="2024-07-28T13:55:00Z"/>
                <w:rStyle w:val="-Normal"/>
                <w:rFonts w:ascii="Frutiger LT Arabic 45 Light" w:hAnsi="Frutiger LT Arabic 45 Light" w:cs="Frutiger LT Arabic 45 Light"/>
                <w:b w:val="0"/>
                <w:bCs w:val="0"/>
                <w:color w:val="000000" w:themeColor="text1"/>
              </w:rPr>
            </w:pPr>
            <w:ins w:id="2926" w:author="Mohamed Amer" w:date="2024-07-28T16:55:00Z" w16du:dateUtc="2024-07-28T13:55:00Z">
              <w:r w:rsidRPr="00D859FA">
                <w:rPr>
                  <w:rStyle w:val="-Normal"/>
                  <w:rFonts w:ascii="Frutiger LT Arabic 45 Light" w:hAnsi="Frutiger LT Arabic 45 Light" w:cs="Frutiger LT Arabic 45 Light"/>
                  <w:color w:val="000000" w:themeColor="text1"/>
                </w:rPr>
                <w:t>Bot Creator</w:t>
              </w:r>
            </w:ins>
          </w:p>
        </w:tc>
        <w:tc>
          <w:tcPr>
            <w:tcW w:w="2250" w:type="dxa"/>
            <w:vAlign w:val="center"/>
          </w:tcPr>
          <w:p w14:paraId="5FC40442" w14:textId="497D4E02" w:rsidR="00D859FA" w:rsidRPr="00D859FA" w:rsidRDefault="00D859FA" w:rsidP="00D859FA">
            <w:pPr>
              <w:cnfStyle w:val="000000000000" w:firstRow="0" w:lastRow="0" w:firstColumn="0" w:lastColumn="0" w:oddVBand="0" w:evenVBand="0" w:oddHBand="0" w:evenHBand="0" w:firstRowFirstColumn="0" w:firstRowLastColumn="0" w:lastRowFirstColumn="0" w:lastRowLastColumn="0"/>
              <w:rPr>
                <w:ins w:id="2927" w:author="Mohamed Amer" w:date="2024-07-28T16:55:00Z" w16du:dateUtc="2024-07-28T13:55:00Z"/>
                <w:rStyle w:val="-Normal"/>
                <w:rFonts w:ascii="Frutiger LT Arabic 45 Light" w:hAnsi="Frutiger LT Arabic 45 Light" w:cs="Frutiger LT Arabic 45 Light"/>
                <w:color w:val="000000" w:themeColor="text1"/>
              </w:rPr>
            </w:pPr>
            <w:ins w:id="2928" w:author="Mohamed Amer" w:date="2024-07-28T16:55:00Z" w16du:dateUtc="2024-07-28T13:55:00Z">
              <w:r w:rsidRPr="00D859FA">
                <w:rPr>
                  <w:rStyle w:val="-Normal"/>
                  <w:rFonts w:ascii="Frutiger LT Arabic 45 Light" w:hAnsi="Frutiger LT Arabic 45 Light" w:cs="Frutiger LT Arabic 45 Light"/>
                  <w:color w:val="000000" w:themeColor="text1"/>
                </w:rPr>
                <w:t>Database Server</w:t>
              </w:r>
            </w:ins>
          </w:p>
        </w:tc>
        <w:tc>
          <w:tcPr>
            <w:tcW w:w="5850" w:type="dxa"/>
          </w:tcPr>
          <w:p w14:paraId="7DE43722" w14:textId="66D40495" w:rsidR="00D859FA" w:rsidRDefault="00D859FA" w:rsidP="00D859FA">
            <w:pPr>
              <w:cnfStyle w:val="000000000000" w:firstRow="0" w:lastRow="0" w:firstColumn="0" w:lastColumn="0" w:oddVBand="0" w:evenVBand="0" w:oddHBand="0" w:evenHBand="0" w:firstRowFirstColumn="0" w:firstRowLastColumn="0" w:lastRowFirstColumn="0" w:lastRowLastColumn="0"/>
              <w:rPr>
                <w:ins w:id="2929" w:author="Mohamed Amer" w:date="2024-07-28T16:55:00Z" w16du:dateUtc="2024-07-28T13:55:00Z"/>
                <w:rStyle w:val="-Normal"/>
                <w:rFonts w:ascii="Frutiger LT Arabic 45 Light" w:hAnsi="Frutiger LT Arabic 45 Light" w:cs="Frutiger LT Arabic 45 Light"/>
                <w:color w:val="000000" w:themeColor="text1"/>
              </w:rPr>
            </w:pPr>
            <w:ins w:id="2930" w:author="Mohamed Amer" w:date="2024-07-28T16:55:00Z" w16du:dateUtc="2024-07-28T13:55:00Z">
              <w:r w:rsidRPr="00356D25">
                <w:rPr>
                  <w:rStyle w:val="-Normal"/>
                  <w:rFonts w:ascii="Frutiger LT Arabic 45 Light" w:hAnsi="Frutiger LT Arabic 45 Light" w:cs="Frutiger LT Arabic 45 Light"/>
                  <w:color w:val="000000" w:themeColor="text1"/>
                </w:rPr>
                <w:t>SQL Server Port Number</w:t>
              </w:r>
              <w:r>
                <w:rPr>
                  <w:rStyle w:val="-Normal"/>
                  <w:rFonts w:ascii="Frutiger LT Arabic 45 Light" w:hAnsi="Frutiger LT Arabic 45 Light" w:cs="Frutiger LT Arabic 45 Light"/>
                  <w:color w:val="000000" w:themeColor="text1"/>
                </w:rPr>
                <w:t>-default 1433</w:t>
              </w:r>
            </w:ins>
          </w:p>
        </w:tc>
      </w:tr>
    </w:tbl>
    <w:p w14:paraId="537AE8DF" w14:textId="77777777" w:rsidR="00DD00A6" w:rsidRDefault="00DD00A6" w:rsidP="00DD00A6">
      <w:pPr>
        <w:jc w:val="both"/>
        <w:rPr>
          <w:ins w:id="2931" w:author="Islam Nady" w:date="2024-06-09T18:16:00Z"/>
          <w:rStyle w:val="-Normal"/>
          <w:rFonts w:ascii="Frutiger LT Arabic 45 Light" w:hAnsi="Frutiger LT Arabic 45 Light" w:cs="Frutiger LT Arabic 45 Light"/>
          <w:color w:val="000000" w:themeColor="text1"/>
        </w:rPr>
      </w:pPr>
    </w:p>
    <w:p w14:paraId="2D44916C" w14:textId="77777777" w:rsidR="00DD00A6" w:rsidRDefault="00DD00A6" w:rsidP="00DD00A6">
      <w:pPr>
        <w:jc w:val="both"/>
        <w:rPr>
          <w:ins w:id="2932" w:author="Islam Nady" w:date="2024-06-09T18:16:00Z"/>
          <w:rStyle w:val="-Normal"/>
          <w:rFonts w:ascii="Frutiger LT Arabic 45 Light" w:hAnsi="Frutiger LT Arabic 45 Light" w:cs="Frutiger LT Arabic 45 Light"/>
          <w:color w:val="000000" w:themeColor="text1"/>
        </w:rPr>
      </w:pPr>
    </w:p>
    <w:p w14:paraId="3A8BB0FB" w14:textId="77777777" w:rsidR="00DD00A6" w:rsidRDefault="00DD00A6" w:rsidP="00DD00A6">
      <w:pPr>
        <w:pStyle w:val="-Heading2"/>
        <w:rPr>
          <w:ins w:id="2933" w:author="Islam Nady" w:date="2024-06-09T18:16:00Z"/>
          <w:rFonts w:ascii="Frutiger LT Arabic 45 Light" w:eastAsia="Calibri" w:hAnsi="Frutiger LT Arabic 45 Light" w:cs="Frutiger LT Arabic 45 Light"/>
          <w:i/>
          <w:iCs/>
          <w:color w:val="8A7967"/>
        </w:rPr>
      </w:pPr>
      <w:bookmarkStart w:id="2934" w:name="_Toc162956048"/>
      <w:ins w:id="2935" w:author="Islam Nady" w:date="2024-06-09T18:16:00Z">
        <w:r w:rsidRPr="00526484">
          <w:rPr>
            <w:rFonts w:ascii="Frutiger LT Arabic 45 Light" w:eastAsia="Calibri" w:hAnsi="Frutiger LT Arabic 45 Light" w:cs="Frutiger LT Arabic 45 Light"/>
            <w:i/>
            <w:iCs/>
            <w:color w:val="8A7967"/>
          </w:rPr>
          <w:t>Network Traffic Flow</w:t>
        </w:r>
        <w:bookmarkEnd w:id="2934"/>
      </w:ins>
    </w:p>
    <w:p w14:paraId="1C11515F" w14:textId="77777777" w:rsidR="00DD00A6" w:rsidRPr="003C7FBD" w:rsidRDefault="00DD00A6" w:rsidP="00DD00A6">
      <w:pPr>
        <w:rPr>
          <w:ins w:id="2936" w:author="Islam Nady" w:date="2024-06-09T18:16:00Z"/>
          <w:rStyle w:val="-Normal"/>
          <w:rFonts w:ascii="Frutiger LT Arabic 45 Light" w:hAnsi="Frutiger LT Arabic 45 Light" w:cs="Frutiger LT Arabic 45 Light"/>
          <w:color w:val="000000" w:themeColor="text1"/>
        </w:rPr>
      </w:pPr>
    </w:p>
    <w:tbl>
      <w:tblPr>
        <w:tblStyle w:val="BABTable2"/>
        <w:tblW w:w="10525" w:type="dxa"/>
        <w:tblLook w:val="04A0" w:firstRow="1" w:lastRow="0" w:firstColumn="1" w:lastColumn="0" w:noHBand="0" w:noVBand="1"/>
      </w:tblPr>
      <w:tblGrid>
        <w:gridCol w:w="1122"/>
        <w:gridCol w:w="1073"/>
        <w:gridCol w:w="1146"/>
        <w:gridCol w:w="1281"/>
        <w:gridCol w:w="1257"/>
        <w:gridCol w:w="835"/>
        <w:gridCol w:w="3811"/>
      </w:tblGrid>
      <w:tr w:rsidR="00DD00A6" w14:paraId="582E2C32" w14:textId="77777777" w:rsidTr="00E162B2">
        <w:trPr>
          <w:cnfStyle w:val="100000000000" w:firstRow="1" w:lastRow="0" w:firstColumn="0" w:lastColumn="0" w:oddVBand="0" w:evenVBand="0" w:oddHBand="0" w:evenHBand="0" w:firstRowFirstColumn="0" w:firstRowLastColumn="0" w:lastRowFirstColumn="0" w:lastRowLastColumn="0"/>
          <w:ins w:id="2937" w:author="Islam Nady" w:date="2024-06-09T18:16:00Z"/>
        </w:trPr>
        <w:tc>
          <w:tcPr>
            <w:tcW w:w="1127" w:type="dxa"/>
          </w:tcPr>
          <w:p w14:paraId="5F6B683A" w14:textId="77777777" w:rsidR="00DD00A6" w:rsidRPr="00801757" w:rsidRDefault="00DD00A6" w:rsidP="00E162B2">
            <w:pPr>
              <w:pStyle w:val="-Heading2"/>
              <w:rPr>
                <w:ins w:id="2938" w:author="Islam Nady" w:date="2024-06-09T18:16:00Z"/>
                <w:rFonts w:ascii="Frutiger LT Arabic 45 Light" w:eastAsia="Calibri" w:hAnsi="Frutiger LT Arabic 45 Light" w:cs="Frutiger LT Arabic 45 Light"/>
                <w:i/>
                <w:iCs/>
                <w:color w:val="8A7967"/>
                <w:sz w:val="20"/>
                <w:szCs w:val="20"/>
              </w:rPr>
            </w:pPr>
            <w:ins w:id="2939" w:author="Islam Nady" w:date="2024-06-09T18:16:00Z">
              <w:r w:rsidRPr="00801757">
                <w:rPr>
                  <w:color w:val="FFFFFF"/>
                  <w:sz w:val="20"/>
                  <w:szCs w:val="20"/>
                </w:rPr>
                <w:lastRenderedPageBreak/>
                <w:t>Source</w:t>
              </w:r>
            </w:ins>
          </w:p>
        </w:tc>
        <w:tc>
          <w:tcPr>
            <w:tcW w:w="1006" w:type="dxa"/>
          </w:tcPr>
          <w:p w14:paraId="368A542F" w14:textId="77777777" w:rsidR="00DD00A6" w:rsidRPr="00801757" w:rsidRDefault="00DD00A6" w:rsidP="00E162B2">
            <w:pPr>
              <w:pStyle w:val="-Heading2"/>
              <w:rPr>
                <w:ins w:id="2940" w:author="Islam Nady" w:date="2024-06-09T18:16:00Z"/>
                <w:rFonts w:ascii="Frutiger LT Arabic 45 Light" w:eastAsia="Calibri" w:hAnsi="Frutiger LT Arabic 45 Light" w:cs="Frutiger LT Arabic 45 Light"/>
                <w:i/>
                <w:iCs/>
                <w:color w:val="8A7967"/>
                <w:sz w:val="20"/>
                <w:szCs w:val="20"/>
              </w:rPr>
            </w:pPr>
            <w:ins w:id="2941" w:author="Islam Nady" w:date="2024-06-09T18:16:00Z">
              <w:r w:rsidRPr="00801757">
                <w:rPr>
                  <w:color w:val="FFFFFF"/>
                  <w:sz w:val="20"/>
                  <w:szCs w:val="20"/>
                </w:rPr>
                <w:t>target</w:t>
              </w:r>
            </w:ins>
          </w:p>
        </w:tc>
        <w:tc>
          <w:tcPr>
            <w:tcW w:w="1152" w:type="dxa"/>
          </w:tcPr>
          <w:p w14:paraId="73CC641D" w14:textId="77777777" w:rsidR="00DD00A6" w:rsidRPr="00801757" w:rsidRDefault="00DD00A6" w:rsidP="00E162B2">
            <w:pPr>
              <w:pStyle w:val="-Heading2"/>
              <w:rPr>
                <w:ins w:id="2942" w:author="Islam Nady" w:date="2024-06-09T18:16:00Z"/>
                <w:rFonts w:ascii="Frutiger LT Arabic 45 Light" w:eastAsia="Calibri" w:hAnsi="Frutiger LT Arabic 45 Light" w:cs="Frutiger LT Arabic 45 Light"/>
                <w:i/>
                <w:iCs/>
                <w:color w:val="8A7967"/>
                <w:sz w:val="20"/>
                <w:szCs w:val="20"/>
              </w:rPr>
            </w:pPr>
            <w:ins w:id="2943" w:author="Islam Nady" w:date="2024-06-09T18:16:00Z">
              <w:r w:rsidRPr="00801757">
                <w:rPr>
                  <w:color w:val="FFFFFF"/>
                  <w:sz w:val="20"/>
                  <w:szCs w:val="20"/>
                </w:rPr>
                <w:t>Run</w:t>
              </w:r>
            </w:ins>
          </w:p>
        </w:tc>
        <w:tc>
          <w:tcPr>
            <w:tcW w:w="0" w:type="dxa"/>
          </w:tcPr>
          <w:p w14:paraId="0329B2F6" w14:textId="77777777" w:rsidR="00DD00A6" w:rsidRPr="00801757" w:rsidRDefault="00DD00A6" w:rsidP="00E162B2">
            <w:pPr>
              <w:pStyle w:val="-Heading2"/>
              <w:rPr>
                <w:ins w:id="2944" w:author="Islam Nady" w:date="2024-06-09T18:16:00Z"/>
                <w:rFonts w:ascii="Frutiger LT Arabic 45 Light" w:eastAsia="Calibri" w:hAnsi="Frutiger LT Arabic 45 Light" w:cs="Frutiger LT Arabic 45 Light"/>
                <w:i/>
                <w:iCs/>
                <w:color w:val="8A7967"/>
                <w:sz w:val="20"/>
                <w:szCs w:val="20"/>
              </w:rPr>
            </w:pPr>
            <w:ins w:id="2945" w:author="Islam Nady" w:date="2024-06-09T18:16:00Z">
              <w:r w:rsidRPr="00801757">
                <w:rPr>
                  <w:color w:val="FFFFFF"/>
                  <w:sz w:val="20"/>
                  <w:szCs w:val="20"/>
                </w:rPr>
                <w:t>Traffic size (KB/MB/GB)</w:t>
              </w:r>
            </w:ins>
          </w:p>
        </w:tc>
        <w:tc>
          <w:tcPr>
            <w:tcW w:w="1261" w:type="dxa"/>
          </w:tcPr>
          <w:p w14:paraId="71C335BF" w14:textId="77777777" w:rsidR="00DD00A6" w:rsidRPr="00801757" w:rsidRDefault="00DD00A6" w:rsidP="00E162B2">
            <w:pPr>
              <w:pStyle w:val="-Heading2"/>
              <w:rPr>
                <w:ins w:id="2946" w:author="Islam Nady" w:date="2024-06-09T18:16:00Z"/>
                <w:rFonts w:ascii="Frutiger LT Arabic 45 Light" w:eastAsia="Calibri" w:hAnsi="Frutiger LT Arabic 45 Light" w:cs="Frutiger LT Arabic 45 Light"/>
                <w:i/>
                <w:iCs/>
                <w:color w:val="8A7967"/>
                <w:sz w:val="20"/>
                <w:szCs w:val="20"/>
              </w:rPr>
            </w:pPr>
            <w:ins w:id="2947" w:author="Islam Nady" w:date="2024-06-09T18:16:00Z">
              <w:r w:rsidRPr="00801757">
                <w:rPr>
                  <w:color w:val="FFFFFF"/>
                  <w:sz w:val="20"/>
                  <w:szCs w:val="20"/>
                </w:rPr>
                <w:t>Schedule Time</w:t>
              </w:r>
            </w:ins>
          </w:p>
        </w:tc>
        <w:tc>
          <w:tcPr>
            <w:tcW w:w="839" w:type="dxa"/>
          </w:tcPr>
          <w:p w14:paraId="68F1CAEF" w14:textId="77777777" w:rsidR="00DD00A6" w:rsidRPr="00801757" w:rsidRDefault="00DD00A6" w:rsidP="00E162B2">
            <w:pPr>
              <w:pStyle w:val="-Heading2"/>
              <w:rPr>
                <w:ins w:id="2948" w:author="Islam Nady" w:date="2024-06-09T18:16:00Z"/>
                <w:rFonts w:ascii="Frutiger LT Arabic 45 Light" w:eastAsia="Calibri" w:hAnsi="Frutiger LT Arabic 45 Light" w:cs="Frutiger LT Arabic 45 Light"/>
                <w:i/>
                <w:iCs/>
                <w:color w:val="8A7967"/>
                <w:sz w:val="20"/>
                <w:szCs w:val="20"/>
              </w:rPr>
            </w:pPr>
            <w:ins w:id="2949" w:author="Islam Nady" w:date="2024-06-09T18:16:00Z">
              <w:r w:rsidRPr="00801757">
                <w:rPr>
                  <w:color w:val="FFFFFF"/>
                  <w:sz w:val="20"/>
                  <w:szCs w:val="20"/>
                </w:rPr>
                <w:t>QoS</w:t>
              </w:r>
            </w:ins>
          </w:p>
        </w:tc>
        <w:tc>
          <w:tcPr>
            <w:tcW w:w="3859" w:type="dxa"/>
          </w:tcPr>
          <w:p w14:paraId="1F032EFC" w14:textId="77777777" w:rsidR="00DD00A6" w:rsidRPr="00801757" w:rsidRDefault="00DD00A6" w:rsidP="00E162B2">
            <w:pPr>
              <w:pStyle w:val="-Heading2"/>
              <w:rPr>
                <w:ins w:id="2950" w:author="Islam Nady" w:date="2024-06-09T18:16:00Z"/>
                <w:rFonts w:ascii="Frutiger LT Arabic 45 Light" w:eastAsia="Calibri" w:hAnsi="Frutiger LT Arabic 45 Light" w:cs="Frutiger LT Arabic 45 Light"/>
                <w:i/>
                <w:iCs/>
                <w:color w:val="8A7967"/>
                <w:sz w:val="20"/>
                <w:szCs w:val="20"/>
              </w:rPr>
            </w:pPr>
            <w:ins w:id="2951" w:author="Islam Nady" w:date="2024-06-09T18:16:00Z">
              <w:r w:rsidRPr="00801757">
                <w:rPr>
                  <w:color w:val="FFFFFF"/>
                  <w:sz w:val="20"/>
                  <w:szCs w:val="20"/>
                </w:rPr>
                <w:t>Comments</w:t>
              </w:r>
            </w:ins>
          </w:p>
        </w:tc>
      </w:tr>
      <w:tr w:rsidR="00DD00A6" w:rsidRPr="00A216D8" w14:paraId="3EF6CB3C" w14:textId="77777777" w:rsidTr="00E162B2">
        <w:trPr>
          <w:ins w:id="2952" w:author="Islam Nady" w:date="2024-06-09T18:16:00Z"/>
        </w:trPr>
        <w:tc>
          <w:tcPr>
            <w:tcW w:w="1127" w:type="dxa"/>
          </w:tcPr>
          <w:p w14:paraId="7E627245" w14:textId="77777777" w:rsidR="00DD00A6" w:rsidRPr="00356D25" w:rsidRDefault="00DD00A6" w:rsidP="00E162B2">
            <w:pPr>
              <w:pStyle w:val="-Heading2"/>
              <w:rPr>
                <w:ins w:id="2953" w:author="Islam Nady" w:date="2024-06-09T18:16:00Z"/>
                <w:rStyle w:val="-Normal"/>
                <w:rFonts w:ascii="Frutiger LT Arabic 45 Light" w:hAnsi="Frutiger LT Arabic 45 Light" w:cs="Frutiger LT Arabic 45 Light"/>
                <w:b w:val="0"/>
                <w:bCs w:val="0"/>
                <w:color w:val="000000" w:themeColor="text1"/>
              </w:rPr>
            </w:pPr>
            <w:ins w:id="2954" w:author="Islam Nady" w:date="2024-06-09T18:16:00Z">
              <w:r w:rsidRPr="000A07D1">
                <w:rPr>
                  <w:rStyle w:val="-Normal"/>
                  <w:rFonts w:ascii="Frutiger LT Arabic 45 Light" w:hAnsi="Frutiger LT Arabic 45 Light" w:cs="Frutiger LT Arabic 45 Light"/>
                  <w:b w:val="0"/>
                  <w:bCs w:val="0"/>
                  <w:color w:val="000000" w:themeColor="text1"/>
                </w:rPr>
                <w:t>Control Room</w:t>
              </w:r>
            </w:ins>
          </w:p>
        </w:tc>
        <w:tc>
          <w:tcPr>
            <w:tcW w:w="1006" w:type="dxa"/>
          </w:tcPr>
          <w:p w14:paraId="21C6C7CA" w14:textId="77777777" w:rsidR="00DD00A6" w:rsidRPr="00356D25" w:rsidRDefault="00DD00A6" w:rsidP="00E162B2">
            <w:pPr>
              <w:pStyle w:val="-Heading2"/>
              <w:rPr>
                <w:ins w:id="2955" w:author="Islam Nady" w:date="2024-06-09T18:16:00Z"/>
                <w:rStyle w:val="-Normal"/>
                <w:rFonts w:ascii="Frutiger LT Arabic 45 Light" w:hAnsi="Frutiger LT Arabic 45 Light" w:cs="Frutiger LT Arabic 45 Light"/>
                <w:b w:val="0"/>
                <w:bCs w:val="0"/>
                <w:color w:val="000000" w:themeColor="text1"/>
              </w:rPr>
            </w:pPr>
            <w:ins w:id="2956" w:author="Islam Nady" w:date="2024-06-09T18:16:00Z">
              <w:r w:rsidRPr="000A07D1">
                <w:rPr>
                  <w:rStyle w:val="-Normal"/>
                  <w:rFonts w:ascii="Frutiger LT Arabic 45 Light" w:hAnsi="Frutiger LT Arabic 45 Light" w:cs="Frutiger LT Arabic 45 Light"/>
                  <w:b w:val="0"/>
                  <w:bCs w:val="0"/>
                  <w:color w:val="000000" w:themeColor="text1"/>
                </w:rPr>
                <w:t>Database Server</w:t>
              </w:r>
            </w:ins>
          </w:p>
        </w:tc>
        <w:tc>
          <w:tcPr>
            <w:tcW w:w="1152" w:type="dxa"/>
          </w:tcPr>
          <w:p w14:paraId="61EB5AA3" w14:textId="77777777" w:rsidR="00DD00A6" w:rsidRPr="00356D25" w:rsidRDefault="00DD00A6" w:rsidP="00E162B2">
            <w:pPr>
              <w:pStyle w:val="-Heading2"/>
              <w:rPr>
                <w:ins w:id="2957" w:author="Islam Nady" w:date="2024-06-09T18:16:00Z"/>
                <w:rStyle w:val="-Normal"/>
                <w:rFonts w:ascii="Frutiger LT Arabic 45 Light" w:hAnsi="Frutiger LT Arabic 45 Light" w:cs="Frutiger LT Arabic 45 Light"/>
                <w:b w:val="0"/>
                <w:bCs w:val="0"/>
                <w:color w:val="000000" w:themeColor="text1"/>
              </w:rPr>
            </w:pPr>
            <w:ins w:id="2958" w:author="Islam Nady" w:date="2024-06-09T18:16:00Z">
              <w:r w:rsidRPr="00356D25">
                <w:rPr>
                  <w:rStyle w:val="-Normal"/>
                  <w:rFonts w:ascii="Frutiger LT Arabic 45 Light" w:hAnsi="Frutiger LT Arabic 45 Light" w:cs="Frutiger LT Arabic 45 Light"/>
                  <w:b w:val="0"/>
                  <w:bCs w:val="0"/>
                  <w:color w:val="000000" w:themeColor="text1"/>
                </w:rPr>
                <w:t>Online</w:t>
              </w:r>
            </w:ins>
          </w:p>
        </w:tc>
        <w:tc>
          <w:tcPr>
            <w:tcW w:w="0" w:type="dxa"/>
          </w:tcPr>
          <w:p w14:paraId="1D00F948" w14:textId="77777777" w:rsidR="00DD00A6" w:rsidRPr="00C94DA1" w:rsidRDefault="00DD00A6" w:rsidP="00E162B2">
            <w:pPr>
              <w:pStyle w:val="-Heading2"/>
              <w:rPr>
                <w:ins w:id="2959" w:author="Islam Nady" w:date="2024-06-09T18:16:00Z"/>
                <w:rStyle w:val="-Normal"/>
                <w:rFonts w:ascii="Frutiger LT Arabic 45 Light" w:hAnsi="Frutiger LT Arabic 45 Light" w:cs="Frutiger LT Arabic 45 Light"/>
                <w:b w:val="0"/>
                <w:bCs w:val="0"/>
                <w:color w:val="000000" w:themeColor="text1"/>
              </w:rPr>
            </w:pPr>
            <w:ins w:id="2960" w:author="Islam Nady" w:date="2024-06-09T18:16:00Z">
              <w:r w:rsidRPr="00C94DA1">
                <w:rPr>
                  <w:rStyle w:val="-Normal"/>
                  <w:rFonts w:ascii="Frutiger LT Arabic 45 Light" w:hAnsi="Frutiger LT Arabic 45 Light" w:cs="Frutiger LT Arabic 45 Light"/>
                  <w:b w:val="0"/>
                  <w:bCs w:val="0"/>
                  <w:color w:val="000000" w:themeColor="text1"/>
                  <w:rPrChange w:id="2961" w:author="Mohamed Amer" w:date="2024-06-13T04:41:00Z" w16du:dateUtc="2024-06-13T01:41:00Z">
                    <w:rPr>
                      <w:rStyle w:val="Hyperlink"/>
                    </w:rPr>
                  </w:rPrChange>
                </w:rPr>
                <w:fldChar w:fldCharType="begin"/>
              </w:r>
              <w:r w:rsidRPr="00C94DA1">
                <w:rPr>
                  <w:rStyle w:val="-Normal"/>
                  <w:rFonts w:ascii="Frutiger LT Arabic 45 Light" w:hAnsi="Frutiger LT Arabic 45 Light" w:cs="Frutiger LT Arabic 45 Light"/>
                  <w:b w:val="0"/>
                  <w:bCs w:val="0"/>
                  <w:color w:val="000000" w:themeColor="text1"/>
                  <w:rPrChange w:id="2962" w:author="Mohamed Amer" w:date="2024-06-13T04:41:00Z" w16du:dateUtc="2024-06-13T01:41:00Z">
                    <w:rPr>
                      <w:rStyle w:val="Hyperlink"/>
                    </w:rPr>
                  </w:rPrChange>
                </w:rPr>
                <w:instrText xml:space="preserve"> HYPERLINK "https://docs.automationanywhere.com/bundle/enterprise-v2019/page/enterprise-cloud/topics/deployment-planning/on-prem-install/cloud-requirements-server-hardware.html" </w:instrText>
              </w:r>
              <w:r w:rsidRPr="00FF2D39">
                <w:rPr>
                  <w:rStyle w:val="-Normal"/>
                  <w:rFonts w:ascii="Frutiger LT Arabic 45 Light" w:hAnsi="Frutiger LT Arabic 45 Light" w:cs="Frutiger LT Arabic 45 Light"/>
                  <w:b w:val="0"/>
                  <w:bCs w:val="0"/>
                  <w:color w:val="000000" w:themeColor="text1"/>
                </w:rPr>
              </w:r>
              <w:r w:rsidRPr="00C94DA1">
                <w:rPr>
                  <w:rStyle w:val="-Normal"/>
                  <w:rFonts w:ascii="Frutiger LT Arabic 45 Light" w:hAnsi="Frutiger LT Arabic 45 Light" w:cs="Frutiger LT Arabic 45 Light"/>
                  <w:b w:val="0"/>
                  <w:bCs w:val="0"/>
                  <w:color w:val="000000" w:themeColor="text1"/>
                  <w:rPrChange w:id="2963" w:author="Mohamed Amer" w:date="2024-06-13T04:41:00Z" w16du:dateUtc="2024-06-13T01:41:00Z">
                    <w:rPr>
                      <w:rStyle w:val="Hyperlink"/>
                    </w:rPr>
                  </w:rPrChange>
                </w:rPr>
                <w:fldChar w:fldCharType="separate"/>
              </w:r>
              <w:r w:rsidRPr="00C94DA1">
                <w:rPr>
                  <w:rStyle w:val="-Normal"/>
                  <w:rFonts w:ascii="Frutiger LT Arabic 45 Light" w:hAnsi="Frutiger LT Arabic 45 Light" w:cs="Frutiger LT Arabic 45 Light"/>
                  <w:color w:val="000000" w:themeColor="text1"/>
                  <w:rPrChange w:id="2964" w:author="Mohamed Amer" w:date="2024-06-13T04:41:00Z" w16du:dateUtc="2024-06-13T01:41:00Z">
                    <w:rPr>
                      <w:rStyle w:val="Hyperlink"/>
                      <w:b w:val="0"/>
                      <w:bCs w:val="0"/>
                    </w:rPr>
                  </w:rPrChange>
                </w:rPr>
                <w:t>1 GbE</w:t>
              </w:r>
              <w:r w:rsidRPr="00C94DA1">
                <w:rPr>
                  <w:rStyle w:val="-Normal"/>
                  <w:rFonts w:ascii="Frutiger LT Arabic 45 Light" w:hAnsi="Frutiger LT Arabic 45 Light" w:cs="Frutiger LT Arabic 45 Light"/>
                  <w:b w:val="0"/>
                  <w:bCs w:val="0"/>
                  <w:color w:val="000000" w:themeColor="text1"/>
                  <w:rPrChange w:id="2965" w:author="Mohamed Amer" w:date="2024-06-13T04:41:00Z" w16du:dateUtc="2024-06-13T01:41:00Z">
                    <w:rPr>
                      <w:rStyle w:val="Hyperlink"/>
                    </w:rPr>
                  </w:rPrChange>
                </w:rPr>
                <w:fldChar w:fldCharType="end"/>
              </w:r>
            </w:ins>
          </w:p>
        </w:tc>
        <w:tc>
          <w:tcPr>
            <w:tcW w:w="1261" w:type="dxa"/>
          </w:tcPr>
          <w:p w14:paraId="4967FF5F" w14:textId="77777777" w:rsidR="00DD00A6" w:rsidRPr="00356D25" w:rsidRDefault="00DD00A6" w:rsidP="00E162B2">
            <w:pPr>
              <w:pStyle w:val="-Heading2"/>
              <w:rPr>
                <w:ins w:id="2966" w:author="Islam Nady" w:date="2024-06-09T18:16:00Z"/>
                <w:rStyle w:val="-Normal"/>
                <w:rFonts w:ascii="Frutiger LT Arabic 45 Light" w:hAnsi="Frutiger LT Arabic 45 Light" w:cs="Frutiger LT Arabic 45 Light"/>
                <w:b w:val="0"/>
                <w:bCs w:val="0"/>
                <w:color w:val="000000" w:themeColor="text1"/>
              </w:rPr>
            </w:pPr>
            <w:ins w:id="2967" w:author="Islam Nady" w:date="2024-06-09T18:16:00Z">
              <w:r w:rsidRPr="00A216D8">
                <w:rPr>
                  <w:rStyle w:val="-Normal"/>
                  <w:rFonts w:ascii="Frutiger LT Arabic 45 Light" w:hAnsi="Frutiger LT Arabic 45 Light" w:cs="Frutiger LT Arabic 45 Light"/>
                  <w:b w:val="0"/>
                  <w:bCs w:val="0"/>
                  <w:color w:val="000000" w:themeColor="text1"/>
                </w:rPr>
                <w:t>24/7</w:t>
              </w:r>
            </w:ins>
          </w:p>
        </w:tc>
        <w:tc>
          <w:tcPr>
            <w:tcW w:w="839" w:type="dxa"/>
          </w:tcPr>
          <w:p w14:paraId="35BCAC8A" w14:textId="77777777" w:rsidR="00DD00A6" w:rsidRPr="00356D25" w:rsidRDefault="00DD00A6" w:rsidP="00E162B2">
            <w:pPr>
              <w:pStyle w:val="-Heading2"/>
              <w:rPr>
                <w:ins w:id="2968" w:author="Islam Nady" w:date="2024-06-09T18:16:00Z"/>
                <w:rStyle w:val="-Normal"/>
                <w:rFonts w:ascii="Frutiger LT Arabic 45 Light" w:hAnsi="Frutiger LT Arabic 45 Light" w:cs="Frutiger LT Arabic 45 Light"/>
                <w:b w:val="0"/>
                <w:bCs w:val="0"/>
                <w:color w:val="000000" w:themeColor="text1"/>
              </w:rPr>
            </w:pPr>
            <w:ins w:id="2969" w:author="Islam Nady" w:date="2024-06-09T18:16:00Z">
              <w:r w:rsidRPr="00356D25">
                <w:rPr>
                  <w:rStyle w:val="-Normal"/>
                  <w:rFonts w:ascii="Frutiger LT Arabic 45 Light" w:hAnsi="Frutiger LT Arabic 45 Light" w:cs="Frutiger LT Arabic 45 Light"/>
                  <w:b w:val="0"/>
                  <w:bCs w:val="0"/>
                  <w:color w:val="000000" w:themeColor="text1"/>
                </w:rPr>
                <w:t>High</w:t>
              </w:r>
            </w:ins>
          </w:p>
        </w:tc>
        <w:tc>
          <w:tcPr>
            <w:tcW w:w="3859" w:type="dxa"/>
          </w:tcPr>
          <w:p w14:paraId="2233F97C" w14:textId="77777777" w:rsidR="00DD00A6" w:rsidRPr="00356D25" w:rsidRDefault="00DD00A6" w:rsidP="00E162B2">
            <w:pPr>
              <w:pStyle w:val="-Heading2"/>
              <w:rPr>
                <w:ins w:id="2970" w:author="Islam Nady" w:date="2024-06-09T18:16:00Z"/>
                <w:rStyle w:val="-Normal"/>
                <w:rFonts w:ascii="Frutiger LT Arabic 45 Light" w:hAnsi="Frutiger LT Arabic 45 Light" w:cs="Frutiger LT Arabic 45 Light"/>
                <w:b w:val="0"/>
                <w:bCs w:val="0"/>
                <w:color w:val="000000" w:themeColor="text1"/>
              </w:rPr>
            </w:pPr>
          </w:p>
        </w:tc>
      </w:tr>
      <w:tr w:rsidR="00DD00A6" w14:paraId="3F1F4AB3" w14:textId="77777777" w:rsidTr="00E162B2">
        <w:trPr>
          <w:cnfStyle w:val="000000010000" w:firstRow="0" w:lastRow="0" w:firstColumn="0" w:lastColumn="0" w:oddVBand="0" w:evenVBand="0" w:oddHBand="0" w:evenHBand="1" w:firstRowFirstColumn="0" w:firstRowLastColumn="0" w:lastRowFirstColumn="0" w:lastRowLastColumn="0"/>
          <w:trHeight w:val="305"/>
          <w:ins w:id="2971" w:author="Islam Nady" w:date="2024-06-09T18:16:00Z"/>
        </w:trPr>
        <w:tc>
          <w:tcPr>
            <w:tcW w:w="1127" w:type="dxa"/>
          </w:tcPr>
          <w:p w14:paraId="1CDF97B0" w14:textId="77777777" w:rsidR="00DD00A6" w:rsidRPr="00801757" w:rsidRDefault="00DD00A6" w:rsidP="00E162B2">
            <w:pPr>
              <w:pStyle w:val="-Heading2"/>
              <w:rPr>
                <w:ins w:id="2972" w:author="Islam Nady" w:date="2024-06-09T18:16:00Z"/>
                <w:rFonts w:asciiTheme="minorHAnsi" w:eastAsia="Calibri" w:hAnsiTheme="minorHAnsi" w:cstheme="minorHAnsi"/>
                <w:i/>
                <w:iCs/>
                <w:color w:val="8A7967"/>
                <w:sz w:val="20"/>
                <w:szCs w:val="20"/>
              </w:rPr>
            </w:pPr>
            <w:ins w:id="2973" w:author="Islam Nady" w:date="2024-06-09T18:16:00Z">
              <w:r w:rsidRPr="000A07D1">
                <w:rPr>
                  <w:rStyle w:val="-Normal"/>
                  <w:rFonts w:ascii="Frutiger LT Arabic 45 Light" w:hAnsi="Frutiger LT Arabic 45 Light" w:cs="Frutiger LT Arabic 45 Light"/>
                  <w:b w:val="0"/>
                  <w:bCs w:val="0"/>
                  <w:color w:val="000000" w:themeColor="text1"/>
                </w:rPr>
                <w:t>Control Room</w:t>
              </w:r>
            </w:ins>
          </w:p>
        </w:tc>
        <w:tc>
          <w:tcPr>
            <w:tcW w:w="1006" w:type="dxa"/>
          </w:tcPr>
          <w:p w14:paraId="48CAFB13" w14:textId="77777777" w:rsidR="00DD00A6" w:rsidRPr="00801757" w:rsidRDefault="00DD00A6" w:rsidP="00E162B2">
            <w:pPr>
              <w:pStyle w:val="-Heading2"/>
              <w:rPr>
                <w:ins w:id="2974" w:author="Islam Nady" w:date="2024-06-09T18:16:00Z"/>
                <w:rFonts w:asciiTheme="minorHAnsi" w:eastAsia="Calibri" w:hAnsiTheme="minorHAnsi" w:cstheme="minorHAnsi"/>
                <w:i/>
                <w:iCs/>
                <w:color w:val="8A7967"/>
                <w:sz w:val="20"/>
                <w:szCs w:val="20"/>
              </w:rPr>
            </w:pPr>
            <w:ins w:id="2975" w:author="Islam Nady" w:date="2024-06-09T18:16:00Z">
              <w:r w:rsidRPr="000A07D1">
                <w:rPr>
                  <w:rStyle w:val="-Normal"/>
                  <w:rFonts w:ascii="Frutiger LT Arabic 45 Light" w:hAnsi="Frutiger LT Arabic 45 Light" w:cs="Frutiger LT Arabic 45 Light"/>
                  <w:b w:val="0"/>
                  <w:bCs w:val="0"/>
                  <w:color w:val="000000" w:themeColor="text1"/>
                </w:rPr>
                <w:t>Bot runner</w:t>
              </w:r>
            </w:ins>
          </w:p>
        </w:tc>
        <w:tc>
          <w:tcPr>
            <w:tcW w:w="1152" w:type="dxa"/>
          </w:tcPr>
          <w:p w14:paraId="2E0EF453" w14:textId="77777777" w:rsidR="00DD00A6" w:rsidRPr="00801757" w:rsidRDefault="00DD00A6" w:rsidP="00E162B2">
            <w:pPr>
              <w:pStyle w:val="-Heading2"/>
              <w:rPr>
                <w:ins w:id="2976" w:author="Islam Nady" w:date="2024-06-09T18:16:00Z"/>
                <w:rFonts w:asciiTheme="minorHAnsi" w:eastAsia="Calibri" w:hAnsiTheme="minorHAnsi" w:cstheme="minorHAnsi"/>
                <w:i/>
                <w:iCs/>
                <w:color w:val="8A7967"/>
                <w:sz w:val="20"/>
                <w:szCs w:val="20"/>
              </w:rPr>
            </w:pPr>
            <w:ins w:id="2977" w:author="Islam Nady" w:date="2024-06-09T18:16:00Z">
              <w:r w:rsidRPr="000A07D1">
                <w:rPr>
                  <w:rStyle w:val="-Normal"/>
                  <w:rFonts w:ascii="Frutiger LT Arabic 45 Light" w:hAnsi="Frutiger LT Arabic 45 Light" w:cs="Frutiger LT Arabic 45 Light"/>
                  <w:b w:val="0"/>
                  <w:bCs w:val="0"/>
                  <w:color w:val="000000" w:themeColor="text1"/>
                </w:rPr>
                <w:t>Online</w:t>
              </w:r>
            </w:ins>
          </w:p>
        </w:tc>
        <w:tc>
          <w:tcPr>
            <w:tcW w:w="0" w:type="dxa"/>
          </w:tcPr>
          <w:p w14:paraId="0EBFE7A0" w14:textId="77777777" w:rsidR="00DD00A6" w:rsidRPr="00C94DA1" w:rsidRDefault="00DD00A6" w:rsidP="00E162B2">
            <w:pPr>
              <w:pStyle w:val="-Heading2"/>
              <w:rPr>
                <w:ins w:id="2978" w:author="Islam Nady" w:date="2024-06-09T18:16:00Z"/>
                <w:rStyle w:val="-Normal"/>
                <w:rFonts w:ascii="Frutiger LT Arabic 45 Light" w:hAnsi="Frutiger LT Arabic 45 Light" w:cs="Frutiger LT Arabic 45 Light"/>
                <w:b w:val="0"/>
                <w:bCs w:val="0"/>
                <w:color w:val="000000" w:themeColor="text1"/>
                <w:rPrChange w:id="2979" w:author="Mohamed Amer" w:date="2024-06-13T04:41:00Z" w16du:dateUtc="2024-06-13T01:41:00Z">
                  <w:rPr>
                    <w:ins w:id="2980" w:author="Islam Nady" w:date="2024-06-09T18:16:00Z"/>
                    <w:rFonts w:asciiTheme="minorHAnsi" w:eastAsia="Calibri" w:hAnsiTheme="minorHAnsi" w:cstheme="minorHAnsi"/>
                    <w:i/>
                    <w:iCs/>
                    <w:color w:val="8A7967"/>
                    <w:sz w:val="20"/>
                    <w:szCs w:val="20"/>
                  </w:rPr>
                </w:rPrChange>
              </w:rPr>
            </w:pPr>
            <w:ins w:id="2981" w:author="Islam Nady" w:date="2024-06-09T18:16:00Z">
              <w:r w:rsidRPr="00C94DA1">
                <w:rPr>
                  <w:rStyle w:val="-Normal"/>
                  <w:rFonts w:ascii="Frutiger LT Arabic 45 Light" w:hAnsi="Frutiger LT Arabic 45 Light" w:cs="Frutiger LT Arabic 45 Light"/>
                  <w:b w:val="0"/>
                  <w:bCs w:val="0"/>
                  <w:color w:val="000000" w:themeColor="text1"/>
                </w:rPr>
                <w:fldChar w:fldCharType="begin"/>
              </w:r>
              <w:r w:rsidRPr="00C94DA1">
                <w:rPr>
                  <w:rStyle w:val="-Normal"/>
                  <w:rFonts w:ascii="Frutiger LT Arabic 45 Light" w:hAnsi="Frutiger LT Arabic 45 Light" w:cs="Frutiger LT Arabic 45 Light"/>
                  <w:b w:val="0"/>
                  <w:bCs w:val="0"/>
                  <w:color w:val="000000" w:themeColor="text1"/>
                </w:rPr>
                <w:instrText xml:space="preserve"> HYPERLINK "https://docs.automationanywhere.com/bundle/enterprise-v2019/page/enterprise-cloud/topics/deployment-planning/on-prem-install/cloud-requirements-server-hardware.html" </w:instrText>
              </w:r>
              <w:r w:rsidRPr="00C94DA1">
                <w:rPr>
                  <w:rStyle w:val="-Normal"/>
                  <w:rFonts w:ascii="Frutiger LT Arabic 45 Light" w:hAnsi="Frutiger LT Arabic 45 Light" w:cs="Frutiger LT Arabic 45 Light"/>
                  <w:b w:val="0"/>
                  <w:bCs w:val="0"/>
                  <w:color w:val="000000" w:themeColor="text1"/>
                </w:rPr>
              </w:r>
              <w:r w:rsidRPr="00C94DA1">
                <w:rPr>
                  <w:rStyle w:val="-Normal"/>
                  <w:rFonts w:ascii="Frutiger LT Arabic 45 Light" w:hAnsi="Frutiger LT Arabic 45 Light" w:cs="Frutiger LT Arabic 45 Light"/>
                  <w:b w:val="0"/>
                  <w:bCs w:val="0"/>
                  <w:color w:val="000000" w:themeColor="text1"/>
                </w:rPr>
                <w:fldChar w:fldCharType="separate"/>
              </w:r>
              <w:r w:rsidRPr="00C94DA1">
                <w:rPr>
                  <w:rStyle w:val="-Normal"/>
                  <w:rFonts w:ascii="Frutiger LT Arabic 45 Light" w:hAnsi="Frutiger LT Arabic 45 Light" w:cs="Frutiger LT Arabic 45 Light"/>
                  <w:color w:val="000000" w:themeColor="text1"/>
                  <w:rPrChange w:id="2982" w:author="Mohamed Amer" w:date="2024-06-13T04:41:00Z" w16du:dateUtc="2024-06-13T01:41:00Z">
                    <w:rPr>
                      <w:rStyle w:val="Hyperlink"/>
                      <w:rFonts w:ascii="Frutiger LT Arabic 45 Light" w:hAnsi="Frutiger LT Arabic 45 Light" w:cs="Frutiger LT Arabic 45 Light"/>
                      <w:b w:val="0"/>
                      <w:bCs w:val="0"/>
                      <w:sz w:val="20"/>
                      <w:szCs w:val="20"/>
                    </w:rPr>
                  </w:rPrChange>
                </w:rPr>
                <w:t>1 GbE</w:t>
              </w:r>
              <w:r w:rsidRPr="00C94DA1">
                <w:rPr>
                  <w:rStyle w:val="-Normal"/>
                  <w:rFonts w:ascii="Frutiger LT Arabic 45 Light" w:hAnsi="Frutiger LT Arabic 45 Light" w:cs="Frutiger LT Arabic 45 Light"/>
                  <w:b w:val="0"/>
                  <w:bCs w:val="0"/>
                  <w:color w:val="000000" w:themeColor="text1"/>
                </w:rPr>
                <w:fldChar w:fldCharType="end"/>
              </w:r>
            </w:ins>
          </w:p>
        </w:tc>
        <w:tc>
          <w:tcPr>
            <w:tcW w:w="1261" w:type="dxa"/>
          </w:tcPr>
          <w:p w14:paraId="7325A5EF" w14:textId="77777777" w:rsidR="00DD00A6" w:rsidRPr="00356D25" w:rsidRDefault="00DD00A6" w:rsidP="00E162B2">
            <w:pPr>
              <w:pStyle w:val="-Heading2"/>
              <w:rPr>
                <w:ins w:id="2983" w:author="Islam Nady" w:date="2024-06-09T18:16:00Z"/>
                <w:rStyle w:val="-Normal"/>
                <w:rFonts w:ascii="Frutiger LT Arabic 45 Light" w:hAnsi="Frutiger LT Arabic 45 Light" w:cs="Frutiger LT Arabic 45 Light"/>
                <w:b w:val="0"/>
                <w:bCs w:val="0"/>
                <w:color w:val="000000" w:themeColor="text1"/>
              </w:rPr>
            </w:pPr>
            <w:ins w:id="2984" w:author="Islam Nady" w:date="2024-06-09T18:16:00Z">
              <w:r w:rsidRPr="00356D25">
                <w:rPr>
                  <w:rStyle w:val="-Normal"/>
                  <w:rFonts w:ascii="Frutiger LT Arabic 45 Light" w:hAnsi="Frutiger LT Arabic 45 Light" w:cs="Frutiger LT Arabic 45 Light"/>
                  <w:b w:val="0"/>
                  <w:bCs w:val="0"/>
                  <w:color w:val="000000" w:themeColor="text1"/>
                </w:rPr>
                <w:t>24/7</w:t>
              </w:r>
            </w:ins>
          </w:p>
        </w:tc>
        <w:tc>
          <w:tcPr>
            <w:tcW w:w="839" w:type="dxa"/>
          </w:tcPr>
          <w:p w14:paraId="065BC69A" w14:textId="77777777" w:rsidR="00DD00A6" w:rsidRPr="00801757" w:rsidRDefault="00DD00A6" w:rsidP="00E162B2">
            <w:pPr>
              <w:pStyle w:val="-Heading2"/>
              <w:rPr>
                <w:ins w:id="2985" w:author="Islam Nady" w:date="2024-06-09T18:16:00Z"/>
                <w:rFonts w:asciiTheme="minorHAnsi" w:eastAsia="Calibri" w:hAnsiTheme="minorHAnsi" w:cstheme="minorHAnsi"/>
                <w:i/>
                <w:iCs/>
                <w:color w:val="8A7967"/>
                <w:sz w:val="20"/>
                <w:szCs w:val="20"/>
              </w:rPr>
            </w:pPr>
            <w:ins w:id="2986" w:author="Islam Nady" w:date="2024-06-09T18:16:00Z">
              <w:r w:rsidRPr="000A07D1">
                <w:rPr>
                  <w:rStyle w:val="-Normal"/>
                  <w:rFonts w:ascii="Frutiger LT Arabic 45 Light" w:hAnsi="Frutiger LT Arabic 45 Light" w:cs="Frutiger LT Arabic 45 Light"/>
                  <w:b w:val="0"/>
                  <w:bCs w:val="0"/>
                  <w:color w:val="000000" w:themeColor="text1"/>
                </w:rPr>
                <w:t>High</w:t>
              </w:r>
            </w:ins>
          </w:p>
        </w:tc>
        <w:tc>
          <w:tcPr>
            <w:tcW w:w="3859" w:type="dxa"/>
          </w:tcPr>
          <w:p w14:paraId="09DEB054" w14:textId="77777777" w:rsidR="00DD00A6" w:rsidRPr="00801757" w:rsidRDefault="00DD00A6" w:rsidP="00E162B2">
            <w:pPr>
              <w:pStyle w:val="-Heading2"/>
              <w:rPr>
                <w:ins w:id="2987" w:author="Islam Nady" w:date="2024-06-09T18:16:00Z"/>
                <w:rFonts w:asciiTheme="minorHAnsi" w:eastAsia="Calibri" w:hAnsiTheme="minorHAnsi" w:cstheme="minorHAnsi"/>
                <w:i/>
                <w:iCs/>
                <w:color w:val="8A7967"/>
                <w:sz w:val="20"/>
                <w:szCs w:val="20"/>
              </w:rPr>
            </w:pPr>
          </w:p>
        </w:tc>
      </w:tr>
      <w:tr w:rsidR="00DD00A6" w14:paraId="1DD6BA29" w14:textId="77777777" w:rsidTr="00E162B2">
        <w:trPr>
          <w:trHeight w:val="305"/>
          <w:ins w:id="2988" w:author="Islam Nady" w:date="2024-06-09T18:16:00Z"/>
        </w:trPr>
        <w:tc>
          <w:tcPr>
            <w:tcW w:w="1127" w:type="dxa"/>
          </w:tcPr>
          <w:p w14:paraId="2E819A1B" w14:textId="77777777" w:rsidR="00DD00A6" w:rsidRPr="000A07D1" w:rsidRDefault="00DD00A6" w:rsidP="00E162B2">
            <w:pPr>
              <w:pStyle w:val="-Heading2"/>
              <w:rPr>
                <w:ins w:id="2989" w:author="Islam Nady" w:date="2024-06-09T18:16:00Z"/>
                <w:rStyle w:val="-Normal"/>
                <w:rFonts w:ascii="Frutiger LT Arabic 45 Light" w:hAnsi="Frutiger LT Arabic 45 Light" w:cs="Frutiger LT Arabic 45 Light"/>
                <w:b w:val="0"/>
                <w:bCs w:val="0"/>
                <w:color w:val="000000" w:themeColor="text1"/>
              </w:rPr>
            </w:pPr>
            <w:ins w:id="2990" w:author="Islam Nady" w:date="2024-06-09T18:16:00Z">
              <w:r w:rsidRPr="000A07D1">
                <w:rPr>
                  <w:rStyle w:val="-Normal"/>
                  <w:rFonts w:ascii="Frutiger LT Arabic 45 Light" w:hAnsi="Frutiger LT Arabic 45 Light" w:cs="Frutiger LT Arabic 45 Light"/>
                  <w:b w:val="0"/>
                  <w:bCs w:val="0"/>
                  <w:color w:val="000000" w:themeColor="text1"/>
                </w:rPr>
                <w:t>Bot runner</w:t>
              </w:r>
            </w:ins>
          </w:p>
        </w:tc>
        <w:tc>
          <w:tcPr>
            <w:tcW w:w="1006" w:type="dxa"/>
          </w:tcPr>
          <w:p w14:paraId="3D01D8EC" w14:textId="77777777" w:rsidR="00DD00A6" w:rsidRPr="000A07D1" w:rsidRDefault="00DD00A6" w:rsidP="00E162B2">
            <w:pPr>
              <w:pStyle w:val="-Heading2"/>
              <w:rPr>
                <w:ins w:id="2991" w:author="Islam Nady" w:date="2024-06-09T18:16:00Z"/>
                <w:rStyle w:val="-Normal"/>
                <w:rFonts w:ascii="Frutiger LT Arabic 45 Light" w:hAnsi="Frutiger LT Arabic 45 Light" w:cs="Frutiger LT Arabic 45 Light"/>
                <w:b w:val="0"/>
                <w:bCs w:val="0"/>
                <w:color w:val="000000" w:themeColor="text1"/>
              </w:rPr>
            </w:pPr>
            <w:ins w:id="2992" w:author="Islam Nady" w:date="2024-06-09T18:16:00Z">
              <w:r w:rsidRPr="000A07D1">
                <w:rPr>
                  <w:rStyle w:val="-Normal"/>
                  <w:rFonts w:ascii="Frutiger LT Arabic 45 Light" w:hAnsi="Frutiger LT Arabic 45 Light" w:cs="Frutiger LT Arabic 45 Light"/>
                  <w:b w:val="0"/>
                  <w:bCs w:val="0"/>
                  <w:color w:val="000000" w:themeColor="text1"/>
                </w:rPr>
                <w:t>Control Room</w:t>
              </w:r>
            </w:ins>
          </w:p>
        </w:tc>
        <w:tc>
          <w:tcPr>
            <w:tcW w:w="1152" w:type="dxa"/>
          </w:tcPr>
          <w:p w14:paraId="0AEBAAC8" w14:textId="77777777" w:rsidR="00DD00A6" w:rsidRPr="00801757" w:rsidRDefault="00DD00A6" w:rsidP="00E162B2">
            <w:pPr>
              <w:pStyle w:val="-Heading2"/>
              <w:rPr>
                <w:ins w:id="2993" w:author="Islam Nady" w:date="2024-06-09T18:16:00Z"/>
                <w:rFonts w:asciiTheme="minorHAnsi" w:eastAsia="Calibri" w:hAnsiTheme="minorHAnsi" w:cstheme="minorHAnsi"/>
                <w:i/>
                <w:iCs/>
                <w:color w:val="8A7967"/>
                <w:sz w:val="20"/>
                <w:szCs w:val="20"/>
              </w:rPr>
            </w:pPr>
            <w:ins w:id="2994" w:author="Islam Nady" w:date="2024-06-09T18:16:00Z">
              <w:r w:rsidRPr="000A07D1">
                <w:rPr>
                  <w:rStyle w:val="-Normal"/>
                  <w:rFonts w:ascii="Frutiger LT Arabic 45 Light" w:hAnsi="Frutiger LT Arabic 45 Light" w:cs="Frutiger LT Arabic 45 Light"/>
                  <w:b w:val="0"/>
                  <w:bCs w:val="0"/>
                  <w:color w:val="000000" w:themeColor="text1"/>
                </w:rPr>
                <w:t>Online</w:t>
              </w:r>
            </w:ins>
          </w:p>
        </w:tc>
        <w:tc>
          <w:tcPr>
            <w:tcW w:w="0" w:type="dxa"/>
          </w:tcPr>
          <w:p w14:paraId="0E03745B" w14:textId="77777777" w:rsidR="00DD00A6" w:rsidRPr="00C94DA1" w:rsidRDefault="00DD00A6" w:rsidP="00E162B2">
            <w:pPr>
              <w:pStyle w:val="-Heading2"/>
              <w:rPr>
                <w:ins w:id="2995" w:author="Islam Nady" w:date="2024-06-09T18:16:00Z"/>
                <w:rStyle w:val="-Normal"/>
                <w:rFonts w:ascii="Frutiger LT Arabic 45 Light" w:hAnsi="Frutiger LT Arabic 45 Light" w:cs="Frutiger LT Arabic 45 Light"/>
                <w:b w:val="0"/>
                <w:bCs w:val="0"/>
                <w:color w:val="000000" w:themeColor="text1"/>
                <w:rPrChange w:id="2996" w:author="Mohamed Amer" w:date="2024-06-13T04:41:00Z" w16du:dateUtc="2024-06-13T01:41:00Z">
                  <w:rPr>
                    <w:ins w:id="2997" w:author="Islam Nady" w:date="2024-06-09T18:16:00Z"/>
                    <w:rFonts w:asciiTheme="minorHAnsi" w:eastAsia="Calibri" w:hAnsiTheme="minorHAnsi" w:cstheme="minorHAnsi"/>
                    <w:i/>
                    <w:iCs/>
                    <w:color w:val="8A7967"/>
                    <w:sz w:val="20"/>
                    <w:szCs w:val="20"/>
                  </w:rPr>
                </w:rPrChange>
              </w:rPr>
            </w:pPr>
            <w:ins w:id="2998" w:author="Islam Nady" w:date="2024-06-09T18:16:00Z">
              <w:r w:rsidRPr="00C94DA1">
                <w:rPr>
                  <w:rStyle w:val="-Normal"/>
                  <w:rFonts w:ascii="Frutiger LT Arabic 45 Light" w:hAnsi="Frutiger LT Arabic 45 Light" w:cs="Frutiger LT Arabic 45 Light"/>
                  <w:b w:val="0"/>
                  <w:bCs w:val="0"/>
                  <w:color w:val="000000" w:themeColor="text1"/>
                </w:rPr>
                <w:fldChar w:fldCharType="begin"/>
              </w:r>
              <w:r w:rsidRPr="00C94DA1">
                <w:rPr>
                  <w:rStyle w:val="-Normal"/>
                  <w:rFonts w:ascii="Frutiger LT Arabic 45 Light" w:hAnsi="Frutiger LT Arabic 45 Light" w:cs="Frutiger LT Arabic 45 Light"/>
                  <w:b w:val="0"/>
                  <w:bCs w:val="0"/>
                  <w:color w:val="000000" w:themeColor="text1"/>
                </w:rPr>
                <w:instrText xml:space="preserve"> HYPERLINK "https://docs.automationanywhere.com/bundle/enterprise-v2019/page/enterprise-cloud/topics/deployment-planning/on-prem-install/cloud-requirements-server-hardware.html" </w:instrText>
              </w:r>
              <w:r w:rsidRPr="00C94DA1">
                <w:rPr>
                  <w:rStyle w:val="-Normal"/>
                  <w:rFonts w:ascii="Frutiger LT Arabic 45 Light" w:hAnsi="Frutiger LT Arabic 45 Light" w:cs="Frutiger LT Arabic 45 Light"/>
                  <w:b w:val="0"/>
                  <w:bCs w:val="0"/>
                  <w:color w:val="000000" w:themeColor="text1"/>
                </w:rPr>
              </w:r>
              <w:r w:rsidRPr="00C94DA1">
                <w:rPr>
                  <w:rStyle w:val="-Normal"/>
                  <w:rFonts w:ascii="Frutiger LT Arabic 45 Light" w:hAnsi="Frutiger LT Arabic 45 Light" w:cs="Frutiger LT Arabic 45 Light"/>
                  <w:b w:val="0"/>
                  <w:bCs w:val="0"/>
                  <w:color w:val="000000" w:themeColor="text1"/>
                </w:rPr>
                <w:fldChar w:fldCharType="separate"/>
              </w:r>
              <w:r w:rsidRPr="00C94DA1">
                <w:rPr>
                  <w:rStyle w:val="-Normal"/>
                  <w:rFonts w:ascii="Frutiger LT Arabic 45 Light" w:hAnsi="Frutiger LT Arabic 45 Light" w:cs="Frutiger LT Arabic 45 Light"/>
                  <w:color w:val="000000" w:themeColor="text1"/>
                  <w:rPrChange w:id="2999" w:author="Mohamed Amer" w:date="2024-06-13T04:41:00Z" w16du:dateUtc="2024-06-13T01:41:00Z">
                    <w:rPr>
                      <w:rStyle w:val="Hyperlink"/>
                      <w:rFonts w:ascii="Frutiger LT Arabic 45 Light" w:hAnsi="Frutiger LT Arabic 45 Light" w:cs="Frutiger LT Arabic 45 Light"/>
                      <w:b w:val="0"/>
                      <w:bCs w:val="0"/>
                      <w:sz w:val="20"/>
                      <w:szCs w:val="20"/>
                    </w:rPr>
                  </w:rPrChange>
                </w:rPr>
                <w:t>1 GbE</w:t>
              </w:r>
              <w:r w:rsidRPr="00C94DA1">
                <w:rPr>
                  <w:rStyle w:val="-Normal"/>
                  <w:rFonts w:ascii="Frutiger LT Arabic 45 Light" w:hAnsi="Frutiger LT Arabic 45 Light" w:cs="Frutiger LT Arabic 45 Light"/>
                  <w:b w:val="0"/>
                  <w:bCs w:val="0"/>
                  <w:color w:val="000000" w:themeColor="text1"/>
                </w:rPr>
                <w:fldChar w:fldCharType="end"/>
              </w:r>
            </w:ins>
          </w:p>
        </w:tc>
        <w:tc>
          <w:tcPr>
            <w:tcW w:w="1261" w:type="dxa"/>
          </w:tcPr>
          <w:p w14:paraId="3593754A" w14:textId="77777777" w:rsidR="00DD00A6" w:rsidRPr="00356D25" w:rsidRDefault="00DD00A6" w:rsidP="00E162B2">
            <w:pPr>
              <w:pStyle w:val="-Heading2"/>
              <w:rPr>
                <w:ins w:id="3000" w:author="Islam Nady" w:date="2024-06-09T18:16:00Z"/>
                <w:rStyle w:val="-Normal"/>
                <w:rFonts w:ascii="Frutiger LT Arabic 45 Light" w:hAnsi="Frutiger LT Arabic 45 Light" w:cs="Frutiger LT Arabic 45 Light"/>
                <w:b w:val="0"/>
                <w:bCs w:val="0"/>
                <w:color w:val="000000" w:themeColor="text1"/>
              </w:rPr>
            </w:pPr>
            <w:ins w:id="3001" w:author="Islam Nady" w:date="2024-06-09T18:16:00Z">
              <w:r w:rsidRPr="00356D25">
                <w:rPr>
                  <w:rStyle w:val="-Normal"/>
                  <w:rFonts w:ascii="Frutiger LT Arabic 45 Light" w:hAnsi="Frutiger LT Arabic 45 Light" w:cs="Frutiger LT Arabic 45 Light"/>
                  <w:b w:val="0"/>
                  <w:bCs w:val="0"/>
                  <w:color w:val="000000" w:themeColor="text1"/>
                </w:rPr>
                <w:t>24/7</w:t>
              </w:r>
            </w:ins>
          </w:p>
        </w:tc>
        <w:tc>
          <w:tcPr>
            <w:tcW w:w="839" w:type="dxa"/>
          </w:tcPr>
          <w:p w14:paraId="7507747E" w14:textId="77777777" w:rsidR="00DD00A6" w:rsidRPr="00356D25" w:rsidRDefault="00DD00A6" w:rsidP="00E162B2">
            <w:pPr>
              <w:pStyle w:val="-Heading2"/>
              <w:rPr>
                <w:ins w:id="3002" w:author="Islam Nady" w:date="2024-06-09T18:16:00Z"/>
                <w:rStyle w:val="-Normal"/>
                <w:rFonts w:ascii="Frutiger LT Arabic 45 Light" w:hAnsi="Frutiger LT Arabic 45 Light" w:cs="Frutiger LT Arabic 45 Light"/>
                <w:b w:val="0"/>
                <w:bCs w:val="0"/>
                <w:color w:val="000000" w:themeColor="text1"/>
              </w:rPr>
            </w:pPr>
            <w:ins w:id="3003" w:author="Islam Nady" w:date="2024-06-09T18:16:00Z">
              <w:r w:rsidRPr="000A07D1">
                <w:rPr>
                  <w:rStyle w:val="-Normal"/>
                  <w:rFonts w:ascii="Frutiger LT Arabic 45 Light" w:hAnsi="Frutiger LT Arabic 45 Light" w:cs="Frutiger LT Arabic 45 Light"/>
                  <w:b w:val="0"/>
                  <w:bCs w:val="0"/>
                  <w:color w:val="000000" w:themeColor="text1"/>
                </w:rPr>
                <w:t>High</w:t>
              </w:r>
            </w:ins>
          </w:p>
        </w:tc>
        <w:tc>
          <w:tcPr>
            <w:tcW w:w="3859" w:type="dxa"/>
          </w:tcPr>
          <w:p w14:paraId="3A0CF318" w14:textId="77777777" w:rsidR="00DD00A6" w:rsidRPr="00801757" w:rsidRDefault="00DD00A6" w:rsidP="00E162B2">
            <w:pPr>
              <w:pStyle w:val="-Heading2"/>
              <w:rPr>
                <w:ins w:id="3004" w:author="Islam Nady" w:date="2024-06-09T18:16:00Z"/>
                <w:rFonts w:asciiTheme="minorHAnsi" w:eastAsia="Calibri" w:hAnsiTheme="minorHAnsi" w:cstheme="minorHAnsi"/>
                <w:i/>
                <w:iCs/>
                <w:color w:val="8A7967"/>
                <w:sz w:val="20"/>
                <w:szCs w:val="20"/>
              </w:rPr>
            </w:pPr>
          </w:p>
        </w:tc>
      </w:tr>
    </w:tbl>
    <w:p w14:paraId="51B07396" w14:textId="77777777" w:rsidR="00DD00A6" w:rsidRDefault="00DD00A6" w:rsidP="00DD00A6">
      <w:pPr>
        <w:pStyle w:val="ListParagraph"/>
        <w:rPr>
          <w:ins w:id="3005" w:author="Islam Nady" w:date="2024-06-09T18:16:00Z"/>
          <w:rStyle w:val="-Normal"/>
          <w:rFonts w:ascii="Frutiger LT Arabic 45 Light" w:hAnsi="Frutiger LT Arabic 45 Light" w:cs="Frutiger LT Arabic 45 Light"/>
          <w:color w:val="000000" w:themeColor="text1"/>
        </w:rPr>
      </w:pPr>
    </w:p>
    <w:p w14:paraId="794F2046" w14:textId="1F5AE6E1" w:rsidR="00DD00A6" w:rsidRPr="00EB1F74" w:rsidDel="00C94DA1" w:rsidRDefault="00DD00A6">
      <w:pPr>
        <w:pStyle w:val="ListParagraph"/>
        <w:rPr>
          <w:ins w:id="3006" w:author="Islam Nady" w:date="2024-06-09T18:16:00Z"/>
          <w:del w:id="3007" w:author="Mohamed Amer" w:date="2024-06-13T04:42:00Z" w16du:dateUtc="2024-06-13T01:42:00Z"/>
          <w:rStyle w:val="-Normal"/>
          <w:rFonts w:ascii="Frutiger LT Arabic 45 Light" w:hAnsi="Frutiger LT Arabic 45 Light" w:cs="Frutiger LT Arabic 45 Light"/>
          <w:color w:val="000000" w:themeColor="text1"/>
        </w:rPr>
        <w:pPrChange w:id="3008" w:author="Mohamed Amer" w:date="2024-06-13T04:42:00Z" w16du:dateUtc="2024-06-13T01:42:00Z">
          <w:pPr>
            <w:pStyle w:val="ListParagraph"/>
            <w:numPr>
              <w:numId w:val="15"/>
            </w:numPr>
            <w:ind w:hanging="360"/>
          </w:pPr>
        </w:pPrChange>
      </w:pPr>
      <w:ins w:id="3009" w:author="Islam Nady" w:date="2024-06-09T18:16:00Z">
        <w:del w:id="3010" w:author="Mohamed Amer" w:date="2024-06-13T04:42:00Z" w16du:dateUtc="2024-06-13T01:42:00Z">
          <w:r w:rsidRPr="00EB1F74" w:rsidDel="00C94DA1">
            <w:rPr>
              <w:rStyle w:val="-Normal"/>
              <w:rFonts w:ascii="Frutiger LT Arabic 45 Light" w:hAnsi="Frutiger LT Arabic 45 Light" w:cs="Frutiger LT Arabic 45 Light"/>
              <w:color w:val="000000" w:themeColor="text1"/>
            </w:rPr>
            <w:delText>Run could be (Online, Batch).</w:delText>
          </w:r>
        </w:del>
      </w:ins>
    </w:p>
    <w:p w14:paraId="3D0D9EEA" w14:textId="77777777" w:rsidR="00C94DA1" w:rsidRDefault="00C94DA1">
      <w:pPr>
        <w:pStyle w:val="ListParagraph"/>
        <w:rPr>
          <w:ins w:id="3011" w:author="Mohamed Amer" w:date="2024-06-13T04:42:00Z" w16du:dateUtc="2024-06-13T01:42:00Z"/>
          <w:rStyle w:val="-Normal"/>
          <w:rFonts w:ascii="Frutiger LT Arabic 45 Light" w:hAnsi="Frutiger LT Arabic 45 Light" w:cs="Frutiger LT Arabic 45 Light"/>
          <w:color w:val="000000" w:themeColor="text1"/>
        </w:rPr>
        <w:pPrChange w:id="3012" w:author="Mohamed Amer" w:date="2024-06-13T04:42:00Z" w16du:dateUtc="2024-06-13T01:42:00Z">
          <w:pPr>
            <w:pStyle w:val="ListParagraph"/>
            <w:numPr>
              <w:numId w:val="15"/>
            </w:numPr>
            <w:ind w:hanging="360"/>
          </w:pPr>
        </w:pPrChange>
      </w:pPr>
    </w:p>
    <w:p w14:paraId="6B961503" w14:textId="4E80C4E0" w:rsidR="00DD00A6" w:rsidRPr="00EB1F74" w:rsidRDefault="00DD00A6" w:rsidP="00DD00A6">
      <w:pPr>
        <w:pStyle w:val="ListParagraph"/>
        <w:numPr>
          <w:ilvl w:val="0"/>
          <w:numId w:val="15"/>
        </w:numPr>
        <w:rPr>
          <w:ins w:id="3013" w:author="Islam Nady" w:date="2024-06-09T18:16:00Z"/>
          <w:rStyle w:val="-Normal"/>
          <w:rFonts w:ascii="Frutiger LT Arabic 45 Light" w:hAnsi="Frutiger LT Arabic 45 Light" w:cs="Frutiger LT Arabic 45 Light"/>
          <w:color w:val="000000" w:themeColor="text1"/>
        </w:rPr>
      </w:pPr>
      <w:ins w:id="3014" w:author="Islam Nady" w:date="2024-06-09T18:16:00Z">
        <w:r w:rsidRPr="00EB1F74">
          <w:rPr>
            <w:rStyle w:val="-Normal"/>
            <w:rFonts w:ascii="Frutiger LT Arabic 45 Light" w:hAnsi="Frutiger LT Arabic 45 Light" w:cs="Frutiger LT Arabic 45 Light"/>
            <w:color w:val="000000" w:themeColor="text1"/>
          </w:rPr>
          <w:t>Traffic schedule time (e.g. online during business hours or 24/7, batch every day at 7 p.m.).</w:t>
        </w:r>
      </w:ins>
    </w:p>
    <w:p w14:paraId="77B11065" w14:textId="77777777" w:rsidR="00DD00A6" w:rsidRPr="00EB1F74" w:rsidRDefault="00DD00A6" w:rsidP="00DD00A6">
      <w:pPr>
        <w:pStyle w:val="ListParagraph"/>
        <w:numPr>
          <w:ilvl w:val="0"/>
          <w:numId w:val="15"/>
        </w:numPr>
        <w:rPr>
          <w:ins w:id="3015" w:author="Islam Nady" w:date="2024-06-09T18:16:00Z"/>
          <w:rStyle w:val="-Normal"/>
          <w:rFonts w:ascii="Frutiger LT Arabic 45 Light" w:hAnsi="Frutiger LT Arabic 45 Light" w:cs="Frutiger LT Arabic 45 Light"/>
          <w:color w:val="000000" w:themeColor="text1"/>
        </w:rPr>
      </w:pPr>
      <w:ins w:id="3016" w:author="Islam Nady" w:date="2024-06-09T18:16:00Z">
        <w:r w:rsidRPr="00EB1F74">
          <w:rPr>
            <w:rStyle w:val="-Normal"/>
            <w:rFonts w:ascii="Frutiger LT Arabic 45 Light" w:hAnsi="Frutiger LT Arabic 45 Light" w:cs="Frutiger LT Arabic 45 Light"/>
            <w:color w:val="000000" w:themeColor="text1"/>
          </w:rPr>
          <w:t>Repeat the table per environment.</w:t>
        </w:r>
      </w:ins>
    </w:p>
    <w:p w14:paraId="5ECED9B7" w14:textId="77777777" w:rsidR="00DD00A6" w:rsidRPr="00EB1F74" w:rsidRDefault="00DD00A6" w:rsidP="00DD00A6">
      <w:pPr>
        <w:pStyle w:val="ListParagraph"/>
        <w:numPr>
          <w:ilvl w:val="0"/>
          <w:numId w:val="15"/>
        </w:numPr>
        <w:rPr>
          <w:ins w:id="3017" w:author="Islam Nady" w:date="2024-06-09T18:16:00Z"/>
          <w:rStyle w:val="-Normal"/>
          <w:rFonts w:ascii="Frutiger LT Arabic 45 Light" w:hAnsi="Frutiger LT Arabic 45 Light" w:cs="Frutiger LT Arabic 45 Light"/>
          <w:color w:val="000000" w:themeColor="text1"/>
        </w:rPr>
      </w:pPr>
      <w:ins w:id="3018" w:author="Islam Nady" w:date="2024-06-09T18:16:00Z">
        <w:r w:rsidRPr="00EB1F74">
          <w:rPr>
            <w:rStyle w:val="-Normal"/>
            <w:rFonts w:ascii="Frutiger LT Arabic 45 Light" w:hAnsi="Frutiger LT Arabic 45 Light" w:cs="Frutiger LT Arabic 45 Light"/>
            <w:color w:val="000000" w:themeColor="text1"/>
          </w:rPr>
          <w:t>Sequential Number that is mentioned in the Diagram.</w:t>
        </w:r>
      </w:ins>
    </w:p>
    <w:p w14:paraId="40833864" w14:textId="77777777" w:rsidR="00DD00A6" w:rsidRPr="00EB1F74" w:rsidRDefault="00DD00A6" w:rsidP="00DD00A6">
      <w:pPr>
        <w:pStyle w:val="ListParagraph"/>
        <w:numPr>
          <w:ilvl w:val="0"/>
          <w:numId w:val="15"/>
        </w:numPr>
        <w:rPr>
          <w:ins w:id="3019" w:author="Islam Nady" w:date="2024-06-09T18:16:00Z"/>
          <w:rStyle w:val="-Normal"/>
          <w:rFonts w:ascii="Frutiger LT Arabic 45 Light" w:hAnsi="Frutiger LT Arabic 45 Light" w:cs="Frutiger LT Arabic 45 Light"/>
          <w:color w:val="000000" w:themeColor="text1"/>
        </w:rPr>
      </w:pPr>
      <w:ins w:id="3020" w:author="Islam Nady" w:date="2024-06-09T18:16:00Z">
        <w:r w:rsidRPr="00EB1F74">
          <w:rPr>
            <w:rStyle w:val="-Normal"/>
            <w:rFonts w:ascii="Frutiger LT Arabic 45 Light" w:hAnsi="Frutiger LT Arabic 45 Light" w:cs="Frutiger LT Arabic 45 Light"/>
            <w:color w:val="000000" w:themeColor="text1"/>
          </w:rPr>
          <w:t>Quality of Service (QoS) could be (Law, High, Normal).</w:t>
        </w:r>
      </w:ins>
    </w:p>
    <w:p w14:paraId="05173849" w14:textId="77777777" w:rsidR="00DD00A6" w:rsidRDefault="00DD00A6" w:rsidP="00DD00A6">
      <w:pPr>
        <w:rPr>
          <w:ins w:id="3021" w:author="Islam Nady" w:date="2024-06-09T18:16:00Z"/>
          <w:rStyle w:val="-Normal"/>
          <w:rFonts w:ascii="Frutiger LT Arabic 45 Light" w:hAnsi="Frutiger LT Arabic 45 Light" w:cs="Frutiger LT Arabic 45 Light"/>
          <w:color w:val="000000" w:themeColor="text1"/>
        </w:rPr>
      </w:pPr>
    </w:p>
    <w:p w14:paraId="66D707D5" w14:textId="77777777" w:rsidR="00DD00A6" w:rsidRPr="0068688C" w:rsidRDefault="00DD00A6" w:rsidP="00DD00A6">
      <w:pPr>
        <w:rPr>
          <w:ins w:id="3022" w:author="Islam Nady" w:date="2024-06-09T18:16:00Z"/>
          <w:rStyle w:val="-Normal"/>
          <w:rFonts w:ascii="Frutiger LT Arabic 45 Light" w:hAnsi="Frutiger LT Arabic 45 Light" w:cs="Frutiger LT Arabic 45 Light"/>
          <w:color w:val="000000" w:themeColor="text1"/>
        </w:rPr>
      </w:pPr>
    </w:p>
    <w:p w14:paraId="625462E0" w14:textId="77777777" w:rsidR="00DD00A6" w:rsidRPr="00367045" w:rsidRDefault="00DD00A6" w:rsidP="00DD00A6">
      <w:pPr>
        <w:pStyle w:val="-Heading2"/>
        <w:rPr>
          <w:ins w:id="3023" w:author="Islam Nady" w:date="2024-06-09T18:16:00Z"/>
          <w:rFonts w:ascii="Frutiger LT Arabic 45 Light" w:eastAsia="Calibri" w:hAnsi="Frutiger LT Arabic 45 Light" w:cs="Frutiger LT Arabic 45 Light"/>
          <w:i/>
          <w:iCs/>
          <w:color w:val="8A7967"/>
        </w:rPr>
      </w:pPr>
      <w:bookmarkStart w:id="3024" w:name="_Toc162956049"/>
      <w:ins w:id="3025" w:author="Islam Nady" w:date="2024-06-09T18:16:00Z">
        <w:r w:rsidRPr="00367045">
          <w:rPr>
            <w:rFonts w:ascii="Frutiger LT Arabic 45 Light" w:eastAsia="Calibri" w:hAnsi="Frutiger LT Arabic 45 Light" w:cs="Frutiger LT Arabic 45 Light"/>
            <w:i/>
            <w:iCs/>
            <w:color w:val="8A7967"/>
          </w:rPr>
          <w:t>DNS Entry</w:t>
        </w:r>
        <w:bookmarkEnd w:id="3024"/>
      </w:ins>
    </w:p>
    <w:p w14:paraId="5A6205D0" w14:textId="6C79C922" w:rsidR="00DD00A6" w:rsidDel="00C94DA1" w:rsidRDefault="00DD00A6" w:rsidP="00DD00A6">
      <w:pPr>
        <w:rPr>
          <w:ins w:id="3026" w:author="Islam Nady" w:date="2024-06-09T18:16:00Z"/>
          <w:del w:id="3027" w:author="Mohamed Amer" w:date="2024-06-13T04:42:00Z" w16du:dateUtc="2024-06-13T01:42:00Z"/>
          <w:rStyle w:val="-Normal"/>
          <w:rFonts w:ascii="Frutiger LT Arabic 45 Light" w:hAnsi="Frutiger LT Arabic 45 Light" w:cs="Frutiger LT Arabic 45 Light"/>
          <w:color w:val="000000" w:themeColor="text1"/>
        </w:rPr>
      </w:pPr>
      <w:bookmarkStart w:id="3028" w:name="_Hlk164270345"/>
      <w:ins w:id="3029" w:author="Islam Nady" w:date="2024-06-09T18:16:00Z">
        <w:del w:id="3030" w:author="Mohamed Amer" w:date="2024-06-13T04:42:00Z" w16du:dateUtc="2024-06-13T01:42:00Z">
          <w:r w:rsidRPr="00356D25" w:rsidDel="00C94DA1">
            <w:rPr>
              <w:rStyle w:val="-Normal"/>
              <w:rFonts w:ascii="Frutiger LT Arabic 45 Light" w:hAnsi="Frutiger LT Arabic 45 Light" w:cs="Frutiger LT Arabic 45 Light"/>
              <w:color w:val="000000" w:themeColor="text1"/>
              <w:highlight w:val="lightGray"/>
            </w:rPr>
            <w:delText>&lt;not required for PoC environment&gt;</w:delText>
          </w:r>
        </w:del>
      </w:ins>
    </w:p>
    <w:bookmarkEnd w:id="3028"/>
    <w:p w14:paraId="7D85DF9D" w14:textId="77777777" w:rsidR="00DD00A6" w:rsidRPr="00EB1F74" w:rsidRDefault="00DD00A6" w:rsidP="00DD00A6">
      <w:pPr>
        <w:rPr>
          <w:ins w:id="3031" w:author="Islam Nady" w:date="2024-06-09T18:16:00Z"/>
          <w:rStyle w:val="-Normal"/>
          <w:rFonts w:ascii="Frutiger LT Arabic 45 Light" w:hAnsi="Frutiger LT Arabic 45 Light" w:cs="Frutiger LT Arabic 45 Light"/>
          <w:color w:val="000000" w:themeColor="text1"/>
        </w:rPr>
      </w:pPr>
      <w:ins w:id="3032" w:author="Islam Nady" w:date="2024-06-09T18:16:00Z">
        <w:r w:rsidRPr="00EB1F74">
          <w:rPr>
            <w:rStyle w:val="-Normal"/>
            <w:rFonts w:ascii="Frutiger LT Arabic 45 Light" w:hAnsi="Frutiger LT Arabic 45 Light" w:cs="Frutiger LT Arabic 45 Light"/>
            <w:color w:val="000000" w:themeColor="text1"/>
          </w:rPr>
          <w:t xml:space="preserve">No software use static IP will be installed. IP change can be done easily at any time. </w:t>
        </w:r>
      </w:ins>
    </w:p>
    <w:p w14:paraId="13E08F30" w14:textId="77777777" w:rsidR="00DD00A6" w:rsidRDefault="00DD00A6" w:rsidP="00DD00A6">
      <w:pPr>
        <w:rPr>
          <w:ins w:id="3033" w:author="Islam Nady" w:date="2024-06-09T18:16:00Z"/>
          <w:rStyle w:val="-Normal"/>
          <w:rFonts w:ascii="Frutiger LT Arabic 45 Light" w:hAnsi="Frutiger LT Arabic 45 Light" w:cs="Frutiger LT Arabic 45 Light"/>
          <w:color w:val="000000" w:themeColor="text1"/>
        </w:rPr>
      </w:pPr>
      <w:ins w:id="3034" w:author="Islam Nady" w:date="2024-06-09T18:16:00Z">
        <w:r w:rsidRPr="00CD56E5">
          <w:rPr>
            <w:rStyle w:val="-Normal"/>
            <w:rFonts w:ascii="Frutiger LT Arabic 45 Light" w:hAnsi="Frutiger LT Arabic 45 Light" w:cs="Frutiger LT Arabic 45 Light"/>
            <w:color w:val="000000" w:themeColor="text1"/>
            <w:highlight w:val="yellow"/>
          </w:rPr>
          <w:t>&lt;The above statement is confirming that during installation a hostname can be used instead of IP address. This should not be erased unless it is not true.&gt;</w:t>
        </w:r>
      </w:ins>
    </w:p>
    <w:tbl>
      <w:tblPr>
        <w:tblStyle w:val="BABTable2"/>
        <w:tblW w:w="0" w:type="auto"/>
        <w:tblLook w:val="04A0" w:firstRow="1" w:lastRow="0" w:firstColumn="1" w:lastColumn="0" w:noHBand="0" w:noVBand="1"/>
      </w:tblPr>
      <w:tblGrid>
        <w:gridCol w:w="1777"/>
        <w:gridCol w:w="990"/>
        <w:gridCol w:w="3279"/>
        <w:gridCol w:w="4411"/>
      </w:tblGrid>
      <w:tr w:rsidR="00DD00A6" w14:paraId="4D37B28B" w14:textId="77777777" w:rsidTr="00E162B2">
        <w:trPr>
          <w:cnfStyle w:val="100000000000" w:firstRow="1" w:lastRow="0" w:firstColumn="0" w:lastColumn="0" w:oddVBand="0" w:evenVBand="0" w:oddHBand="0" w:evenHBand="0" w:firstRowFirstColumn="0" w:firstRowLastColumn="0" w:lastRowFirstColumn="0" w:lastRowLastColumn="0"/>
          <w:ins w:id="3035" w:author="Islam Nady" w:date="2024-06-09T18:16:00Z"/>
        </w:trPr>
        <w:tc>
          <w:tcPr>
            <w:tcW w:w="1552" w:type="dxa"/>
          </w:tcPr>
          <w:p w14:paraId="28E1CF60" w14:textId="77777777" w:rsidR="00DD00A6" w:rsidRDefault="00DD00A6" w:rsidP="00E162B2">
            <w:pPr>
              <w:rPr>
                <w:ins w:id="3036" w:author="Islam Nady" w:date="2024-06-09T18:16:00Z"/>
                <w:rStyle w:val="-Normal"/>
                <w:rFonts w:ascii="Frutiger LT Arabic 45 Light" w:hAnsi="Frutiger LT Arabic 45 Light" w:cs="Frutiger LT Arabic 45 Light"/>
                <w:color w:val="000000" w:themeColor="text1"/>
              </w:rPr>
            </w:pPr>
            <w:ins w:id="3037" w:author="Islam Nady" w:date="2024-06-09T18:16:00Z">
              <w:r w:rsidRPr="002521CE">
                <w:rPr>
                  <w:color w:val="FFFFFF"/>
                </w:rPr>
                <w:t>Classification</w:t>
              </w:r>
            </w:ins>
          </w:p>
        </w:tc>
        <w:tc>
          <w:tcPr>
            <w:tcW w:w="951" w:type="dxa"/>
          </w:tcPr>
          <w:p w14:paraId="79DD4C6B" w14:textId="77777777" w:rsidR="00DD00A6" w:rsidRDefault="00DD00A6" w:rsidP="00E162B2">
            <w:pPr>
              <w:rPr>
                <w:ins w:id="3038" w:author="Islam Nady" w:date="2024-06-09T18:16:00Z"/>
                <w:rStyle w:val="-Normal"/>
                <w:rFonts w:ascii="Frutiger LT Arabic 45 Light" w:hAnsi="Frutiger LT Arabic 45 Light" w:cs="Frutiger LT Arabic 45 Light"/>
                <w:color w:val="000000" w:themeColor="text1"/>
              </w:rPr>
            </w:pPr>
            <w:ins w:id="3039" w:author="Islam Nady" w:date="2024-06-09T18:16:00Z">
              <w:r>
                <w:rPr>
                  <w:color w:val="FFFFFF"/>
                </w:rPr>
                <w:t>FQDN*</w:t>
              </w:r>
            </w:ins>
          </w:p>
        </w:tc>
        <w:tc>
          <w:tcPr>
            <w:tcW w:w="3342" w:type="dxa"/>
          </w:tcPr>
          <w:p w14:paraId="39C9AE11" w14:textId="77777777" w:rsidR="00DD00A6" w:rsidRDefault="00DD00A6" w:rsidP="00E162B2">
            <w:pPr>
              <w:rPr>
                <w:ins w:id="3040" w:author="Islam Nady" w:date="2024-06-09T18:16:00Z"/>
                <w:rStyle w:val="-Normal"/>
                <w:rFonts w:ascii="Frutiger LT Arabic 45 Light" w:hAnsi="Frutiger LT Arabic 45 Light" w:cs="Frutiger LT Arabic 45 Light"/>
                <w:color w:val="000000" w:themeColor="text1"/>
              </w:rPr>
            </w:pPr>
            <w:ins w:id="3041" w:author="Islam Nady" w:date="2024-06-09T18:16:00Z">
              <w:r>
                <w:rPr>
                  <w:color w:val="FFFFFF"/>
                </w:rPr>
                <w:t>IP Address</w:t>
              </w:r>
            </w:ins>
          </w:p>
        </w:tc>
        <w:tc>
          <w:tcPr>
            <w:tcW w:w="4500" w:type="dxa"/>
          </w:tcPr>
          <w:p w14:paraId="09278C22" w14:textId="77777777" w:rsidR="00DD00A6" w:rsidRDefault="00DD00A6" w:rsidP="00E162B2">
            <w:pPr>
              <w:rPr>
                <w:ins w:id="3042" w:author="Islam Nady" w:date="2024-06-09T18:16:00Z"/>
                <w:rStyle w:val="-Normal"/>
                <w:rFonts w:ascii="Frutiger LT Arabic 45 Light" w:hAnsi="Frutiger LT Arabic 45 Light" w:cs="Frutiger LT Arabic 45 Light"/>
                <w:color w:val="000000" w:themeColor="text1"/>
              </w:rPr>
            </w:pPr>
            <w:ins w:id="3043" w:author="Islam Nady" w:date="2024-06-09T18:16:00Z">
              <w:r>
                <w:rPr>
                  <w:color w:val="FFFFFF"/>
                </w:rPr>
                <w:t>Comments</w:t>
              </w:r>
            </w:ins>
          </w:p>
        </w:tc>
      </w:tr>
      <w:tr w:rsidR="00DD00A6" w14:paraId="10597AF9" w14:textId="77777777" w:rsidTr="00E162B2">
        <w:trPr>
          <w:ins w:id="3044" w:author="Islam Nady" w:date="2024-06-09T18:16:00Z"/>
        </w:trPr>
        <w:tc>
          <w:tcPr>
            <w:tcW w:w="1552" w:type="dxa"/>
            <w:vAlign w:val="top"/>
          </w:tcPr>
          <w:p w14:paraId="6CC94F31" w14:textId="77777777" w:rsidR="00DD00A6" w:rsidRPr="00356D25" w:rsidRDefault="00DD00A6" w:rsidP="00E162B2">
            <w:pPr>
              <w:rPr>
                <w:ins w:id="3045" w:author="Islam Nady" w:date="2024-06-09T18:16:00Z"/>
                <w:rStyle w:val="-Normal"/>
                <w:rFonts w:asciiTheme="minorHAnsi" w:hAnsiTheme="minorHAnsi" w:cstheme="minorHAnsi"/>
                <w:color w:val="000000" w:themeColor="text1"/>
              </w:rPr>
            </w:pPr>
            <w:ins w:id="3046" w:author="Islam Nady" w:date="2024-06-09T18:16:00Z">
              <w:r w:rsidRPr="00356D25">
                <w:rPr>
                  <w:rFonts w:asciiTheme="minorHAnsi" w:hAnsiTheme="minorHAnsi" w:cstheme="minorHAnsi"/>
                  <w:sz w:val="20"/>
                  <w:szCs w:val="20"/>
                  <w:lang w:val="en-GB"/>
                </w:rPr>
                <w:t>External DNS</w:t>
              </w:r>
            </w:ins>
          </w:p>
        </w:tc>
        <w:tc>
          <w:tcPr>
            <w:tcW w:w="951" w:type="dxa"/>
          </w:tcPr>
          <w:p w14:paraId="01EFFCB2" w14:textId="77777777" w:rsidR="00DD00A6" w:rsidRPr="00356D25" w:rsidRDefault="00DD00A6" w:rsidP="00E162B2">
            <w:pPr>
              <w:rPr>
                <w:ins w:id="3047" w:author="Islam Nady" w:date="2024-06-09T18:16:00Z"/>
                <w:rStyle w:val="-Normal"/>
                <w:rFonts w:asciiTheme="minorHAnsi" w:hAnsiTheme="minorHAnsi" w:cstheme="minorHAnsi"/>
                <w:color w:val="000000" w:themeColor="text1"/>
              </w:rPr>
            </w:pPr>
          </w:p>
        </w:tc>
        <w:tc>
          <w:tcPr>
            <w:tcW w:w="3342" w:type="dxa"/>
          </w:tcPr>
          <w:p w14:paraId="6EBDEFBC" w14:textId="77777777" w:rsidR="00DD00A6" w:rsidRPr="00356D25" w:rsidRDefault="00DD00A6" w:rsidP="00E162B2">
            <w:pPr>
              <w:rPr>
                <w:ins w:id="3048" w:author="Islam Nady" w:date="2024-06-09T18:16:00Z"/>
                <w:rStyle w:val="-Normal"/>
                <w:rFonts w:asciiTheme="minorHAnsi" w:hAnsiTheme="minorHAnsi" w:cstheme="minorHAnsi"/>
                <w:color w:val="000000" w:themeColor="text1"/>
              </w:rPr>
            </w:pPr>
          </w:p>
        </w:tc>
        <w:tc>
          <w:tcPr>
            <w:tcW w:w="4500" w:type="dxa"/>
          </w:tcPr>
          <w:p w14:paraId="07A2EC8C" w14:textId="77777777" w:rsidR="00DD00A6" w:rsidRPr="00356D25" w:rsidRDefault="00DD00A6" w:rsidP="00E162B2">
            <w:pPr>
              <w:rPr>
                <w:ins w:id="3049" w:author="Islam Nady" w:date="2024-06-09T18:16:00Z"/>
                <w:rStyle w:val="-Normal"/>
                <w:rFonts w:asciiTheme="minorHAnsi" w:hAnsiTheme="minorHAnsi" w:cstheme="minorHAnsi"/>
                <w:color w:val="000000" w:themeColor="text1"/>
              </w:rPr>
            </w:pPr>
          </w:p>
        </w:tc>
      </w:tr>
      <w:tr w:rsidR="00DD00A6" w14:paraId="0F5C93DB" w14:textId="77777777" w:rsidTr="00E162B2">
        <w:trPr>
          <w:cnfStyle w:val="000000010000" w:firstRow="0" w:lastRow="0" w:firstColumn="0" w:lastColumn="0" w:oddVBand="0" w:evenVBand="0" w:oddHBand="0" w:evenHBand="1" w:firstRowFirstColumn="0" w:firstRowLastColumn="0" w:lastRowFirstColumn="0" w:lastRowLastColumn="0"/>
          <w:ins w:id="3050" w:author="Islam Nady" w:date="2024-06-09T18:16:00Z"/>
        </w:trPr>
        <w:tc>
          <w:tcPr>
            <w:tcW w:w="1552" w:type="dxa"/>
            <w:vAlign w:val="top"/>
          </w:tcPr>
          <w:p w14:paraId="53CF5A34" w14:textId="77777777" w:rsidR="00DD00A6" w:rsidRPr="00356D25" w:rsidRDefault="00DD00A6" w:rsidP="00E162B2">
            <w:pPr>
              <w:rPr>
                <w:ins w:id="3051" w:author="Islam Nady" w:date="2024-06-09T18:16:00Z"/>
                <w:rStyle w:val="-Normal"/>
                <w:rFonts w:asciiTheme="minorHAnsi" w:hAnsiTheme="minorHAnsi" w:cstheme="minorHAnsi"/>
                <w:color w:val="000000" w:themeColor="text1"/>
              </w:rPr>
            </w:pPr>
            <w:ins w:id="3052" w:author="Islam Nady" w:date="2024-06-09T18:16:00Z">
              <w:r w:rsidRPr="00356D25">
                <w:rPr>
                  <w:rFonts w:asciiTheme="minorHAnsi" w:hAnsiTheme="minorHAnsi" w:cstheme="minorHAnsi"/>
                  <w:sz w:val="20"/>
                  <w:szCs w:val="20"/>
                  <w:lang w:val="en-GB"/>
                </w:rPr>
                <w:t>Internal DNS</w:t>
              </w:r>
            </w:ins>
          </w:p>
        </w:tc>
        <w:tc>
          <w:tcPr>
            <w:tcW w:w="951" w:type="dxa"/>
          </w:tcPr>
          <w:p w14:paraId="54C45C20" w14:textId="77777777" w:rsidR="00DD00A6" w:rsidRPr="00356D25" w:rsidRDefault="00DD00A6" w:rsidP="00E162B2">
            <w:pPr>
              <w:rPr>
                <w:ins w:id="3053" w:author="Islam Nady" w:date="2024-06-09T18:16:00Z"/>
                <w:rStyle w:val="-Normal"/>
                <w:rFonts w:asciiTheme="minorHAnsi" w:hAnsiTheme="minorHAnsi" w:cstheme="minorHAnsi"/>
                <w:color w:val="000000" w:themeColor="text1"/>
              </w:rPr>
            </w:pPr>
          </w:p>
        </w:tc>
        <w:tc>
          <w:tcPr>
            <w:tcW w:w="3342" w:type="dxa"/>
          </w:tcPr>
          <w:p w14:paraId="0C0F0C4C" w14:textId="77777777" w:rsidR="00DD00A6" w:rsidRPr="00356D25" w:rsidRDefault="00DD00A6" w:rsidP="00E162B2">
            <w:pPr>
              <w:rPr>
                <w:ins w:id="3054" w:author="Islam Nady" w:date="2024-06-09T18:16:00Z"/>
                <w:rStyle w:val="-Normal"/>
                <w:rFonts w:asciiTheme="minorHAnsi" w:hAnsiTheme="minorHAnsi" w:cstheme="minorHAnsi"/>
                <w:color w:val="000000" w:themeColor="text1"/>
              </w:rPr>
            </w:pPr>
          </w:p>
        </w:tc>
        <w:tc>
          <w:tcPr>
            <w:tcW w:w="4500" w:type="dxa"/>
          </w:tcPr>
          <w:p w14:paraId="38577CD4" w14:textId="77777777" w:rsidR="00DD00A6" w:rsidRPr="00356D25" w:rsidRDefault="00DD00A6" w:rsidP="00E162B2">
            <w:pPr>
              <w:rPr>
                <w:ins w:id="3055" w:author="Islam Nady" w:date="2024-06-09T18:16:00Z"/>
                <w:rStyle w:val="-Normal"/>
                <w:rFonts w:asciiTheme="minorHAnsi" w:hAnsiTheme="minorHAnsi" w:cstheme="minorHAnsi"/>
                <w:color w:val="000000" w:themeColor="text1"/>
              </w:rPr>
            </w:pPr>
          </w:p>
        </w:tc>
      </w:tr>
      <w:tr w:rsidR="00DD00A6" w14:paraId="69638D41" w14:textId="77777777" w:rsidTr="00E162B2">
        <w:trPr>
          <w:ins w:id="3056" w:author="Islam Nady" w:date="2024-06-09T18:16:00Z"/>
        </w:trPr>
        <w:tc>
          <w:tcPr>
            <w:tcW w:w="1552" w:type="dxa"/>
          </w:tcPr>
          <w:p w14:paraId="6DA0ECEE" w14:textId="77777777" w:rsidR="00DD00A6" w:rsidRDefault="00DD00A6" w:rsidP="00E162B2">
            <w:pPr>
              <w:jc w:val="left"/>
              <w:rPr>
                <w:ins w:id="3057" w:author="Islam Nady" w:date="2024-06-09T18:16:00Z"/>
                <w:rStyle w:val="-Normal"/>
                <w:rFonts w:ascii="Frutiger LT Arabic 45 Light" w:hAnsi="Frutiger LT Arabic 45 Light" w:cs="Frutiger LT Arabic 45 Light"/>
                <w:color w:val="000000" w:themeColor="text1"/>
              </w:rPr>
            </w:pPr>
          </w:p>
        </w:tc>
        <w:tc>
          <w:tcPr>
            <w:tcW w:w="951" w:type="dxa"/>
          </w:tcPr>
          <w:p w14:paraId="51AE6564" w14:textId="77777777" w:rsidR="00DD00A6" w:rsidRDefault="00DD00A6" w:rsidP="00E162B2">
            <w:pPr>
              <w:rPr>
                <w:ins w:id="3058" w:author="Islam Nady" w:date="2024-06-09T18:16:00Z"/>
                <w:rStyle w:val="-Normal"/>
                <w:rFonts w:ascii="Frutiger LT Arabic 45 Light" w:hAnsi="Frutiger LT Arabic 45 Light" w:cs="Frutiger LT Arabic 45 Light"/>
                <w:color w:val="000000" w:themeColor="text1"/>
              </w:rPr>
            </w:pPr>
          </w:p>
        </w:tc>
        <w:tc>
          <w:tcPr>
            <w:tcW w:w="3342" w:type="dxa"/>
          </w:tcPr>
          <w:p w14:paraId="2A747BC8" w14:textId="77777777" w:rsidR="00DD00A6" w:rsidRDefault="00DD00A6" w:rsidP="00E162B2">
            <w:pPr>
              <w:jc w:val="left"/>
              <w:rPr>
                <w:ins w:id="3059" w:author="Islam Nady" w:date="2024-06-09T18:16:00Z"/>
                <w:rStyle w:val="-Normal"/>
                <w:rFonts w:ascii="Frutiger LT Arabic 45 Light" w:hAnsi="Frutiger LT Arabic 45 Light" w:cs="Frutiger LT Arabic 45 Light"/>
                <w:color w:val="000000" w:themeColor="text1"/>
              </w:rPr>
            </w:pPr>
          </w:p>
        </w:tc>
        <w:tc>
          <w:tcPr>
            <w:tcW w:w="4500" w:type="dxa"/>
          </w:tcPr>
          <w:p w14:paraId="51BD61F3" w14:textId="77777777" w:rsidR="00DD00A6" w:rsidRDefault="00DD00A6" w:rsidP="00E162B2">
            <w:pPr>
              <w:rPr>
                <w:ins w:id="3060" w:author="Islam Nady" w:date="2024-06-09T18:16:00Z"/>
                <w:rStyle w:val="-Normal"/>
                <w:rFonts w:ascii="Frutiger LT Arabic 45 Light" w:hAnsi="Frutiger LT Arabic 45 Light" w:cs="Frutiger LT Arabic 45 Light"/>
                <w:color w:val="000000" w:themeColor="text1"/>
              </w:rPr>
            </w:pPr>
          </w:p>
        </w:tc>
      </w:tr>
      <w:tr w:rsidR="00DD00A6" w14:paraId="3266DC9F" w14:textId="77777777" w:rsidTr="00E162B2">
        <w:trPr>
          <w:cnfStyle w:val="000000010000" w:firstRow="0" w:lastRow="0" w:firstColumn="0" w:lastColumn="0" w:oddVBand="0" w:evenVBand="0" w:oddHBand="0" w:evenHBand="1" w:firstRowFirstColumn="0" w:firstRowLastColumn="0" w:lastRowFirstColumn="0" w:lastRowLastColumn="0"/>
          <w:ins w:id="3061" w:author="Islam Nady" w:date="2024-06-09T18:16:00Z"/>
        </w:trPr>
        <w:tc>
          <w:tcPr>
            <w:tcW w:w="1552" w:type="dxa"/>
          </w:tcPr>
          <w:p w14:paraId="2B2ED89F" w14:textId="77777777" w:rsidR="00DD00A6" w:rsidRDefault="00DD00A6" w:rsidP="00E162B2">
            <w:pPr>
              <w:rPr>
                <w:ins w:id="3062" w:author="Islam Nady" w:date="2024-06-09T18:16:00Z"/>
                <w:rStyle w:val="-Normal"/>
                <w:rFonts w:ascii="Frutiger LT Arabic 45 Light" w:hAnsi="Frutiger LT Arabic 45 Light" w:cs="Frutiger LT Arabic 45 Light"/>
                <w:color w:val="000000" w:themeColor="text1"/>
              </w:rPr>
            </w:pPr>
          </w:p>
        </w:tc>
        <w:tc>
          <w:tcPr>
            <w:tcW w:w="951" w:type="dxa"/>
          </w:tcPr>
          <w:p w14:paraId="3F3915B7" w14:textId="77777777" w:rsidR="00DD00A6" w:rsidRDefault="00DD00A6" w:rsidP="00E162B2">
            <w:pPr>
              <w:rPr>
                <w:ins w:id="3063" w:author="Islam Nady" w:date="2024-06-09T18:16:00Z"/>
                <w:rStyle w:val="-Normal"/>
                <w:rFonts w:ascii="Frutiger LT Arabic 45 Light" w:hAnsi="Frutiger LT Arabic 45 Light" w:cs="Frutiger LT Arabic 45 Light"/>
                <w:color w:val="000000" w:themeColor="text1"/>
              </w:rPr>
            </w:pPr>
          </w:p>
        </w:tc>
        <w:tc>
          <w:tcPr>
            <w:tcW w:w="3342" w:type="dxa"/>
          </w:tcPr>
          <w:p w14:paraId="0C02F20A" w14:textId="77777777" w:rsidR="00DD00A6" w:rsidRDefault="00DD00A6" w:rsidP="00E162B2">
            <w:pPr>
              <w:rPr>
                <w:ins w:id="3064" w:author="Islam Nady" w:date="2024-06-09T18:16:00Z"/>
                <w:rStyle w:val="-Normal"/>
                <w:rFonts w:ascii="Frutiger LT Arabic 45 Light" w:hAnsi="Frutiger LT Arabic 45 Light" w:cs="Frutiger LT Arabic 45 Light"/>
                <w:color w:val="000000" w:themeColor="text1"/>
              </w:rPr>
            </w:pPr>
          </w:p>
        </w:tc>
        <w:tc>
          <w:tcPr>
            <w:tcW w:w="4500" w:type="dxa"/>
          </w:tcPr>
          <w:p w14:paraId="680C13F7" w14:textId="77777777" w:rsidR="00DD00A6" w:rsidRDefault="00DD00A6" w:rsidP="00E162B2">
            <w:pPr>
              <w:rPr>
                <w:ins w:id="3065" w:author="Islam Nady" w:date="2024-06-09T18:16:00Z"/>
                <w:rStyle w:val="-Normal"/>
                <w:rFonts w:ascii="Frutiger LT Arabic 45 Light" w:hAnsi="Frutiger LT Arabic 45 Light" w:cs="Frutiger LT Arabic 45 Light"/>
                <w:color w:val="000000" w:themeColor="text1"/>
              </w:rPr>
            </w:pPr>
          </w:p>
        </w:tc>
      </w:tr>
    </w:tbl>
    <w:p w14:paraId="2F2A9D33" w14:textId="77777777" w:rsidR="00DD00A6" w:rsidRDefault="00DD00A6" w:rsidP="00DD00A6">
      <w:pPr>
        <w:rPr>
          <w:ins w:id="3066" w:author="Islam Nady" w:date="2024-06-09T18:16:00Z"/>
          <w:rStyle w:val="-Normal"/>
          <w:rFonts w:ascii="Frutiger LT Arabic 45 Light" w:hAnsi="Frutiger LT Arabic 45 Light" w:cs="Frutiger LT Arabic 45 Light"/>
          <w:color w:val="000000" w:themeColor="text1"/>
        </w:rPr>
      </w:pPr>
      <w:ins w:id="3067" w:author="Islam Nady" w:date="2024-06-09T18:16:00Z">
        <w:r w:rsidRPr="00CD56E5">
          <w:rPr>
            <w:rStyle w:val="-Normal"/>
            <w:rFonts w:ascii="Frutiger LT Arabic 45 Light" w:hAnsi="Frutiger LT Arabic 45 Light" w:cs="Frutiger LT Arabic 45 Light"/>
            <w:color w:val="000000" w:themeColor="text1"/>
          </w:rPr>
          <w:t>*</w:t>
        </w:r>
        <w:r>
          <w:rPr>
            <w:rStyle w:val="-Normal"/>
            <w:rFonts w:ascii="Frutiger LT Arabic 45 Light" w:hAnsi="Frutiger LT Arabic 45 Light" w:cs="Frutiger LT Arabic 45 Light"/>
            <w:color w:val="000000" w:themeColor="text1"/>
          </w:rPr>
          <w:t xml:space="preserve"> </w:t>
        </w:r>
        <w:r w:rsidRPr="00CD56E5">
          <w:rPr>
            <w:rStyle w:val="-Normal"/>
            <w:rFonts w:ascii="Frutiger LT Arabic 45 Light" w:hAnsi="Frutiger LT Arabic 45 Light" w:cs="Frutiger LT Arabic 45 Light"/>
            <w:color w:val="000000" w:themeColor="text1"/>
          </w:rPr>
          <w:t xml:space="preserve">FQDN </w:t>
        </w:r>
        <w:r>
          <w:rPr>
            <w:rStyle w:val="-Normal"/>
            <w:rFonts w:ascii="Frutiger LT Arabic 45 Light" w:hAnsi="Frutiger LT Arabic 45 Light" w:cs="Frutiger LT Arabic 45 Light"/>
            <w:color w:val="000000" w:themeColor="text1"/>
          </w:rPr>
          <w:t>F</w:t>
        </w:r>
        <w:r w:rsidRPr="00CD56E5">
          <w:rPr>
            <w:rStyle w:val="-Normal"/>
            <w:rFonts w:ascii="Frutiger LT Arabic 45 Light" w:hAnsi="Frutiger LT Arabic 45 Light" w:cs="Frutiger LT Arabic 45 Light"/>
            <w:color w:val="000000" w:themeColor="text1"/>
          </w:rPr>
          <w:t xml:space="preserve">ully </w:t>
        </w:r>
        <w:r>
          <w:rPr>
            <w:rStyle w:val="-Normal"/>
            <w:rFonts w:ascii="Frutiger LT Arabic 45 Light" w:hAnsi="Frutiger LT Arabic 45 Light" w:cs="Frutiger LT Arabic 45 Light"/>
            <w:color w:val="000000" w:themeColor="text1"/>
          </w:rPr>
          <w:t>Q</w:t>
        </w:r>
        <w:r w:rsidRPr="00CD56E5">
          <w:rPr>
            <w:rStyle w:val="-Normal"/>
            <w:rFonts w:ascii="Frutiger LT Arabic 45 Light" w:hAnsi="Frutiger LT Arabic 45 Light" w:cs="Frutiger LT Arabic 45 Light"/>
            <w:color w:val="000000" w:themeColor="text1"/>
          </w:rPr>
          <w:t xml:space="preserve">ualified </w:t>
        </w:r>
        <w:r>
          <w:rPr>
            <w:rStyle w:val="-Normal"/>
            <w:rFonts w:ascii="Frutiger LT Arabic 45 Light" w:hAnsi="Frutiger LT Arabic 45 Light" w:cs="Frutiger LT Arabic 45 Light"/>
            <w:color w:val="000000" w:themeColor="text1"/>
          </w:rPr>
          <w:t>D</w:t>
        </w:r>
        <w:r w:rsidRPr="00CD56E5">
          <w:rPr>
            <w:rStyle w:val="-Normal"/>
            <w:rFonts w:ascii="Frutiger LT Arabic 45 Light" w:hAnsi="Frutiger LT Arabic 45 Light" w:cs="Frutiger LT Arabic 45 Light"/>
            <w:color w:val="000000" w:themeColor="text1"/>
          </w:rPr>
          <w:t xml:space="preserve">omain </w:t>
        </w:r>
        <w:r>
          <w:rPr>
            <w:rStyle w:val="-Normal"/>
            <w:rFonts w:ascii="Frutiger LT Arabic 45 Light" w:hAnsi="Frutiger LT Arabic 45 Light" w:cs="Frutiger LT Arabic 45 Light"/>
            <w:color w:val="000000" w:themeColor="text1"/>
          </w:rPr>
          <w:t>N</w:t>
        </w:r>
        <w:r w:rsidRPr="00CD56E5">
          <w:rPr>
            <w:rStyle w:val="-Normal"/>
            <w:rFonts w:ascii="Frutiger LT Arabic 45 Light" w:hAnsi="Frutiger LT Arabic 45 Light" w:cs="Frutiger LT Arabic 45 Light"/>
            <w:color w:val="000000" w:themeColor="text1"/>
          </w:rPr>
          <w:t>ame</w:t>
        </w:r>
      </w:ins>
    </w:p>
    <w:p w14:paraId="10DD746A" w14:textId="77777777" w:rsidR="00DD00A6" w:rsidRPr="00367045" w:rsidRDefault="00DD00A6" w:rsidP="00DD00A6">
      <w:pPr>
        <w:pStyle w:val="-Heading2"/>
        <w:rPr>
          <w:ins w:id="3068" w:author="Islam Nady" w:date="2024-06-09T18:16:00Z"/>
          <w:rFonts w:ascii="Frutiger LT Arabic 45 Light" w:eastAsia="Calibri" w:hAnsi="Frutiger LT Arabic 45 Light" w:cs="Frutiger LT Arabic 45 Light"/>
          <w:i/>
          <w:iCs/>
          <w:color w:val="8A7967"/>
        </w:rPr>
      </w:pPr>
      <w:bookmarkStart w:id="3069" w:name="_Toc162956050"/>
      <w:ins w:id="3070" w:author="Islam Nady" w:date="2024-06-09T18:16:00Z">
        <w:r w:rsidRPr="00367045">
          <w:rPr>
            <w:rFonts w:ascii="Frutiger LT Arabic 45 Light" w:eastAsia="Calibri" w:hAnsi="Frutiger LT Arabic 45 Light" w:cs="Frutiger LT Arabic 45 Light"/>
            <w:i/>
            <w:iCs/>
            <w:color w:val="8A7967"/>
          </w:rPr>
          <w:t xml:space="preserve">Network </w:t>
        </w:r>
      </w:ins>
      <w:ins w:id="3071" w:author="Islam Nady" w:date="2024-06-09T18:26:00Z">
        <w:r w:rsidR="00880EE3" w:rsidRPr="00367045">
          <w:rPr>
            <w:rFonts w:ascii="Frutiger LT Arabic 45 Light" w:eastAsia="Calibri" w:hAnsi="Frutiger LT Arabic 45 Light" w:cs="Frutiger LT Arabic 45 Light"/>
            <w:i/>
            <w:iCs/>
            <w:color w:val="8A7967"/>
          </w:rPr>
          <w:t xml:space="preserve">Production </w:t>
        </w:r>
      </w:ins>
      <w:ins w:id="3072" w:author="Islam Nady" w:date="2024-06-09T18:16:00Z">
        <w:r w:rsidRPr="00367045">
          <w:rPr>
            <w:rFonts w:ascii="Frutiger LT Arabic 45 Light" w:eastAsia="Calibri" w:hAnsi="Frutiger LT Arabic 45 Light" w:cs="Frutiger LT Arabic 45 Light"/>
            <w:i/>
            <w:iCs/>
            <w:color w:val="8A7967"/>
          </w:rPr>
          <w:t>Design Diagram</w:t>
        </w:r>
        <w:bookmarkEnd w:id="3069"/>
      </w:ins>
    </w:p>
    <w:p w14:paraId="1AC7B38B" w14:textId="77777777" w:rsidR="00DD00A6" w:rsidRDefault="00DD00A6" w:rsidP="00DD00A6">
      <w:pPr>
        <w:rPr>
          <w:ins w:id="3073" w:author="Islam Nady" w:date="2024-06-09T18:16:00Z"/>
          <w:rStyle w:val="-Normal"/>
          <w:rFonts w:ascii="Frutiger LT Arabic 45 Light" w:hAnsi="Frutiger LT Arabic 45 Light" w:cs="Frutiger LT Arabic 45 Light"/>
          <w:color w:val="000000" w:themeColor="text1"/>
        </w:rPr>
      </w:pPr>
      <w:ins w:id="3074" w:author="Islam Nady" w:date="2024-06-09T18:16:00Z">
        <w:r>
          <w:rPr>
            <w:rStyle w:val="-Normal"/>
            <w:rFonts w:ascii="Frutiger LT Arabic 45 Light" w:hAnsi="Frutiger LT Arabic 45 Light" w:cs="Frutiger LT Arabic 45 Light"/>
            <w:color w:val="000000" w:themeColor="text1"/>
          </w:rPr>
          <w:t>The below diagram is the network architecture as provided by vendor.</w:t>
        </w:r>
      </w:ins>
    </w:p>
    <w:p w14:paraId="7A3F9556" w14:textId="77777777" w:rsidR="00DD00A6" w:rsidRPr="00CB0A0F" w:rsidRDefault="00DD00A6" w:rsidP="00DD00A6">
      <w:pPr>
        <w:rPr>
          <w:ins w:id="3075" w:author="Islam Nady" w:date="2024-06-09T18:16:00Z"/>
          <w:rStyle w:val="-Normal"/>
          <w:rFonts w:ascii="Frutiger LT Arabic 45 Light" w:hAnsi="Frutiger LT Arabic 45 Light" w:cs="Frutiger LT Arabic 45 Light"/>
          <w:color w:val="000000" w:themeColor="text1"/>
        </w:rPr>
      </w:pPr>
      <w:ins w:id="3076" w:author="Islam Nady" w:date="2024-06-09T18:16:00Z">
        <w:r w:rsidRPr="00A537D7">
          <w:rPr>
            <w:rStyle w:val="-Normal"/>
            <w:rFonts w:ascii="Frutiger LT Arabic 45 Light" w:hAnsi="Frutiger LT Arabic 45 Light" w:cs="Frutiger LT Arabic 45 Light"/>
            <w:noProof/>
            <w:color w:val="0070C0"/>
          </w:rPr>
          <w:lastRenderedPageBreak/>
          <w:drawing>
            <wp:inline distT="0" distB="0" distL="0" distR="0" wp14:anchorId="1F4DEDF6" wp14:editId="0BAEC8A4">
              <wp:extent cx="6646545" cy="3943350"/>
              <wp:effectExtent l="0" t="0" r="1905" b="0"/>
              <wp:docPr id="20" name="Picture 20"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firewall&#10;&#10;Description automatically generated"/>
                      <pic:cNvPicPr/>
                    </pic:nvPicPr>
                    <pic:blipFill>
                      <a:blip r:embed="rId37"/>
                      <a:stretch>
                        <a:fillRect/>
                      </a:stretch>
                    </pic:blipFill>
                    <pic:spPr>
                      <a:xfrm>
                        <a:off x="0" y="0"/>
                        <a:ext cx="6646545" cy="3943350"/>
                      </a:xfrm>
                      <a:prstGeom prst="rect">
                        <a:avLst/>
                      </a:prstGeom>
                    </pic:spPr>
                  </pic:pic>
                </a:graphicData>
              </a:graphic>
            </wp:inline>
          </w:drawing>
        </w:r>
      </w:ins>
    </w:p>
    <w:p w14:paraId="74510D22" w14:textId="77777777" w:rsidR="00DD00A6" w:rsidRDefault="00DD00A6" w:rsidP="00DD00A6">
      <w:pPr>
        <w:pStyle w:val="-Figure"/>
        <w:spacing w:line="240" w:lineRule="auto"/>
        <w:rPr>
          <w:ins w:id="3077" w:author="Islam Nady" w:date="2024-06-09T18:16:00Z"/>
          <w:rStyle w:val="-Normal"/>
          <w:rFonts w:ascii="Frutiger LT Arabic 45 Light" w:hAnsi="Frutiger LT Arabic 45 Light" w:cs="Frutiger LT Arabic 45 Light"/>
          <w:color w:val="0070C0"/>
        </w:rPr>
      </w:pPr>
      <w:bookmarkStart w:id="3078" w:name="_Toc161914856"/>
      <w:ins w:id="3079" w:author="Islam Nady" w:date="2024-06-09T18:16:00Z">
        <w:r>
          <w:rPr>
            <w:rStyle w:val="-Normal"/>
            <w:rFonts w:ascii="Frutiger LT Arabic 45 Light" w:hAnsi="Frutiger LT Arabic 45 Light" w:cs="Frutiger LT Arabic 45 Light"/>
            <w:color w:val="0070C0"/>
          </w:rPr>
          <w:t>Network Architecture</w:t>
        </w:r>
        <w:bookmarkEnd w:id="3078"/>
      </w:ins>
    </w:p>
    <w:p w14:paraId="6471CC28" w14:textId="77777777" w:rsidR="00DD00A6" w:rsidRPr="00EB1F74" w:rsidRDefault="00DD00A6" w:rsidP="00DD00A6">
      <w:pPr>
        <w:rPr>
          <w:ins w:id="3080" w:author="Islam Nady" w:date="2024-06-09T18:16:00Z"/>
          <w:rStyle w:val="-Normal"/>
          <w:rFonts w:ascii="Frutiger LT Arabic 45 Light" w:hAnsi="Frutiger LT Arabic 45 Light" w:cs="Frutiger LT Arabic 45 Light"/>
          <w:color w:val="000000" w:themeColor="text1"/>
        </w:rPr>
      </w:pPr>
    </w:p>
    <w:p w14:paraId="7CB20FA4" w14:textId="77777777" w:rsidR="00DD00A6" w:rsidRPr="00356D25" w:rsidRDefault="00DD00A6" w:rsidP="00DD00A6">
      <w:pPr>
        <w:rPr>
          <w:ins w:id="3081" w:author="Islam Nady" w:date="2024-06-09T18:16:00Z"/>
          <w:rStyle w:val="-Normal"/>
          <w:rFonts w:ascii="Frutiger LT Arabic 45 Light" w:hAnsi="Frutiger LT Arabic 45 Light" w:cs="Frutiger LT Arabic 45 Light"/>
          <w:color w:val="000000" w:themeColor="text1"/>
        </w:rPr>
      </w:pPr>
      <w:ins w:id="3082" w:author="Islam Nady" w:date="2024-06-09T18:16:00Z">
        <w:r w:rsidRPr="00356D25">
          <w:rPr>
            <w:rStyle w:val="-Normal"/>
            <w:rFonts w:ascii="Frutiger LT Arabic 45 Light" w:hAnsi="Frutiger LT Arabic 45 Light" w:cs="Frutiger LT Arabic 45 Light"/>
            <w:color w:val="000000" w:themeColor="text1"/>
          </w:rPr>
          <w:t xml:space="preserve">This is reference network architecture for On-premises deployments; </w:t>
        </w:r>
        <w:r w:rsidRPr="00440C62">
          <w:rPr>
            <w:rStyle w:val="-Normal"/>
            <w:rFonts w:ascii="Frutiger LT Arabic 45 Light" w:hAnsi="Frutiger LT Arabic 45 Light" w:cs="Frutiger LT Arabic 45 Light"/>
            <w:color w:val="000000" w:themeColor="text1"/>
          </w:rPr>
          <w:t>however,</w:t>
        </w:r>
        <w:r w:rsidRPr="00356D25">
          <w:rPr>
            <w:rStyle w:val="-Normal"/>
            <w:rFonts w:ascii="Frutiger LT Arabic 45 Light" w:hAnsi="Frutiger LT Arabic 45 Light" w:cs="Frutiger LT Arabic 45 Light"/>
            <w:color w:val="000000" w:themeColor="text1"/>
          </w:rPr>
          <w:t xml:space="preserve"> the following points will be taken into account since the deployment is going to be a </w:t>
        </w:r>
      </w:ins>
      <w:ins w:id="3083" w:author="Islam Nady" w:date="2024-06-09T18:24:00Z">
        <w:r w:rsidR="003E4EB7">
          <w:rPr>
            <w:rStyle w:val="-Normal"/>
            <w:rFonts w:ascii="Frutiger LT Arabic 45 Light" w:hAnsi="Frutiger LT Arabic 45 Light" w:cs="Frutiger LT Arabic 45 Light"/>
            <w:color w:val="000000" w:themeColor="text1"/>
          </w:rPr>
          <w:t>Pr</w:t>
        </w:r>
        <w:r w:rsidR="00B418C4">
          <w:rPr>
            <w:rStyle w:val="-Normal"/>
            <w:rFonts w:ascii="Frutiger LT Arabic 45 Light" w:hAnsi="Frutiger LT Arabic 45 Light" w:cs="Frutiger LT Arabic 45 Light"/>
            <w:color w:val="000000" w:themeColor="text1"/>
          </w:rPr>
          <w:t>od</w:t>
        </w:r>
      </w:ins>
    </w:p>
    <w:p w14:paraId="560F031C" w14:textId="77777777" w:rsidR="00DD00A6" w:rsidRPr="00356D25" w:rsidRDefault="00DD00A6" w:rsidP="00DD00A6">
      <w:pPr>
        <w:rPr>
          <w:ins w:id="3084" w:author="Islam Nady" w:date="2024-06-09T18:16:00Z"/>
          <w:rStyle w:val="-Normal"/>
          <w:rFonts w:ascii="Frutiger LT Arabic 45 Light" w:hAnsi="Frutiger LT Arabic 45 Light" w:cs="Frutiger LT Arabic 45 Light"/>
          <w:color w:val="000000" w:themeColor="text1"/>
        </w:rPr>
      </w:pPr>
    </w:p>
    <w:p w14:paraId="18F71ED1" w14:textId="77777777" w:rsidR="00DD00A6" w:rsidRPr="00356D25" w:rsidRDefault="00DD00A6" w:rsidP="00DD00A6">
      <w:pPr>
        <w:pStyle w:val="ListParagraph"/>
        <w:numPr>
          <w:ilvl w:val="0"/>
          <w:numId w:val="36"/>
        </w:numPr>
        <w:rPr>
          <w:ins w:id="3085" w:author="Islam Nady" w:date="2024-06-09T18:16:00Z"/>
          <w:rStyle w:val="-Normal"/>
          <w:rFonts w:ascii="Frutiger LT Arabic 45 Light" w:hAnsi="Frutiger LT Arabic 45 Light" w:cs="Frutiger LT Arabic 45 Light"/>
          <w:color w:val="000000" w:themeColor="text1"/>
        </w:rPr>
      </w:pPr>
      <w:ins w:id="3086" w:author="Islam Nady" w:date="2024-06-09T18:16:00Z">
        <w:r w:rsidRPr="00356D25">
          <w:rPr>
            <w:rStyle w:val="-Normal"/>
            <w:rFonts w:ascii="Frutiger LT Arabic 45 Light" w:hAnsi="Frutiger LT Arabic 45 Light" w:cs="Frutiger LT Arabic 45 Light"/>
            <w:color w:val="000000" w:themeColor="text1"/>
          </w:rPr>
          <w:t>Control Room Data Tier:</w:t>
        </w:r>
      </w:ins>
    </w:p>
    <w:p w14:paraId="5B660301" w14:textId="77777777" w:rsidR="00DD00A6" w:rsidRPr="00356D25" w:rsidRDefault="00DD00A6" w:rsidP="00DD00A6">
      <w:pPr>
        <w:pStyle w:val="ListParagraph"/>
        <w:numPr>
          <w:ilvl w:val="0"/>
          <w:numId w:val="36"/>
        </w:numPr>
        <w:rPr>
          <w:ins w:id="3087" w:author="Islam Nady" w:date="2024-06-09T18:16:00Z"/>
          <w:rStyle w:val="-Normal"/>
          <w:rFonts w:ascii="Frutiger LT Arabic 45 Light" w:hAnsi="Frutiger LT Arabic 45 Light" w:cs="Frutiger LT Arabic 45 Light"/>
          <w:color w:val="000000" w:themeColor="text1"/>
        </w:rPr>
      </w:pPr>
      <w:ins w:id="3088" w:author="Islam Nady" w:date="2024-06-09T18:16:00Z">
        <w:r w:rsidRPr="00356D25">
          <w:rPr>
            <w:rStyle w:val="-Normal"/>
            <w:rFonts w:ascii="Frutiger LT Arabic 45 Light" w:hAnsi="Frutiger LT Arabic 45 Light" w:cs="Frutiger LT Arabic 45 Light"/>
            <w:color w:val="000000" w:themeColor="text1"/>
          </w:rPr>
          <w:t>Database will be MSSQL</w:t>
        </w:r>
      </w:ins>
    </w:p>
    <w:p w14:paraId="738E1759" w14:textId="77777777" w:rsidR="00DD00A6" w:rsidRPr="00356D25" w:rsidRDefault="00DD00A6" w:rsidP="00DD00A6">
      <w:pPr>
        <w:pStyle w:val="ListParagraph"/>
        <w:numPr>
          <w:ilvl w:val="0"/>
          <w:numId w:val="36"/>
        </w:numPr>
        <w:rPr>
          <w:ins w:id="3089" w:author="Islam Nady" w:date="2024-06-09T18:16:00Z"/>
          <w:rStyle w:val="-Normal"/>
          <w:rFonts w:ascii="Frutiger LT Arabic 45 Light" w:hAnsi="Frutiger LT Arabic 45 Light" w:cs="Frutiger LT Arabic 45 Light"/>
          <w:color w:val="000000" w:themeColor="text1"/>
        </w:rPr>
      </w:pPr>
      <w:ins w:id="3090" w:author="Islam Nady" w:date="2024-06-09T18:16:00Z">
        <w:r w:rsidRPr="00356D25">
          <w:rPr>
            <w:rStyle w:val="-Normal"/>
            <w:rFonts w:ascii="Frutiger LT Arabic 45 Light" w:hAnsi="Frutiger LT Arabic 45 Light" w:cs="Frutiger LT Arabic 45 Light"/>
            <w:color w:val="000000" w:themeColor="text1"/>
          </w:rPr>
          <w:t xml:space="preserve">Shared file repository will reside on the same Control room, and it is not required to be on separate server </w:t>
        </w:r>
      </w:ins>
    </w:p>
    <w:p w14:paraId="2D22B74E" w14:textId="77777777" w:rsidR="00DD00A6" w:rsidRPr="00356D25" w:rsidRDefault="00DD00A6" w:rsidP="00DD00A6">
      <w:pPr>
        <w:pStyle w:val="ListParagraph"/>
        <w:numPr>
          <w:ilvl w:val="0"/>
          <w:numId w:val="36"/>
        </w:numPr>
        <w:rPr>
          <w:ins w:id="3091" w:author="Islam Nady" w:date="2024-06-09T18:16:00Z"/>
          <w:rStyle w:val="-Normal"/>
          <w:rFonts w:ascii="Frutiger LT Arabic 45 Light" w:hAnsi="Frutiger LT Arabic 45 Light" w:cs="Frutiger LT Arabic 45 Light"/>
          <w:color w:val="000000" w:themeColor="text1"/>
        </w:rPr>
      </w:pPr>
      <w:ins w:id="3092" w:author="Islam Nady" w:date="2024-06-09T18:16:00Z">
        <w:r w:rsidRPr="00356D25">
          <w:rPr>
            <w:rStyle w:val="-Normal"/>
            <w:rFonts w:ascii="Frutiger LT Arabic 45 Light" w:hAnsi="Frutiger LT Arabic 45 Light" w:cs="Frutiger LT Arabic 45 Light"/>
            <w:color w:val="000000" w:themeColor="text1"/>
          </w:rPr>
          <w:t xml:space="preserve">Version control will not be needed. </w:t>
        </w:r>
      </w:ins>
    </w:p>
    <w:p w14:paraId="27DEFC7C" w14:textId="77777777" w:rsidR="00DD00A6" w:rsidRPr="00356D25" w:rsidRDefault="00DD00A6" w:rsidP="00DD00A6">
      <w:pPr>
        <w:pStyle w:val="ListParagraph"/>
        <w:numPr>
          <w:ilvl w:val="0"/>
          <w:numId w:val="36"/>
        </w:numPr>
        <w:rPr>
          <w:ins w:id="3093" w:author="Islam Nady" w:date="2024-06-09T18:16:00Z"/>
          <w:rStyle w:val="-Normal"/>
          <w:rFonts w:ascii="Frutiger LT Arabic 45 Light" w:hAnsi="Frutiger LT Arabic 45 Light" w:cs="Frutiger LT Arabic 45 Light"/>
          <w:color w:val="000000" w:themeColor="text1"/>
        </w:rPr>
      </w:pPr>
      <w:ins w:id="3094" w:author="Islam Nady" w:date="2024-06-09T18:16:00Z">
        <w:r w:rsidRPr="00356D25">
          <w:rPr>
            <w:rStyle w:val="-Normal"/>
            <w:rFonts w:ascii="Frutiger LT Arabic 45 Light" w:hAnsi="Frutiger LT Arabic 45 Light" w:cs="Frutiger LT Arabic 45 Light"/>
            <w:color w:val="000000" w:themeColor="text1"/>
          </w:rPr>
          <w:t xml:space="preserve">Real time data service will not be needed </w:t>
        </w:r>
      </w:ins>
    </w:p>
    <w:p w14:paraId="3088F006" w14:textId="77777777" w:rsidR="00DD00A6" w:rsidRPr="00EB1F74" w:rsidRDefault="00DD00A6" w:rsidP="00DD00A6">
      <w:pPr>
        <w:rPr>
          <w:ins w:id="3095" w:author="Islam Nady" w:date="2024-06-09T18:16:00Z"/>
          <w:rFonts w:ascii="Frutiger LT Arabic 45 Light" w:hAnsi="Frutiger LT Arabic 45 Light" w:cs="Frutiger LT Arabic 45 Light"/>
          <w:color w:val="000000" w:themeColor="text1"/>
        </w:rPr>
      </w:pPr>
    </w:p>
    <w:p w14:paraId="106CDAE4" w14:textId="77777777" w:rsidR="00BC2CAF" w:rsidDel="00DD00A6" w:rsidRDefault="001272B0" w:rsidP="00CB3C97">
      <w:pPr>
        <w:jc w:val="both"/>
        <w:rPr>
          <w:del w:id="3096" w:author="Islam Nady" w:date="2024-06-09T18:16:00Z"/>
          <w:rFonts w:ascii="Frutiger LT Arabic 45 Light" w:hAnsi="Frutiger LT Arabic 45 Light" w:cs="Frutiger LT Arabic 45 Light"/>
          <w:color w:val="000000" w:themeColor="text1"/>
          <w:sz w:val="20"/>
          <w:szCs w:val="20"/>
        </w:rPr>
      </w:pPr>
      <w:del w:id="3097" w:author="Islam Nady" w:date="2024-06-09T18:16:00Z">
        <w:r w:rsidRPr="001272B0" w:rsidDel="00DD00A6">
          <w:rPr>
            <w:rFonts w:ascii="Frutiger LT Arabic 45 Light" w:hAnsi="Frutiger LT Arabic 45 Light" w:cs="Frutiger LT Arabic 45 Light"/>
            <w:color w:val="000000" w:themeColor="text1"/>
            <w:sz w:val="20"/>
            <w:szCs w:val="20"/>
            <w:highlight w:val="yellow"/>
          </w:rPr>
          <w:delText>&lt;</w:delText>
        </w:r>
        <w:r w:rsidR="00BC2CAF" w:rsidRPr="001272B0" w:rsidDel="00DD00A6">
          <w:rPr>
            <w:rFonts w:ascii="Frutiger LT Arabic 45 Light" w:hAnsi="Frutiger LT Arabic 45 Light" w:cs="Frutiger LT Arabic 45 Light"/>
            <w:color w:val="000000" w:themeColor="text1"/>
            <w:sz w:val="20"/>
            <w:szCs w:val="20"/>
            <w:highlight w:val="yellow"/>
          </w:rPr>
          <w:delText>Specify the maximum data transferred/sent to the system, the number of concurrent users and the location of the user if applicable.</w:delText>
        </w:r>
        <w:r w:rsidRPr="001272B0" w:rsidDel="00DD00A6">
          <w:rPr>
            <w:rFonts w:ascii="Frutiger LT Arabic 45 Light" w:hAnsi="Frutiger LT Arabic 45 Light" w:cs="Frutiger LT Arabic 45 Light"/>
            <w:color w:val="000000" w:themeColor="text1"/>
            <w:sz w:val="20"/>
            <w:szCs w:val="20"/>
            <w:highlight w:val="yellow"/>
          </w:rPr>
          <w:delText>&gt;</w:delText>
        </w:r>
      </w:del>
    </w:p>
    <w:p w14:paraId="3B1625F5" w14:textId="77777777" w:rsidR="001272B0" w:rsidRPr="00EB1F74" w:rsidRDefault="001272B0" w:rsidP="00CB3C97">
      <w:pPr>
        <w:jc w:val="both"/>
        <w:rPr>
          <w:rFonts w:ascii="Frutiger LT Arabic 45 Light" w:hAnsi="Frutiger LT Arabic 45 Light" w:cs="Frutiger LT Arabic 45 Light"/>
          <w:color w:val="000000" w:themeColor="text1"/>
          <w:sz w:val="20"/>
          <w:szCs w:val="20"/>
        </w:rPr>
      </w:pPr>
      <w:r>
        <w:rPr>
          <w:rFonts w:ascii="Frutiger LT Arabic 45 Light" w:hAnsi="Frutiger LT Arabic 45 Light" w:cs="Frutiger LT Arabic 45 Light"/>
          <w:color w:val="000000" w:themeColor="text1"/>
          <w:sz w:val="20"/>
          <w:szCs w:val="20"/>
        </w:rPr>
        <w:t>….</w:t>
      </w:r>
    </w:p>
    <w:p w14:paraId="5BBB0CA2" w14:textId="77777777" w:rsidR="00881ECC" w:rsidDel="00880EE3" w:rsidRDefault="00BC2CAF" w:rsidP="0080495D">
      <w:pPr>
        <w:pStyle w:val="-Heading2"/>
        <w:rPr>
          <w:ins w:id="3098" w:author="MMAhmed@bankAlbilad.com" w:date="2023-04-30T09:28:00Z"/>
          <w:del w:id="3099" w:author="Islam Nady" w:date="2024-06-09T18:26:00Z"/>
          <w:rFonts w:ascii="Frutiger LT Arabic 45 Light" w:eastAsia="Calibri" w:hAnsi="Frutiger LT Arabic 45 Light" w:cs="Frutiger LT Arabic 45 Light"/>
          <w:i/>
          <w:iCs/>
          <w:color w:val="8A7967"/>
        </w:rPr>
      </w:pPr>
      <w:bookmarkStart w:id="3100" w:name="_Toc465250435"/>
      <w:bookmarkStart w:id="3101" w:name="_Toc465254792"/>
      <w:bookmarkStart w:id="3102" w:name="_Toc133740262"/>
      <w:del w:id="3103" w:author="Islam Nady" w:date="2024-06-09T18:26:00Z">
        <w:r w:rsidRPr="00526484" w:rsidDel="00880EE3">
          <w:rPr>
            <w:rFonts w:ascii="Frutiger LT Arabic 45 Light" w:eastAsia="Calibri" w:hAnsi="Frutiger LT Arabic 45 Light" w:cs="Frutiger LT Arabic 45 Light"/>
            <w:i/>
            <w:iCs/>
            <w:color w:val="8A7967"/>
          </w:rPr>
          <w:delText>Disk Storage for X Environment</w:delText>
        </w:r>
      </w:del>
      <w:bookmarkEnd w:id="3100"/>
      <w:bookmarkEnd w:id="3101"/>
      <w:bookmarkEnd w:id="3102"/>
    </w:p>
    <w:tbl>
      <w:tblPr>
        <w:tblStyle w:val="BABTable2"/>
        <w:tblW w:w="10525" w:type="dxa"/>
        <w:tblLook w:val="04A0" w:firstRow="1" w:lastRow="0" w:firstColumn="1" w:lastColumn="0" w:noHBand="0" w:noVBand="1"/>
        <w:tblPrChange w:id="3104" w:author="MMAhmed@bankAlbilad.com" w:date="2023-04-30T10:04:00Z">
          <w:tblPr>
            <w:tblStyle w:val="TableGrid"/>
            <w:tblW w:w="0" w:type="auto"/>
            <w:tblLook w:val="04A0" w:firstRow="1" w:lastRow="0" w:firstColumn="1" w:lastColumn="0" w:noHBand="0" w:noVBand="1"/>
          </w:tblPr>
        </w:tblPrChange>
      </w:tblPr>
      <w:tblGrid>
        <w:gridCol w:w="3633"/>
        <w:gridCol w:w="264"/>
        <w:gridCol w:w="1258"/>
        <w:gridCol w:w="1322"/>
        <w:gridCol w:w="4048"/>
        <w:tblGridChange w:id="3105">
          <w:tblGrid>
            <w:gridCol w:w="2614"/>
            <w:gridCol w:w="1019"/>
            <w:gridCol w:w="1522"/>
            <w:gridCol w:w="73"/>
            <w:gridCol w:w="1249"/>
            <w:gridCol w:w="1365"/>
            <w:gridCol w:w="2615"/>
            <w:gridCol w:w="68"/>
          </w:tblGrid>
        </w:tblGridChange>
      </w:tblGrid>
      <w:tr w:rsidR="00DD65F5" w:rsidDel="00880EE3" w14:paraId="712CEC80" w14:textId="77777777" w:rsidTr="00AA4C8E">
        <w:trPr>
          <w:cnfStyle w:val="100000000000" w:firstRow="1" w:lastRow="0" w:firstColumn="0" w:lastColumn="0" w:oddVBand="0" w:evenVBand="0" w:oddHBand="0" w:evenHBand="0" w:firstRowFirstColumn="0" w:firstRowLastColumn="0" w:lastRowFirstColumn="0" w:lastRowLastColumn="0"/>
          <w:ins w:id="3106" w:author="MMAhmed@bankAlbilad.com" w:date="2023-04-30T09:28:00Z"/>
          <w:del w:id="3107" w:author="Islam Nady" w:date="2024-06-09T18:26:00Z"/>
          <w:trPrChange w:id="3108" w:author="MMAhmed@bankAlbilad.com" w:date="2023-04-30T10:04:00Z">
            <w:trPr>
              <w:gridAfter w:val="0"/>
            </w:trPr>
          </w:trPrChange>
        </w:trPr>
        <w:tc>
          <w:tcPr>
            <w:tcW w:w="3685" w:type="dxa"/>
            <w:tcPrChange w:id="3109" w:author="MMAhmed@bankAlbilad.com" w:date="2023-04-30T10:04:00Z">
              <w:tcPr>
                <w:tcW w:w="2614" w:type="dxa"/>
              </w:tcPr>
            </w:tcPrChange>
          </w:tcPr>
          <w:p w14:paraId="31E07A85" w14:textId="77777777" w:rsidR="00DD65F5" w:rsidRPr="00DD65F5" w:rsidDel="00880EE3" w:rsidRDefault="00DD65F5">
            <w:pPr>
              <w:pStyle w:val="-Heading2"/>
              <w:spacing w:before="0"/>
              <w:cnfStyle w:val="100000000000" w:firstRow="1" w:lastRow="0" w:firstColumn="0" w:lastColumn="0" w:oddVBand="0" w:evenVBand="0" w:oddHBand="0" w:evenHBand="0" w:firstRowFirstColumn="0" w:firstRowLastColumn="0" w:lastRowFirstColumn="0" w:lastRowLastColumn="0"/>
              <w:rPr>
                <w:ins w:id="3110" w:author="MMAhmed@bankAlbilad.com" w:date="2023-04-30T09:28:00Z"/>
                <w:del w:id="3111" w:author="Islam Nady" w:date="2024-06-09T18:26:00Z"/>
                <w:rStyle w:val="-Normal"/>
                <w:rFonts w:ascii="Frutiger LT Arabic 45 Light" w:hAnsi="Frutiger LT Arabic 45 Light" w:cs="Frutiger LT Arabic 45 Light"/>
                <w:b/>
                <w:bCs/>
                <w:color w:val="000000" w:themeColor="text1"/>
              </w:rPr>
              <w:pPrChange w:id="3112" w:author="MMAhmed@bankAlbilad.com" w:date="2023-04-30T10:04:00Z">
                <w:pPr>
                  <w:pStyle w:val="-Heading2"/>
                  <w:cnfStyle w:val="100000000000" w:firstRow="1" w:lastRow="0" w:firstColumn="0" w:lastColumn="0" w:oddVBand="0" w:evenVBand="0" w:oddHBand="0" w:evenHBand="0" w:firstRowFirstColumn="0" w:firstRowLastColumn="0" w:lastRowFirstColumn="0" w:lastRowLastColumn="0"/>
                </w:pPr>
              </w:pPrChange>
            </w:pPr>
            <w:ins w:id="3113" w:author="MMAhmed@bankAlbilad.com" w:date="2023-04-30T09:28:00Z">
              <w:del w:id="3114" w:author="Islam Nady" w:date="2024-06-09T18:26:00Z">
                <w:r w:rsidRPr="00DD65F5" w:rsidDel="00880EE3">
                  <w:rPr>
                    <w:b/>
                    <w:bCs/>
                    <w:color w:val="FFFFFF"/>
                    <w:sz w:val="20"/>
                    <w:szCs w:val="20"/>
                    <w:rPrChange w:id="3115" w:author="MMAhmed@bankAlbilad.com" w:date="2023-04-30T09:30:00Z">
                      <w:rPr>
                        <w:b/>
                        <w:bCs/>
                        <w:color w:val="FFFFFF"/>
                      </w:rPr>
                    </w:rPrChange>
                  </w:rPr>
                  <w:delText>Name</w:delText>
                </w:r>
              </w:del>
            </w:ins>
          </w:p>
        </w:tc>
        <w:tc>
          <w:tcPr>
            <w:tcW w:w="1543" w:type="dxa"/>
            <w:gridSpan w:val="2"/>
            <w:tcPrChange w:id="3116" w:author="MMAhmed@bankAlbilad.com" w:date="2023-04-30T10:04:00Z">
              <w:tcPr>
                <w:tcW w:w="2614" w:type="dxa"/>
                <w:gridSpan w:val="3"/>
              </w:tcPr>
            </w:tcPrChange>
          </w:tcPr>
          <w:p w14:paraId="0BC907BA" w14:textId="77777777" w:rsidR="00DD65F5" w:rsidRPr="00DD65F5" w:rsidDel="00880EE3" w:rsidRDefault="00DD65F5">
            <w:pPr>
              <w:pStyle w:val="-Heading2"/>
              <w:spacing w:before="0"/>
              <w:cnfStyle w:val="100000000000" w:firstRow="1" w:lastRow="0" w:firstColumn="0" w:lastColumn="0" w:oddVBand="0" w:evenVBand="0" w:oddHBand="0" w:evenHBand="0" w:firstRowFirstColumn="0" w:firstRowLastColumn="0" w:lastRowFirstColumn="0" w:lastRowLastColumn="0"/>
              <w:rPr>
                <w:ins w:id="3117" w:author="MMAhmed@bankAlbilad.com" w:date="2023-04-30T09:28:00Z"/>
                <w:del w:id="3118" w:author="Islam Nady" w:date="2024-06-09T18:26:00Z"/>
                <w:rStyle w:val="-Normal"/>
                <w:rFonts w:ascii="Frutiger LT Arabic 45 Light" w:hAnsi="Frutiger LT Arabic 45 Light" w:cs="Frutiger LT Arabic 45 Light"/>
                <w:b/>
                <w:bCs/>
                <w:color w:val="000000" w:themeColor="text1"/>
              </w:rPr>
              <w:pPrChange w:id="3119" w:author="MMAhmed@bankAlbilad.com" w:date="2023-04-30T10:04:00Z">
                <w:pPr>
                  <w:pStyle w:val="-Heading2"/>
                  <w:cnfStyle w:val="100000000000" w:firstRow="1" w:lastRow="0" w:firstColumn="0" w:lastColumn="0" w:oddVBand="0" w:evenVBand="0" w:oddHBand="0" w:evenHBand="0" w:firstRowFirstColumn="0" w:firstRowLastColumn="0" w:lastRowFirstColumn="0" w:lastRowLastColumn="0"/>
                </w:pPr>
              </w:pPrChange>
            </w:pPr>
            <w:ins w:id="3120" w:author="MMAhmed@bankAlbilad.com" w:date="2023-04-30T09:28:00Z">
              <w:del w:id="3121" w:author="Islam Nady" w:date="2024-06-09T18:26:00Z">
                <w:r w:rsidRPr="00DD65F5" w:rsidDel="00880EE3">
                  <w:rPr>
                    <w:b/>
                    <w:bCs/>
                    <w:color w:val="FFFFFF"/>
                    <w:sz w:val="20"/>
                    <w:szCs w:val="20"/>
                    <w:rPrChange w:id="3122" w:author="MMAhmed@bankAlbilad.com" w:date="2023-04-30T09:30:00Z">
                      <w:rPr>
                        <w:b/>
                        <w:bCs/>
                        <w:color w:val="FFFFFF"/>
                      </w:rPr>
                    </w:rPrChange>
                  </w:rPr>
                  <w:delText>Size</w:delText>
                </w:r>
              </w:del>
            </w:ins>
          </w:p>
        </w:tc>
        <w:tc>
          <w:tcPr>
            <w:tcW w:w="1174" w:type="dxa"/>
            <w:tcPrChange w:id="3123" w:author="MMAhmed@bankAlbilad.com" w:date="2023-04-30T10:04:00Z">
              <w:tcPr>
                <w:tcW w:w="2614" w:type="dxa"/>
                <w:gridSpan w:val="2"/>
              </w:tcPr>
            </w:tcPrChange>
          </w:tcPr>
          <w:p w14:paraId="3A3A2205" w14:textId="77777777" w:rsidR="00DD65F5" w:rsidRPr="00DD65F5" w:rsidDel="00880EE3" w:rsidRDefault="00DD65F5">
            <w:pPr>
              <w:pStyle w:val="-Heading2"/>
              <w:spacing w:before="0"/>
              <w:cnfStyle w:val="100000000000" w:firstRow="1" w:lastRow="0" w:firstColumn="0" w:lastColumn="0" w:oddVBand="0" w:evenVBand="0" w:oddHBand="0" w:evenHBand="0" w:firstRowFirstColumn="0" w:firstRowLastColumn="0" w:lastRowFirstColumn="0" w:lastRowLastColumn="0"/>
              <w:rPr>
                <w:ins w:id="3124" w:author="MMAhmed@bankAlbilad.com" w:date="2023-04-30T09:28:00Z"/>
                <w:del w:id="3125" w:author="Islam Nady" w:date="2024-06-09T18:26:00Z"/>
                <w:rStyle w:val="-Normal"/>
                <w:rFonts w:ascii="Frutiger LT Arabic 45 Light" w:hAnsi="Frutiger LT Arabic 45 Light" w:cs="Frutiger LT Arabic 45 Light"/>
                <w:b/>
                <w:bCs/>
                <w:color w:val="000000" w:themeColor="text1"/>
              </w:rPr>
              <w:pPrChange w:id="3126" w:author="MMAhmed@bankAlbilad.com" w:date="2023-04-30T10:04:00Z">
                <w:pPr>
                  <w:pStyle w:val="-Heading2"/>
                  <w:cnfStyle w:val="100000000000" w:firstRow="1" w:lastRow="0" w:firstColumn="0" w:lastColumn="0" w:oddVBand="0" w:evenVBand="0" w:oddHBand="0" w:evenHBand="0" w:firstRowFirstColumn="0" w:firstRowLastColumn="0" w:lastRowFirstColumn="0" w:lastRowLastColumn="0"/>
                </w:pPr>
              </w:pPrChange>
            </w:pPr>
            <w:ins w:id="3127" w:author="MMAhmed@bankAlbilad.com" w:date="2023-04-30T09:28:00Z">
              <w:del w:id="3128" w:author="Islam Nady" w:date="2024-06-09T18:26:00Z">
                <w:r w:rsidRPr="00DD65F5" w:rsidDel="00880EE3">
                  <w:rPr>
                    <w:b/>
                    <w:bCs/>
                    <w:color w:val="FFFFFF"/>
                    <w:sz w:val="20"/>
                    <w:szCs w:val="20"/>
                    <w:rPrChange w:id="3129" w:author="MMAhmed@bankAlbilad.com" w:date="2023-04-30T09:30:00Z">
                      <w:rPr>
                        <w:b/>
                        <w:bCs/>
                        <w:color w:val="FFFFFF"/>
                      </w:rPr>
                    </w:rPrChange>
                  </w:rPr>
                  <w:delText>Temporary / Permenant</w:delText>
                </w:r>
              </w:del>
            </w:ins>
          </w:p>
        </w:tc>
        <w:tc>
          <w:tcPr>
            <w:tcW w:w="4123" w:type="dxa"/>
            <w:tcPrChange w:id="3130" w:author="MMAhmed@bankAlbilad.com" w:date="2023-04-30T10:04:00Z">
              <w:tcPr>
                <w:tcW w:w="2615" w:type="dxa"/>
              </w:tcPr>
            </w:tcPrChange>
          </w:tcPr>
          <w:p w14:paraId="6337DD2D" w14:textId="77777777" w:rsidR="00DD65F5" w:rsidRPr="00DD65F5" w:rsidDel="00880EE3" w:rsidRDefault="00DD65F5">
            <w:pPr>
              <w:pStyle w:val="-Heading2"/>
              <w:spacing w:before="0"/>
              <w:cnfStyle w:val="100000000000" w:firstRow="1" w:lastRow="0" w:firstColumn="0" w:lastColumn="0" w:oddVBand="0" w:evenVBand="0" w:oddHBand="0" w:evenHBand="0" w:firstRowFirstColumn="0" w:firstRowLastColumn="0" w:lastRowFirstColumn="0" w:lastRowLastColumn="0"/>
              <w:rPr>
                <w:ins w:id="3131" w:author="MMAhmed@bankAlbilad.com" w:date="2023-04-30T09:28:00Z"/>
                <w:del w:id="3132" w:author="Islam Nady" w:date="2024-06-09T18:26:00Z"/>
                <w:rStyle w:val="-Normal"/>
                <w:rFonts w:ascii="Frutiger LT Arabic 45 Light" w:hAnsi="Frutiger LT Arabic 45 Light" w:cs="Frutiger LT Arabic 45 Light"/>
                <w:b/>
                <w:bCs/>
                <w:color w:val="000000" w:themeColor="text1"/>
              </w:rPr>
              <w:pPrChange w:id="3133" w:author="MMAhmed@bankAlbilad.com" w:date="2023-04-30T10:04:00Z">
                <w:pPr>
                  <w:pStyle w:val="-Heading2"/>
                  <w:cnfStyle w:val="100000000000" w:firstRow="1" w:lastRow="0" w:firstColumn="0" w:lastColumn="0" w:oddVBand="0" w:evenVBand="0" w:oddHBand="0" w:evenHBand="0" w:firstRowFirstColumn="0" w:firstRowLastColumn="0" w:lastRowFirstColumn="0" w:lastRowLastColumn="0"/>
                </w:pPr>
              </w:pPrChange>
            </w:pPr>
            <w:ins w:id="3134" w:author="MMAhmed@bankAlbilad.com" w:date="2023-04-30T09:28:00Z">
              <w:del w:id="3135" w:author="Islam Nady" w:date="2024-06-09T18:26:00Z">
                <w:r w:rsidRPr="00DD65F5" w:rsidDel="00880EE3">
                  <w:rPr>
                    <w:b/>
                    <w:bCs/>
                    <w:color w:val="FFFFFF"/>
                    <w:sz w:val="20"/>
                    <w:szCs w:val="20"/>
                    <w:rPrChange w:id="3136" w:author="MMAhmed@bankAlbilad.com" w:date="2023-04-30T09:30:00Z">
                      <w:rPr>
                        <w:b/>
                        <w:bCs/>
                        <w:color w:val="FFFFFF"/>
                      </w:rPr>
                    </w:rPrChange>
                  </w:rPr>
                  <w:delText>backup</w:delText>
                </w:r>
              </w:del>
            </w:ins>
          </w:p>
        </w:tc>
      </w:tr>
      <w:tr w:rsidR="00DD65F5" w:rsidDel="00880EE3" w14:paraId="66D3D69C" w14:textId="77777777" w:rsidTr="00AA4C8E">
        <w:trPr>
          <w:trHeight w:val="3312"/>
          <w:ins w:id="3137" w:author="MMAhmed@bankAlbilad.com" w:date="2023-04-30T09:28:00Z"/>
          <w:del w:id="3138" w:author="Islam Nady" w:date="2024-06-09T18:26:00Z"/>
          <w:trPrChange w:id="3139" w:author="MMAhmed@bankAlbilad.com" w:date="2023-04-30T10:04:00Z">
            <w:trPr>
              <w:gridAfter w:val="0"/>
            </w:trPr>
          </w:trPrChange>
        </w:trPr>
        <w:tc>
          <w:tcPr>
            <w:tcW w:w="3955" w:type="dxa"/>
            <w:gridSpan w:val="2"/>
            <w:tcPrChange w:id="3140" w:author="MMAhmed@bankAlbilad.com" w:date="2023-04-30T10:04:00Z">
              <w:tcPr>
                <w:tcW w:w="2614" w:type="dxa"/>
              </w:tcPr>
            </w:tcPrChange>
          </w:tcPr>
          <w:p w14:paraId="6379CC94" w14:textId="77777777" w:rsidR="00DD65F5" w:rsidRPr="00DD65F5" w:rsidDel="00880EE3" w:rsidRDefault="00DD65F5">
            <w:pPr>
              <w:pStyle w:val="-Heading2"/>
              <w:spacing w:after="0" w:line="120" w:lineRule="auto"/>
              <w:jc w:val="left"/>
              <w:rPr>
                <w:ins w:id="3141" w:author="MMAhmed@bankAlbilad.com" w:date="2023-04-30T09:29:00Z"/>
                <w:del w:id="3142" w:author="Islam Nady" w:date="2024-06-09T18:26:00Z"/>
                <w:rStyle w:val="-Normal"/>
                <w:rFonts w:asciiTheme="minorHAnsi" w:hAnsiTheme="minorHAnsi" w:cstheme="minorHAnsi"/>
                <w:b w:val="0"/>
                <w:bCs w:val="0"/>
                <w:color w:val="000000" w:themeColor="text1"/>
                <w:rPrChange w:id="3143" w:author="MMAhmed@bankAlbilad.com" w:date="2023-04-30T09:32:00Z">
                  <w:rPr>
                    <w:ins w:id="3144" w:author="MMAhmed@bankAlbilad.com" w:date="2023-04-30T09:29:00Z"/>
                    <w:del w:id="3145" w:author="Islam Nady" w:date="2024-06-09T18:26:00Z"/>
                    <w:rStyle w:val="-Normal"/>
                    <w:rFonts w:ascii="Frutiger LT Arabic 45 Light" w:hAnsi="Frutiger LT Arabic 45 Light" w:cs="Frutiger LT Arabic 45 Light"/>
                    <w:b w:val="0"/>
                    <w:bCs w:val="0"/>
                    <w:color w:val="000000" w:themeColor="text1"/>
                  </w:rPr>
                </w:rPrChange>
              </w:rPr>
              <w:pPrChange w:id="3146" w:author="MMAhmed@bankAlbilad.com" w:date="2023-04-30T09:33:00Z">
                <w:pPr>
                  <w:pStyle w:val="-Heading2"/>
                </w:pPr>
              </w:pPrChange>
            </w:pPr>
            <w:ins w:id="3147" w:author="MMAhmed@bankAlbilad.com" w:date="2023-04-30T09:29:00Z">
              <w:del w:id="3148" w:author="Islam Nady" w:date="2024-06-09T18:26:00Z">
                <w:r w:rsidRPr="00DD65F5" w:rsidDel="00880EE3">
                  <w:rPr>
                    <w:rStyle w:val="-Normal"/>
                    <w:rFonts w:asciiTheme="minorHAnsi" w:hAnsiTheme="minorHAnsi" w:cstheme="minorHAnsi"/>
                    <w:color w:val="000000" w:themeColor="text1"/>
                    <w:rPrChange w:id="3149" w:author="MMAhmed@bankAlbilad.com" w:date="2023-04-30T09:32:00Z">
                      <w:rPr>
                        <w:rStyle w:val="-Normal"/>
                        <w:rFonts w:ascii="Frutiger LT Arabic 45 Light" w:hAnsi="Frutiger LT Arabic 45 Light" w:cs="Frutiger LT Arabic 45 Light"/>
                        <w:color w:val="000000" w:themeColor="text1"/>
                      </w:rPr>
                    </w:rPrChange>
                  </w:rPr>
                  <w:delText>Example for Directories, windows</w:delText>
                </w:r>
              </w:del>
            </w:ins>
          </w:p>
          <w:p w14:paraId="52AA4120" w14:textId="77777777" w:rsidR="00DD65F5" w:rsidRPr="00DD65F5" w:rsidDel="00880EE3" w:rsidRDefault="00DD65F5">
            <w:pPr>
              <w:pStyle w:val="-Heading2"/>
              <w:spacing w:after="0" w:line="120" w:lineRule="auto"/>
              <w:jc w:val="left"/>
              <w:rPr>
                <w:ins w:id="3150" w:author="MMAhmed@bankAlbilad.com" w:date="2023-04-30T09:29:00Z"/>
                <w:del w:id="3151" w:author="Islam Nady" w:date="2024-06-09T18:26:00Z"/>
                <w:rStyle w:val="-Normal"/>
                <w:rFonts w:asciiTheme="minorHAnsi" w:hAnsiTheme="minorHAnsi" w:cstheme="minorHAnsi"/>
                <w:b w:val="0"/>
                <w:bCs w:val="0"/>
                <w:color w:val="000000" w:themeColor="text1"/>
                <w:rPrChange w:id="3152" w:author="MMAhmed@bankAlbilad.com" w:date="2023-04-30T09:32:00Z">
                  <w:rPr>
                    <w:ins w:id="3153" w:author="MMAhmed@bankAlbilad.com" w:date="2023-04-30T09:29:00Z"/>
                    <w:del w:id="3154" w:author="Islam Nady" w:date="2024-06-09T18:26:00Z"/>
                    <w:rStyle w:val="-Normal"/>
                    <w:rFonts w:ascii="Frutiger LT Arabic 45 Light" w:hAnsi="Frutiger LT Arabic 45 Light" w:cs="Frutiger LT Arabic 45 Light"/>
                    <w:b w:val="0"/>
                    <w:bCs w:val="0"/>
                    <w:color w:val="000000" w:themeColor="text1"/>
                  </w:rPr>
                </w:rPrChange>
              </w:rPr>
              <w:pPrChange w:id="3155" w:author="MMAhmed@bankAlbilad.com" w:date="2023-04-30T09:33:00Z">
                <w:pPr>
                  <w:pStyle w:val="-Heading2"/>
                </w:pPr>
              </w:pPrChange>
            </w:pPr>
            <w:ins w:id="3156" w:author="MMAhmed@bankAlbilad.com" w:date="2023-04-30T09:29:00Z">
              <w:del w:id="3157" w:author="Islam Nady" w:date="2024-06-09T18:26:00Z">
                <w:r w:rsidRPr="00DD65F5" w:rsidDel="00880EE3">
                  <w:rPr>
                    <w:rStyle w:val="-Normal"/>
                    <w:rFonts w:asciiTheme="minorHAnsi" w:hAnsiTheme="minorHAnsi" w:cstheme="minorHAnsi"/>
                    <w:color w:val="000000" w:themeColor="text1"/>
                    <w:rPrChange w:id="3158" w:author="MMAhmed@bankAlbilad.com" w:date="2023-04-30T09:32:00Z">
                      <w:rPr>
                        <w:rStyle w:val="-Normal"/>
                        <w:rFonts w:ascii="Frutiger LT Arabic 45 Light" w:hAnsi="Frutiger LT Arabic 45 Light" w:cs="Frutiger LT Arabic 45 Light"/>
                        <w:color w:val="000000" w:themeColor="text1"/>
                      </w:rPr>
                    </w:rPrChange>
                  </w:rPr>
                  <w:delText>D:/ACR/BIN/X1  (for application X1)</w:delText>
                </w:r>
              </w:del>
            </w:ins>
          </w:p>
          <w:p w14:paraId="68915006" w14:textId="77777777" w:rsidR="00DD65F5" w:rsidRPr="00DD65F5" w:rsidDel="00880EE3" w:rsidRDefault="00DD65F5">
            <w:pPr>
              <w:pStyle w:val="-Heading2"/>
              <w:spacing w:after="0" w:line="120" w:lineRule="auto"/>
              <w:jc w:val="left"/>
              <w:rPr>
                <w:ins w:id="3159" w:author="MMAhmed@bankAlbilad.com" w:date="2023-04-30T09:29:00Z"/>
                <w:del w:id="3160" w:author="Islam Nady" w:date="2024-06-09T18:26:00Z"/>
                <w:rStyle w:val="-Normal"/>
                <w:rFonts w:asciiTheme="minorHAnsi" w:hAnsiTheme="minorHAnsi" w:cstheme="minorHAnsi"/>
                <w:b w:val="0"/>
                <w:bCs w:val="0"/>
                <w:color w:val="000000" w:themeColor="text1"/>
                <w:rPrChange w:id="3161" w:author="MMAhmed@bankAlbilad.com" w:date="2023-04-30T09:32:00Z">
                  <w:rPr>
                    <w:ins w:id="3162" w:author="MMAhmed@bankAlbilad.com" w:date="2023-04-30T09:29:00Z"/>
                    <w:del w:id="3163" w:author="Islam Nady" w:date="2024-06-09T18:26:00Z"/>
                    <w:rStyle w:val="-Normal"/>
                    <w:rFonts w:ascii="Frutiger LT Arabic 45 Light" w:hAnsi="Frutiger LT Arabic 45 Light" w:cs="Frutiger LT Arabic 45 Light"/>
                    <w:b w:val="0"/>
                    <w:bCs w:val="0"/>
                    <w:color w:val="000000" w:themeColor="text1"/>
                  </w:rPr>
                </w:rPrChange>
              </w:rPr>
              <w:pPrChange w:id="3164" w:author="MMAhmed@bankAlbilad.com" w:date="2023-04-30T09:33:00Z">
                <w:pPr>
                  <w:pStyle w:val="-Heading2"/>
                </w:pPr>
              </w:pPrChange>
            </w:pPr>
            <w:ins w:id="3165" w:author="MMAhmed@bankAlbilad.com" w:date="2023-04-30T09:29:00Z">
              <w:del w:id="3166" w:author="Islam Nady" w:date="2024-06-09T18:26:00Z">
                <w:r w:rsidRPr="00DD65F5" w:rsidDel="00880EE3">
                  <w:rPr>
                    <w:rStyle w:val="-Normal"/>
                    <w:rFonts w:asciiTheme="minorHAnsi" w:hAnsiTheme="minorHAnsi" w:cstheme="minorHAnsi"/>
                    <w:color w:val="000000" w:themeColor="text1"/>
                    <w:rPrChange w:id="3167" w:author="MMAhmed@bankAlbilad.com" w:date="2023-04-30T09:32:00Z">
                      <w:rPr>
                        <w:rStyle w:val="-Normal"/>
                        <w:rFonts w:ascii="Frutiger LT Arabic 45 Light" w:hAnsi="Frutiger LT Arabic 45 Light" w:cs="Frutiger LT Arabic 45 Light"/>
                        <w:color w:val="000000" w:themeColor="text1"/>
                      </w:rPr>
                    </w:rPrChange>
                  </w:rPr>
                  <w:delText>D:/ACR/LOGS  (for logs)</w:delText>
                </w:r>
              </w:del>
            </w:ins>
          </w:p>
          <w:p w14:paraId="29B7E97F" w14:textId="77777777" w:rsidR="00DD65F5" w:rsidRPr="00DD65F5" w:rsidDel="00880EE3" w:rsidRDefault="00DD65F5">
            <w:pPr>
              <w:pStyle w:val="-Heading2"/>
              <w:spacing w:after="0" w:line="120" w:lineRule="auto"/>
              <w:jc w:val="left"/>
              <w:rPr>
                <w:ins w:id="3168" w:author="MMAhmed@bankAlbilad.com" w:date="2023-04-30T09:29:00Z"/>
                <w:del w:id="3169" w:author="Islam Nady" w:date="2024-06-09T18:26:00Z"/>
                <w:rStyle w:val="-Normal"/>
                <w:rFonts w:asciiTheme="minorHAnsi" w:hAnsiTheme="minorHAnsi" w:cstheme="minorHAnsi"/>
                <w:b w:val="0"/>
                <w:bCs w:val="0"/>
                <w:color w:val="000000" w:themeColor="text1"/>
                <w:rPrChange w:id="3170" w:author="MMAhmed@bankAlbilad.com" w:date="2023-04-30T09:32:00Z">
                  <w:rPr>
                    <w:ins w:id="3171" w:author="MMAhmed@bankAlbilad.com" w:date="2023-04-30T09:29:00Z"/>
                    <w:del w:id="3172" w:author="Islam Nady" w:date="2024-06-09T18:26:00Z"/>
                    <w:rStyle w:val="-Normal"/>
                    <w:rFonts w:ascii="Frutiger LT Arabic 45 Light" w:hAnsi="Frutiger LT Arabic 45 Light" w:cs="Frutiger LT Arabic 45 Light"/>
                    <w:b w:val="0"/>
                    <w:bCs w:val="0"/>
                    <w:color w:val="000000" w:themeColor="text1"/>
                  </w:rPr>
                </w:rPrChange>
              </w:rPr>
              <w:pPrChange w:id="3173" w:author="MMAhmed@bankAlbilad.com" w:date="2023-04-30T09:33:00Z">
                <w:pPr>
                  <w:pStyle w:val="-Heading2"/>
                </w:pPr>
              </w:pPrChange>
            </w:pPr>
            <w:ins w:id="3174" w:author="MMAhmed@bankAlbilad.com" w:date="2023-04-30T09:29:00Z">
              <w:del w:id="3175" w:author="Islam Nady" w:date="2024-06-09T18:26:00Z">
                <w:r w:rsidRPr="00DD65F5" w:rsidDel="00880EE3">
                  <w:rPr>
                    <w:rStyle w:val="-Normal"/>
                    <w:rFonts w:asciiTheme="minorHAnsi" w:hAnsiTheme="minorHAnsi" w:cstheme="minorHAnsi"/>
                    <w:color w:val="000000" w:themeColor="text1"/>
                    <w:rPrChange w:id="3176" w:author="MMAhmed@bankAlbilad.com" w:date="2023-04-30T09:32:00Z">
                      <w:rPr>
                        <w:rStyle w:val="-Normal"/>
                        <w:rFonts w:ascii="Frutiger LT Arabic 45 Light" w:hAnsi="Frutiger LT Arabic 45 Light" w:cs="Frutiger LT Arabic 45 Light"/>
                        <w:color w:val="000000" w:themeColor="text1"/>
                      </w:rPr>
                    </w:rPrChange>
                  </w:rPr>
                  <w:delText>D:/ACR/CONF (for configuration)</w:delText>
                </w:r>
              </w:del>
            </w:ins>
          </w:p>
          <w:p w14:paraId="0F857585" w14:textId="77777777" w:rsidR="00DD65F5" w:rsidRPr="00DD65F5" w:rsidDel="00880EE3" w:rsidRDefault="00DD65F5">
            <w:pPr>
              <w:pStyle w:val="-Heading2"/>
              <w:spacing w:after="0" w:line="120" w:lineRule="auto"/>
              <w:jc w:val="left"/>
              <w:rPr>
                <w:ins w:id="3177" w:author="MMAhmed@bankAlbilad.com" w:date="2023-04-30T09:29:00Z"/>
                <w:del w:id="3178" w:author="Islam Nady" w:date="2024-06-09T18:26:00Z"/>
                <w:rStyle w:val="-Normal"/>
                <w:rFonts w:asciiTheme="minorHAnsi" w:hAnsiTheme="minorHAnsi" w:cstheme="minorHAnsi"/>
                <w:b w:val="0"/>
                <w:bCs w:val="0"/>
                <w:color w:val="000000" w:themeColor="text1"/>
                <w:rPrChange w:id="3179" w:author="MMAhmed@bankAlbilad.com" w:date="2023-04-30T09:32:00Z">
                  <w:rPr>
                    <w:ins w:id="3180" w:author="MMAhmed@bankAlbilad.com" w:date="2023-04-30T09:29:00Z"/>
                    <w:del w:id="3181" w:author="Islam Nady" w:date="2024-06-09T18:26:00Z"/>
                    <w:rStyle w:val="-Normal"/>
                    <w:rFonts w:ascii="Frutiger LT Arabic 45 Light" w:hAnsi="Frutiger LT Arabic 45 Light" w:cs="Frutiger LT Arabic 45 Light"/>
                    <w:b w:val="0"/>
                    <w:bCs w:val="0"/>
                    <w:color w:val="000000" w:themeColor="text1"/>
                  </w:rPr>
                </w:rPrChange>
              </w:rPr>
              <w:pPrChange w:id="3182" w:author="MMAhmed@bankAlbilad.com" w:date="2023-04-30T09:33:00Z">
                <w:pPr>
                  <w:pStyle w:val="-Heading2"/>
                </w:pPr>
              </w:pPrChange>
            </w:pPr>
            <w:ins w:id="3183" w:author="MMAhmed@bankAlbilad.com" w:date="2023-04-30T09:29:00Z">
              <w:del w:id="3184" w:author="Islam Nady" w:date="2024-06-09T18:26:00Z">
                <w:r w:rsidRPr="00DD65F5" w:rsidDel="00880EE3">
                  <w:rPr>
                    <w:rStyle w:val="-Normal"/>
                    <w:rFonts w:asciiTheme="minorHAnsi" w:hAnsiTheme="minorHAnsi" w:cstheme="minorHAnsi"/>
                    <w:color w:val="000000" w:themeColor="text1"/>
                    <w:rPrChange w:id="3185" w:author="MMAhmed@bankAlbilad.com" w:date="2023-04-30T09:32:00Z">
                      <w:rPr>
                        <w:rStyle w:val="-Normal"/>
                        <w:rFonts w:ascii="Frutiger LT Arabic 45 Light" w:hAnsi="Frutiger LT Arabic 45 Light" w:cs="Frutiger LT Arabic 45 Light"/>
                        <w:color w:val="000000" w:themeColor="text1"/>
                      </w:rPr>
                    </w:rPrChange>
                  </w:rPr>
                  <w:delText>UNIX based:</w:delText>
                </w:r>
              </w:del>
            </w:ins>
          </w:p>
          <w:p w14:paraId="0DFA34A1" w14:textId="77777777" w:rsidR="00DD65F5" w:rsidRPr="00DD65F5" w:rsidDel="00880EE3" w:rsidRDefault="00DD65F5">
            <w:pPr>
              <w:pStyle w:val="-Heading2"/>
              <w:spacing w:after="0" w:line="120" w:lineRule="auto"/>
              <w:jc w:val="left"/>
              <w:rPr>
                <w:ins w:id="3186" w:author="MMAhmed@bankAlbilad.com" w:date="2023-04-30T09:29:00Z"/>
                <w:del w:id="3187" w:author="Islam Nady" w:date="2024-06-09T18:26:00Z"/>
                <w:rStyle w:val="-Normal"/>
                <w:rFonts w:asciiTheme="minorHAnsi" w:hAnsiTheme="minorHAnsi" w:cstheme="minorHAnsi"/>
                <w:b w:val="0"/>
                <w:bCs w:val="0"/>
                <w:color w:val="000000" w:themeColor="text1"/>
                <w:rPrChange w:id="3188" w:author="MMAhmed@bankAlbilad.com" w:date="2023-04-30T09:32:00Z">
                  <w:rPr>
                    <w:ins w:id="3189" w:author="MMAhmed@bankAlbilad.com" w:date="2023-04-30T09:29:00Z"/>
                    <w:del w:id="3190" w:author="Islam Nady" w:date="2024-06-09T18:26:00Z"/>
                    <w:rStyle w:val="-Normal"/>
                    <w:rFonts w:ascii="Frutiger LT Arabic 45 Light" w:hAnsi="Frutiger LT Arabic 45 Light" w:cs="Frutiger LT Arabic 45 Light"/>
                    <w:b w:val="0"/>
                    <w:bCs w:val="0"/>
                    <w:color w:val="000000" w:themeColor="text1"/>
                  </w:rPr>
                </w:rPrChange>
              </w:rPr>
              <w:pPrChange w:id="3191" w:author="MMAhmed@bankAlbilad.com" w:date="2023-04-30T09:33:00Z">
                <w:pPr>
                  <w:pStyle w:val="-Heading2"/>
                </w:pPr>
              </w:pPrChange>
            </w:pPr>
            <w:ins w:id="3192" w:author="MMAhmed@bankAlbilad.com" w:date="2023-04-30T09:29:00Z">
              <w:del w:id="3193" w:author="Islam Nady" w:date="2024-06-09T18:26:00Z">
                <w:r w:rsidRPr="00DD65F5" w:rsidDel="00880EE3">
                  <w:rPr>
                    <w:rStyle w:val="-Normal"/>
                    <w:rFonts w:asciiTheme="minorHAnsi" w:hAnsiTheme="minorHAnsi" w:cstheme="minorHAnsi"/>
                    <w:color w:val="000000" w:themeColor="text1"/>
                    <w:rPrChange w:id="3194" w:author="MMAhmed@bankAlbilad.com" w:date="2023-04-30T09:32:00Z">
                      <w:rPr>
                        <w:rStyle w:val="-Normal"/>
                        <w:rFonts w:ascii="Frutiger LT Arabic 45 Light" w:hAnsi="Frutiger LT Arabic 45 Light" w:cs="Frutiger LT Arabic 45 Light"/>
                        <w:color w:val="000000" w:themeColor="text1"/>
                      </w:rPr>
                    </w:rPrChange>
                  </w:rPr>
                  <w:delText>/ACR/BIN</w:delText>
                </w:r>
              </w:del>
            </w:ins>
          </w:p>
          <w:p w14:paraId="52C1B8A3" w14:textId="77777777" w:rsidR="00DD65F5" w:rsidRPr="00DD65F5" w:rsidDel="00880EE3" w:rsidRDefault="00DD65F5">
            <w:pPr>
              <w:pStyle w:val="-Heading2"/>
              <w:spacing w:after="0" w:line="120" w:lineRule="auto"/>
              <w:jc w:val="left"/>
              <w:rPr>
                <w:ins w:id="3195" w:author="MMAhmed@bankAlbilad.com" w:date="2023-04-30T09:29:00Z"/>
                <w:del w:id="3196" w:author="Islam Nady" w:date="2024-06-09T18:26:00Z"/>
                <w:rStyle w:val="-Normal"/>
                <w:rFonts w:asciiTheme="minorHAnsi" w:hAnsiTheme="minorHAnsi" w:cstheme="minorHAnsi"/>
                <w:b w:val="0"/>
                <w:bCs w:val="0"/>
                <w:color w:val="000000" w:themeColor="text1"/>
                <w:rPrChange w:id="3197" w:author="MMAhmed@bankAlbilad.com" w:date="2023-04-30T09:32:00Z">
                  <w:rPr>
                    <w:ins w:id="3198" w:author="MMAhmed@bankAlbilad.com" w:date="2023-04-30T09:29:00Z"/>
                    <w:del w:id="3199" w:author="Islam Nady" w:date="2024-06-09T18:26:00Z"/>
                    <w:rStyle w:val="-Normal"/>
                    <w:rFonts w:ascii="Frutiger LT Arabic 45 Light" w:hAnsi="Frutiger LT Arabic 45 Light" w:cs="Frutiger LT Arabic 45 Light"/>
                    <w:b w:val="0"/>
                    <w:bCs w:val="0"/>
                    <w:color w:val="000000" w:themeColor="text1"/>
                  </w:rPr>
                </w:rPrChange>
              </w:rPr>
              <w:pPrChange w:id="3200" w:author="MMAhmed@bankAlbilad.com" w:date="2023-04-30T09:33:00Z">
                <w:pPr>
                  <w:pStyle w:val="-Heading2"/>
                </w:pPr>
              </w:pPrChange>
            </w:pPr>
            <w:ins w:id="3201" w:author="MMAhmed@bankAlbilad.com" w:date="2023-04-30T09:29:00Z">
              <w:del w:id="3202" w:author="Islam Nady" w:date="2024-06-09T18:26:00Z">
                <w:r w:rsidRPr="00DD65F5" w:rsidDel="00880EE3">
                  <w:rPr>
                    <w:rStyle w:val="-Normal"/>
                    <w:rFonts w:asciiTheme="minorHAnsi" w:hAnsiTheme="minorHAnsi" w:cstheme="minorHAnsi"/>
                    <w:color w:val="000000" w:themeColor="text1"/>
                    <w:rPrChange w:id="3203" w:author="MMAhmed@bankAlbilad.com" w:date="2023-04-30T09:32:00Z">
                      <w:rPr>
                        <w:rStyle w:val="-Normal"/>
                        <w:rFonts w:ascii="Frutiger LT Arabic 45 Light" w:hAnsi="Frutiger LT Arabic 45 Light" w:cs="Frutiger LT Arabic 45 Light"/>
                        <w:color w:val="000000" w:themeColor="text1"/>
                      </w:rPr>
                    </w:rPrChange>
                  </w:rPr>
                  <w:delText>/ACR/LOGS</w:delText>
                </w:r>
              </w:del>
            </w:ins>
          </w:p>
          <w:p w14:paraId="6CD52F3C" w14:textId="77777777" w:rsidR="00DD65F5" w:rsidRPr="00DD65F5" w:rsidDel="00880EE3" w:rsidRDefault="00DD65F5">
            <w:pPr>
              <w:pStyle w:val="-Heading2"/>
              <w:spacing w:after="0" w:line="120" w:lineRule="auto"/>
              <w:jc w:val="left"/>
              <w:rPr>
                <w:ins w:id="3204" w:author="MMAhmed@bankAlbilad.com" w:date="2023-04-30T09:28:00Z"/>
                <w:del w:id="3205" w:author="Islam Nady" w:date="2024-06-09T18:26:00Z"/>
                <w:rStyle w:val="-Normal"/>
                <w:rFonts w:asciiTheme="minorHAnsi" w:hAnsiTheme="minorHAnsi" w:cstheme="minorHAnsi"/>
                <w:b w:val="0"/>
                <w:bCs w:val="0"/>
                <w:color w:val="000000" w:themeColor="text1"/>
                <w:rPrChange w:id="3206" w:author="MMAhmed@bankAlbilad.com" w:date="2023-04-30T09:32:00Z">
                  <w:rPr>
                    <w:ins w:id="3207" w:author="MMAhmed@bankAlbilad.com" w:date="2023-04-30T09:28:00Z"/>
                    <w:del w:id="3208" w:author="Islam Nady" w:date="2024-06-09T18:26:00Z"/>
                    <w:rStyle w:val="-Normal"/>
                    <w:rFonts w:ascii="Frutiger LT Arabic 45 Light" w:hAnsi="Frutiger LT Arabic 45 Light" w:cs="Frutiger LT Arabic 45 Light"/>
                    <w:b w:val="0"/>
                    <w:bCs w:val="0"/>
                    <w:color w:val="000000" w:themeColor="text1"/>
                  </w:rPr>
                </w:rPrChange>
              </w:rPr>
              <w:pPrChange w:id="3209" w:author="MMAhmed@bankAlbilad.com" w:date="2023-04-30T09:33:00Z">
                <w:pPr>
                  <w:pStyle w:val="-Heading2"/>
                </w:pPr>
              </w:pPrChange>
            </w:pPr>
            <w:ins w:id="3210" w:author="MMAhmed@bankAlbilad.com" w:date="2023-04-30T09:29:00Z">
              <w:del w:id="3211" w:author="Islam Nady" w:date="2024-06-09T18:26:00Z">
                <w:r w:rsidRPr="00DD65F5" w:rsidDel="00880EE3">
                  <w:rPr>
                    <w:rStyle w:val="-Normal"/>
                    <w:rFonts w:asciiTheme="minorHAnsi" w:hAnsiTheme="minorHAnsi" w:cstheme="minorHAnsi"/>
                    <w:color w:val="000000" w:themeColor="text1"/>
                    <w:rPrChange w:id="3212" w:author="MMAhmed@bankAlbilad.com" w:date="2023-04-30T09:32:00Z">
                      <w:rPr>
                        <w:rStyle w:val="-Normal"/>
                        <w:rFonts w:ascii="Frutiger LT Arabic 45 Light" w:hAnsi="Frutiger LT Arabic 45 Light" w:cs="Frutiger LT Arabic 45 Light"/>
                        <w:color w:val="000000" w:themeColor="text1"/>
                      </w:rPr>
                    </w:rPrChange>
                  </w:rPr>
                  <w:delText>/ACR/CONF</w:delText>
                </w:r>
              </w:del>
            </w:ins>
          </w:p>
        </w:tc>
        <w:tc>
          <w:tcPr>
            <w:tcW w:w="1273" w:type="dxa"/>
            <w:tcPrChange w:id="3213" w:author="MMAhmed@bankAlbilad.com" w:date="2023-04-30T10:04:00Z">
              <w:tcPr>
                <w:tcW w:w="2614" w:type="dxa"/>
                <w:gridSpan w:val="3"/>
              </w:tcPr>
            </w:tcPrChange>
          </w:tcPr>
          <w:p w14:paraId="498211D3" w14:textId="77777777" w:rsidR="00DD65F5" w:rsidRPr="00DD65F5" w:rsidDel="00880EE3" w:rsidRDefault="00DD65F5">
            <w:pPr>
              <w:pStyle w:val="-Heading2"/>
              <w:jc w:val="left"/>
              <w:rPr>
                <w:ins w:id="3214" w:author="MMAhmed@bankAlbilad.com" w:date="2023-04-30T09:28:00Z"/>
                <w:del w:id="3215" w:author="Islam Nady" w:date="2024-06-09T18:26:00Z"/>
                <w:rStyle w:val="-Normal"/>
                <w:rFonts w:asciiTheme="minorHAnsi" w:hAnsiTheme="minorHAnsi" w:cstheme="minorHAnsi"/>
                <w:b w:val="0"/>
                <w:bCs w:val="0"/>
                <w:color w:val="000000" w:themeColor="text1"/>
                <w:rPrChange w:id="3216" w:author="MMAhmed@bankAlbilad.com" w:date="2023-04-30T09:32:00Z">
                  <w:rPr>
                    <w:ins w:id="3217" w:author="MMAhmed@bankAlbilad.com" w:date="2023-04-30T09:28:00Z"/>
                    <w:del w:id="3218" w:author="Islam Nady" w:date="2024-06-09T18:26:00Z"/>
                    <w:rStyle w:val="-Normal"/>
                    <w:rFonts w:ascii="Frutiger LT Arabic 45 Light" w:hAnsi="Frutiger LT Arabic 45 Light" w:cs="Frutiger LT Arabic 45 Light"/>
                    <w:b w:val="0"/>
                    <w:bCs w:val="0"/>
                    <w:color w:val="000000" w:themeColor="text1"/>
                  </w:rPr>
                </w:rPrChange>
              </w:rPr>
              <w:pPrChange w:id="3219" w:author="MMAhmed@bankAlbilad.com" w:date="2023-04-30T09:30:00Z">
                <w:pPr>
                  <w:pStyle w:val="-Heading2"/>
                </w:pPr>
              </w:pPrChange>
            </w:pPr>
          </w:p>
        </w:tc>
        <w:tc>
          <w:tcPr>
            <w:tcW w:w="1174" w:type="dxa"/>
            <w:tcPrChange w:id="3220" w:author="MMAhmed@bankAlbilad.com" w:date="2023-04-30T10:04:00Z">
              <w:tcPr>
                <w:tcW w:w="2614" w:type="dxa"/>
                <w:gridSpan w:val="2"/>
              </w:tcPr>
            </w:tcPrChange>
          </w:tcPr>
          <w:p w14:paraId="1DF29D67" w14:textId="77777777" w:rsidR="00DD65F5" w:rsidRPr="00DD65F5" w:rsidDel="00880EE3" w:rsidRDefault="00DD65F5">
            <w:pPr>
              <w:pStyle w:val="-Heading2"/>
              <w:jc w:val="left"/>
              <w:rPr>
                <w:ins w:id="3221" w:author="MMAhmed@bankAlbilad.com" w:date="2023-04-30T09:28:00Z"/>
                <w:del w:id="3222" w:author="Islam Nady" w:date="2024-06-09T18:26:00Z"/>
                <w:rStyle w:val="-Normal"/>
                <w:rFonts w:asciiTheme="minorHAnsi" w:hAnsiTheme="minorHAnsi" w:cstheme="minorHAnsi"/>
                <w:color w:val="000000" w:themeColor="text1"/>
                <w:rPrChange w:id="3223" w:author="MMAhmed@bankAlbilad.com" w:date="2023-04-30T09:31:00Z">
                  <w:rPr>
                    <w:ins w:id="3224" w:author="MMAhmed@bankAlbilad.com" w:date="2023-04-30T09:28:00Z"/>
                    <w:del w:id="3225" w:author="Islam Nady" w:date="2024-06-09T18:26:00Z"/>
                    <w:rStyle w:val="-Normal"/>
                    <w:rFonts w:ascii="Frutiger LT Arabic 45 Light" w:hAnsi="Frutiger LT Arabic 45 Light" w:cs="Frutiger LT Arabic 45 Light"/>
                    <w:b w:val="0"/>
                    <w:bCs w:val="0"/>
                    <w:color w:val="000000" w:themeColor="text1"/>
                  </w:rPr>
                </w:rPrChange>
              </w:rPr>
              <w:pPrChange w:id="3226" w:author="MMAhmed@bankAlbilad.com" w:date="2023-04-30T09:30:00Z">
                <w:pPr>
                  <w:pStyle w:val="-Heading2"/>
                </w:pPr>
              </w:pPrChange>
            </w:pPr>
          </w:p>
        </w:tc>
        <w:tc>
          <w:tcPr>
            <w:tcW w:w="4123" w:type="dxa"/>
            <w:tcPrChange w:id="3227" w:author="MMAhmed@bankAlbilad.com" w:date="2023-04-30T10:04:00Z">
              <w:tcPr>
                <w:tcW w:w="2615" w:type="dxa"/>
              </w:tcPr>
            </w:tcPrChange>
          </w:tcPr>
          <w:p w14:paraId="7F8D3269" w14:textId="77777777" w:rsidR="00DD65F5" w:rsidRPr="00DD65F5" w:rsidDel="00880EE3" w:rsidRDefault="00DD65F5">
            <w:pPr>
              <w:pStyle w:val="-Heading2"/>
              <w:jc w:val="left"/>
              <w:rPr>
                <w:ins w:id="3228" w:author="MMAhmed@bankAlbilad.com" w:date="2023-04-30T09:28:00Z"/>
                <w:del w:id="3229" w:author="Islam Nady" w:date="2024-06-09T18:26:00Z"/>
                <w:rStyle w:val="-Normal"/>
                <w:rFonts w:asciiTheme="minorHAnsi" w:hAnsiTheme="minorHAnsi" w:cstheme="minorHAnsi"/>
                <w:color w:val="000000" w:themeColor="text1"/>
                <w:rPrChange w:id="3230" w:author="MMAhmed@bankAlbilad.com" w:date="2023-04-30T09:31:00Z">
                  <w:rPr>
                    <w:ins w:id="3231" w:author="MMAhmed@bankAlbilad.com" w:date="2023-04-30T09:28:00Z"/>
                    <w:del w:id="3232" w:author="Islam Nady" w:date="2024-06-09T18:26:00Z"/>
                    <w:rStyle w:val="-Normal"/>
                    <w:rFonts w:ascii="Frutiger LT Arabic 45 Light" w:hAnsi="Frutiger LT Arabic 45 Light" w:cs="Frutiger LT Arabic 45 Light"/>
                    <w:b w:val="0"/>
                    <w:bCs w:val="0"/>
                    <w:color w:val="000000" w:themeColor="text1"/>
                  </w:rPr>
                </w:rPrChange>
              </w:rPr>
              <w:pPrChange w:id="3233" w:author="MMAhmed@bankAlbilad.com" w:date="2023-04-30T09:30:00Z">
                <w:pPr>
                  <w:pStyle w:val="-Heading2"/>
                </w:pPr>
              </w:pPrChange>
            </w:pPr>
          </w:p>
        </w:tc>
      </w:tr>
      <w:tr w:rsidR="00DD65F5" w:rsidDel="00880EE3" w14:paraId="78ED866A" w14:textId="77777777" w:rsidTr="00AA4C8E">
        <w:trPr>
          <w:cnfStyle w:val="000000010000" w:firstRow="0" w:lastRow="0" w:firstColumn="0" w:lastColumn="0" w:oddVBand="0" w:evenVBand="0" w:oddHBand="0" w:evenHBand="1" w:firstRowFirstColumn="0" w:firstRowLastColumn="0" w:lastRowFirstColumn="0" w:lastRowLastColumn="0"/>
          <w:trHeight w:val="413"/>
          <w:ins w:id="3234" w:author="MMAhmed@bankAlbilad.com" w:date="2023-04-30T09:28:00Z"/>
          <w:del w:id="3235" w:author="Islam Nady" w:date="2024-06-09T18:26:00Z"/>
          <w:trPrChange w:id="3236" w:author="MMAhmed@bankAlbilad.com" w:date="2023-04-30T10:04:00Z">
            <w:trPr>
              <w:gridAfter w:val="0"/>
            </w:trPr>
          </w:trPrChange>
        </w:trPr>
        <w:tc>
          <w:tcPr>
            <w:tcW w:w="3955" w:type="dxa"/>
            <w:gridSpan w:val="2"/>
            <w:tcPrChange w:id="3237" w:author="MMAhmed@bankAlbilad.com" w:date="2023-04-30T10:04:00Z">
              <w:tcPr>
                <w:tcW w:w="2614" w:type="dxa"/>
              </w:tcPr>
            </w:tcPrChange>
          </w:tcPr>
          <w:p w14:paraId="67DD113C" w14:textId="77777777" w:rsidR="00DD65F5" w:rsidRPr="00DD65F5" w:rsidDel="00880EE3" w:rsidRDefault="00DD65F5">
            <w:pPr>
              <w:pStyle w:val="-Heading2"/>
              <w:jc w:val="left"/>
              <w:cnfStyle w:val="000000010000" w:firstRow="0" w:lastRow="0" w:firstColumn="0" w:lastColumn="0" w:oddVBand="0" w:evenVBand="0" w:oddHBand="0" w:evenHBand="1" w:firstRowFirstColumn="0" w:firstRowLastColumn="0" w:lastRowFirstColumn="0" w:lastRowLastColumn="0"/>
              <w:rPr>
                <w:ins w:id="3238" w:author="MMAhmed@bankAlbilad.com" w:date="2023-04-30T09:28:00Z"/>
                <w:del w:id="3239" w:author="Islam Nady" w:date="2024-06-09T18:26:00Z"/>
                <w:rStyle w:val="-Normal"/>
                <w:rFonts w:asciiTheme="minorHAnsi" w:hAnsiTheme="minorHAnsi" w:cstheme="minorHAnsi"/>
                <w:b w:val="0"/>
                <w:bCs w:val="0"/>
                <w:color w:val="000000" w:themeColor="text1"/>
                <w:rPrChange w:id="3240" w:author="MMAhmed@bankAlbilad.com" w:date="2023-04-30T09:32:00Z">
                  <w:rPr>
                    <w:ins w:id="3241" w:author="MMAhmed@bankAlbilad.com" w:date="2023-04-30T09:28:00Z"/>
                    <w:del w:id="3242" w:author="Islam Nady" w:date="2024-06-09T18:26:00Z"/>
                    <w:rStyle w:val="-Normal"/>
                    <w:rFonts w:ascii="Frutiger LT Arabic 45 Light" w:hAnsi="Frutiger LT Arabic 45 Light" w:cs="Frutiger LT Arabic 45 Light"/>
                    <w:b w:val="0"/>
                    <w:bCs w:val="0"/>
                    <w:color w:val="000000" w:themeColor="text1"/>
                  </w:rPr>
                </w:rPrChange>
              </w:rPr>
              <w:pPrChange w:id="3243" w:author="MMAhmed@bankAlbilad.com" w:date="2023-04-30T09:30:00Z">
                <w:pPr>
                  <w:pStyle w:val="-Heading2"/>
                  <w:cnfStyle w:val="000000010000" w:firstRow="0" w:lastRow="0" w:firstColumn="0" w:lastColumn="0" w:oddVBand="0" w:evenVBand="0" w:oddHBand="0" w:evenHBand="1" w:firstRowFirstColumn="0" w:firstRowLastColumn="0" w:lastRowFirstColumn="0" w:lastRowLastColumn="0"/>
                </w:pPr>
              </w:pPrChange>
            </w:pPr>
            <w:ins w:id="3244" w:author="MMAhmed@bankAlbilad.com" w:date="2023-04-30T09:29:00Z">
              <w:del w:id="3245" w:author="Islam Nady" w:date="2024-06-09T18:26:00Z">
                <w:r w:rsidRPr="00DD65F5" w:rsidDel="00880EE3">
                  <w:rPr>
                    <w:rFonts w:asciiTheme="minorHAnsi" w:hAnsiTheme="minorHAnsi" w:cstheme="minorHAnsi"/>
                    <w:color w:val="000000" w:themeColor="text1"/>
                    <w:sz w:val="20"/>
                    <w:szCs w:val="20"/>
                    <w:lang w:val="en-GB"/>
                    <w:rPrChange w:id="3246" w:author="MMAhmed@bankAlbilad.com" w:date="2023-04-30T09:32:00Z">
                      <w:rPr>
                        <w:rFonts w:ascii="Frutiger LT Arabic 45 Light" w:hAnsi="Frutiger LT Arabic 45 Light" w:cs="Frutiger LT Arabic 45 Light"/>
                        <w:color w:val="000000" w:themeColor="text1"/>
                        <w:sz w:val="20"/>
                        <w:szCs w:val="20"/>
                        <w:lang w:val="en-GB"/>
                      </w:rPr>
                    </w:rPrChange>
                  </w:rPr>
                  <w:delText>Database</w:delText>
                </w:r>
              </w:del>
            </w:ins>
          </w:p>
        </w:tc>
        <w:tc>
          <w:tcPr>
            <w:tcW w:w="1273" w:type="dxa"/>
            <w:tcPrChange w:id="3247" w:author="MMAhmed@bankAlbilad.com" w:date="2023-04-30T10:04:00Z">
              <w:tcPr>
                <w:tcW w:w="2614" w:type="dxa"/>
                <w:gridSpan w:val="3"/>
              </w:tcPr>
            </w:tcPrChange>
          </w:tcPr>
          <w:p w14:paraId="26EB2096" w14:textId="77777777" w:rsidR="00DD65F5" w:rsidRPr="00DD65F5" w:rsidDel="00880EE3" w:rsidRDefault="00DD65F5">
            <w:pPr>
              <w:pStyle w:val="-Heading2"/>
              <w:jc w:val="left"/>
              <w:cnfStyle w:val="000000010000" w:firstRow="0" w:lastRow="0" w:firstColumn="0" w:lastColumn="0" w:oddVBand="0" w:evenVBand="0" w:oddHBand="0" w:evenHBand="1" w:firstRowFirstColumn="0" w:firstRowLastColumn="0" w:lastRowFirstColumn="0" w:lastRowLastColumn="0"/>
              <w:rPr>
                <w:ins w:id="3248" w:author="MMAhmed@bankAlbilad.com" w:date="2023-04-30T09:28:00Z"/>
                <w:del w:id="3249" w:author="Islam Nady" w:date="2024-06-09T18:26:00Z"/>
                <w:rStyle w:val="-Normal"/>
                <w:rFonts w:asciiTheme="minorHAnsi" w:hAnsiTheme="minorHAnsi" w:cstheme="minorHAnsi"/>
                <w:b w:val="0"/>
                <w:bCs w:val="0"/>
                <w:color w:val="000000" w:themeColor="text1"/>
                <w:rPrChange w:id="3250" w:author="MMAhmed@bankAlbilad.com" w:date="2023-04-30T09:32:00Z">
                  <w:rPr>
                    <w:ins w:id="3251" w:author="MMAhmed@bankAlbilad.com" w:date="2023-04-30T09:28:00Z"/>
                    <w:del w:id="3252" w:author="Islam Nady" w:date="2024-06-09T18:26:00Z"/>
                    <w:rStyle w:val="-Normal"/>
                    <w:rFonts w:ascii="Frutiger LT Arabic 45 Light" w:hAnsi="Frutiger LT Arabic 45 Light" w:cs="Frutiger LT Arabic 45 Light"/>
                    <w:b w:val="0"/>
                    <w:bCs w:val="0"/>
                    <w:color w:val="000000" w:themeColor="text1"/>
                  </w:rPr>
                </w:rPrChange>
              </w:rPr>
              <w:pPrChange w:id="3253" w:author="MMAhmed@bankAlbilad.com" w:date="2023-04-30T09:30:00Z">
                <w:pPr>
                  <w:pStyle w:val="-Heading2"/>
                  <w:cnfStyle w:val="000000010000" w:firstRow="0" w:lastRow="0" w:firstColumn="0" w:lastColumn="0" w:oddVBand="0" w:evenVBand="0" w:oddHBand="0" w:evenHBand="1" w:firstRowFirstColumn="0" w:firstRowLastColumn="0" w:lastRowFirstColumn="0" w:lastRowLastColumn="0"/>
                </w:pPr>
              </w:pPrChange>
            </w:pPr>
          </w:p>
        </w:tc>
        <w:tc>
          <w:tcPr>
            <w:tcW w:w="1174" w:type="dxa"/>
            <w:tcPrChange w:id="3254" w:author="MMAhmed@bankAlbilad.com" w:date="2023-04-30T10:04:00Z">
              <w:tcPr>
                <w:tcW w:w="2614" w:type="dxa"/>
                <w:gridSpan w:val="2"/>
              </w:tcPr>
            </w:tcPrChange>
          </w:tcPr>
          <w:p w14:paraId="254DE2A6" w14:textId="77777777" w:rsidR="00DD65F5" w:rsidRPr="00DD65F5" w:rsidDel="00880EE3" w:rsidRDefault="00DD65F5">
            <w:pPr>
              <w:pStyle w:val="-Heading2"/>
              <w:jc w:val="left"/>
              <w:cnfStyle w:val="000000010000" w:firstRow="0" w:lastRow="0" w:firstColumn="0" w:lastColumn="0" w:oddVBand="0" w:evenVBand="0" w:oddHBand="0" w:evenHBand="1" w:firstRowFirstColumn="0" w:firstRowLastColumn="0" w:lastRowFirstColumn="0" w:lastRowLastColumn="0"/>
              <w:rPr>
                <w:ins w:id="3255" w:author="MMAhmed@bankAlbilad.com" w:date="2023-04-30T09:28:00Z"/>
                <w:del w:id="3256" w:author="Islam Nady" w:date="2024-06-09T18:26:00Z"/>
                <w:rStyle w:val="-Normal"/>
                <w:rFonts w:asciiTheme="minorHAnsi" w:hAnsiTheme="minorHAnsi" w:cstheme="minorHAnsi"/>
                <w:color w:val="000000" w:themeColor="text1"/>
                <w:rPrChange w:id="3257" w:author="MMAhmed@bankAlbilad.com" w:date="2023-04-30T09:31:00Z">
                  <w:rPr>
                    <w:ins w:id="3258" w:author="MMAhmed@bankAlbilad.com" w:date="2023-04-30T09:28:00Z"/>
                    <w:del w:id="3259" w:author="Islam Nady" w:date="2024-06-09T18:26:00Z"/>
                    <w:rStyle w:val="-Normal"/>
                    <w:rFonts w:ascii="Frutiger LT Arabic 45 Light" w:hAnsi="Frutiger LT Arabic 45 Light" w:cs="Frutiger LT Arabic 45 Light"/>
                    <w:b w:val="0"/>
                    <w:bCs w:val="0"/>
                    <w:color w:val="000000" w:themeColor="text1"/>
                  </w:rPr>
                </w:rPrChange>
              </w:rPr>
              <w:pPrChange w:id="3260" w:author="MMAhmed@bankAlbilad.com" w:date="2023-04-30T09:30:00Z">
                <w:pPr>
                  <w:pStyle w:val="-Heading2"/>
                  <w:cnfStyle w:val="000000010000" w:firstRow="0" w:lastRow="0" w:firstColumn="0" w:lastColumn="0" w:oddVBand="0" w:evenVBand="0" w:oddHBand="0" w:evenHBand="1" w:firstRowFirstColumn="0" w:firstRowLastColumn="0" w:lastRowFirstColumn="0" w:lastRowLastColumn="0"/>
                </w:pPr>
              </w:pPrChange>
            </w:pPr>
          </w:p>
        </w:tc>
        <w:tc>
          <w:tcPr>
            <w:tcW w:w="4123" w:type="dxa"/>
            <w:tcPrChange w:id="3261" w:author="MMAhmed@bankAlbilad.com" w:date="2023-04-30T10:04:00Z">
              <w:tcPr>
                <w:tcW w:w="2615" w:type="dxa"/>
              </w:tcPr>
            </w:tcPrChange>
          </w:tcPr>
          <w:p w14:paraId="37FCD113" w14:textId="77777777" w:rsidR="00DD65F5" w:rsidRPr="00DD65F5" w:rsidDel="00880EE3" w:rsidRDefault="00DD65F5">
            <w:pPr>
              <w:pStyle w:val="-Heading2"/>
              <w:jc w:val="left"/>
              <w:cnfStyle w:val="000000010000" w:firstRow="0" w:lastRow="0" w:firstColumn="0" w:lastColumn="0" w:oddVBand="0" w:evenVBand="0" w:oddHBand="0" w:evenHBand="1" w:firstRowFirstColumn="0" w:firstRowLastColumn="0" w:lastRowFirstColumn="0" w:lastRowLastColumn="0"/>
              <w:rPr>
                <w:ins w:id="3262" w:author="MMAhmed@bankAlbilad.com" w:date="2023-04-30T09:28:00Z"/>
                <w:del w:id="3263" w:author="Islam Nady" w:date="2024-06-09T18:26:00Z"/>
                <w:rStyle w:val="-Normal"/>
                <w:rFonts w:asciiTheme="minorHAnsi" w:hAnsiTheme="minorHAnsi" w:cstheme="minorHAnsi"/>
                <w:color w:val="000000" w:themeColor="text1"/>
                <w:rPrChange w:id="3264" w:author="MMAhmed@bankAlbilad.com" w:date="2023-04-30T09:31:00Z">
                  <w:rPr>
                    <w:ins w:id="3265" w:author="MMAhmed@bankAlbilad.com" w:date="2023-04-30T09:28:00Z"/>
                    <w:del w:id="3266" w:author="Islam Nady" w:date="2024-06-09T18:26:00Z"/>
                    <w:rStyle w:val="-Normal"/>
                    <w:rFonts w:ascii="Frutiger LT Arabic 45 Light" w:hAnsi="Frutiger LT Arabic 45 Light" w:cs="Frutiger LT Arabic 45 Light"/>
                    <w:b w:val="0"/>
                    <w:bCs w:val="0"/>
                    <w:color w:val="000000" w:themeColor="text1"/>
                  </w:rPr>
                </w:rPrChange>
              </w:rPr>
              <w:pPrChange w:id="3267" w:author="MMAhmed@bankAlbilad.com" w:date="2023-04-30T09:30:00Z">
                <w:pPr>
                  <w:pStyle w:val="-Heading2"/>
                  <w:cnfStyle w:val="000000010000" w:firstRow="0" w:lastRow="0" w:firstColumn="0" w:lastColumn="0" w:oddVBand="0" w:evenVBand="0" w:oddHBand="0" w:evenHBand="1" w:firstRowFirstColumn="0" w:firstRowLastColumn="0" w:lastRowFirstColumn="0" w:lastRowLastColumn="0"/>
                </w:pPr>
              </w:pPrChange>
            </w:pPr>
          </w:p>
        </w:tc>
      </w:tr>
      <w:tr w:rsidR="00DD65F5" w:rsidDel="00880EE3" w14:paraId="0CC82088" w14:textId="77777777" w:rsidTr="00AA4C8E">
        <w:trPr>
          <w:trHeight w:val="305"/>
          <w:ins w:id="3268" w:author="MMAhmed@bankAlbilad.com" w:date="2023-04-30T09:28:00Z"/>
          <w:del w:id="3269" w:author="Islam Nady" w:date="2024-06-09T18:26:00Z"/>
          <w:trPrChange w:id="3270" w:author="MMAhmed@bankAlbilad.com" w:date="2023-04-30T10:04:00Z">
            <w:trPr>
              <w:gridAfter w:val="0"/>
            </w:trPr>
          </w:trPrChange>
        </w:trPr>
        <w:tc>
          <w:tcPr>
            <w:tcW w:w="3955" w:type="dxa"/>
            <w:gridSpan w:val="2"/>
            <w:tcPrChange w:id="3271" w:author="MMAhmed@bankAlbilad.com" w:date="2023-04-30T10:04:00Z">
              <w:tcPr>
                <w:tcW w:w="2614" w:type="dxa"/>
              </w:tcPr>
            </w:tcPrChange>
          </w:tcPr>
          <w:p w14:paraId="4B4A7968" w14:textId="77777777" w:rsidR="00DD65F5" w:rsidRPr="00DD65F5" w:rsidDel="00880EE3" w:rsidRDefault="00DD65F5">
            <w:pPr>
              <w:pStyle w:val="-Heading2"/>
              <w:jc w:val="left"/>
              <w:rPr>
                <w:ins w:id="3272" w:author="MMAhmed@bankAlbilad.com" w:date="2023-04-30T09:28:00Z"/>
                <w:del w:id="3273" w:author="Islam Nady" w:date="2024-06-09T18:26:00Z"/>
                <w:rStyle w:val="-Normal"/>
                <w:rFonts w:asciiTheme="minorHAnsi" w:hAnsiTheme="minorHAnsi" w:cstheme="minorHAnsi"/>
                <w:b w:val="0"/>
                <w:bCs w:val="0"/>
                <w:color w:val="000000" w:themeColor="text1"/>
                <w:rPrChange w:id="3274" w:author="MMAhmed@bankAlbilad.com" w:date="2023-04-30T09:32:00Z">
                  <w:rPr>
                    <w:ins w:id="3275" w:author="MMAhmed@bankAlbilad.com" w:date="2023-04-30T09:28:00Z"/>
                    <w:del w:id="3276" w:author="Islam Nady" w:date="2024-06-09T18:26:00Z"/>
                    <w:rStyle w:val="-Normal"/>
                    <w:rFonts w:ascii="Frutiger LT Arabic 45 Light" w:hAnsi="Frutiger LT Arabic 45 Light" w:cs="Frutiger LT Arabic 45 Light"/>
                    <w:b w:val="0"/>
                    <w:bCs w:val="0"/>
                    <w:color w:val="000000" w:themeColor="text1"/>
                  </w:rPr>
                </w:rPrChange>
              </w:rPr>
              <w:pPrChange w:id="3277" w:author="MMAhmed@bankAlbilad.com" w:date="2023-04-30T09:30:00Z">
                <w:pPr>
                  <w:pStyle w:val="-Heading2"/>
                </w:pPr>
              </w:pPrChange>
            </w:pPr>
            <w:ins w:id="3278" w:author="MMAhmed@bankAlbilad.com" w:date="2023-04-30T09:29:00Z">
              <w:del w:id="3279" w:author="Islam Nady" w:date="2024-06-09T18:26:00Z">
                <w:r w:rsidRPr="00DD65F5" w:rsidDel="00880EE3">
                  <w:rPr>
                    <w:rFonts w:asciiTheme="minorHAnsi" w:hAnsiTheme="minorHAnsi" w:cstheme="minorHAnsi"/>
                    <w:sz w:val="20"/>
                    <w:szCs w:val="20"/>
                    <w:lang w:val="en-GB"/>
                    <w:rPrChange w:id="3280" w:author="MMAhmed@bankAlbilad.com" w:date="2023-04-30T09:32:00Z">
                      <w:rPr>
                        <w:sz w:val="20"/>
                        <w:szCs w:val="20"/>
                        <w:lang w:val="en-GB"/>
                      </w:rPr>
                    </w:rPrChange>
                  </w:rPr>
                  <w:delText>Virtual Machine</w:delText>
                </w:r>
              </w:del>
            </w:ins>
          </w:p>
        </w:tc>
        <w:tc>
          <w:tcPr>
            <w:tcW w:w="1273" w:type="dxa"/>
            <w:tcPrChange w:id="3281" w:author="MMAhmed@bankAlbilad.com" w:date="2023-04-30T10:04:00Z">
              <w:tcPr>
                <w:tcW w:w="2614" w:type="dxa"/>
                <w:gridSpan w:val="3"/>
              </w:tcPr>
            </w:tcPrChange>
          </w:tcPr>
          <w:p w14:paraId="03207003" w14:textId="77777777" w:rsidR="00DD65F5" w:rsidRPr="00DD65F5" w:rsidDel="00880EE3" w:rsidRDefault="00DD65F5">
            <w:pPr>
              <w:pStyle w:val="-Heading2"/>
              <w:jc w:val="left"/>
              <w:rPr>
                <w:ins w:id="3282" w:author="MMAhmed@bankAlbilad.com" w:date="2023-04-30T09:28:00Z"/>
                <w:del w:id="3283" w:author="Islam Nady" w:date="2024-06-09T18:26:00Z"/>
                <w:rStyle w:val="-Normal"/>
                <w:rFonts w:asciiTheme="minorHAnsi" w:hAnsiTheme="minorHAnsi" w:cstheme="minorHAnsi"/>
                <w:b w:val="0"/>
                <w:bCs w:val="0"/>
                <w:color w:val="000000" w:themeColor="text1"/>
                <w:rPrChange w:id="3284" w:author="MMAhmed@bankAlbilad.com" w:date="2023-04-30T09:32:00Z">
                  <w:rPr>
                    <w:ins w:id="3285" w:author="MMAhmed@bankAlbilad.com" w:date="2023-04-30T09:28:00Z"/>
                    <w:del w:id="3286" w:author="Islam Nady" w:date="2024-06-09T18:26:00Z"/>
                    <w:rStyle w:val="-Normal"/>
                    <w:rFonts w:ascii="Frutiger LT Arabic 45 Light" w:hAnsi="Frutiger LT Arabic 45 Light" w:cs="Frutiger LT Arabic 45 Light"/>
                    <w:b w:val="0"/>
                    <w:bCs w:val="0"/>
                    <w:color w:val="000000" w:themeColor="text1"/>
                  </w:rPr>
                </w:rPrChange>
              </w:rPr>
              <w:pPrChange w:id="3287" w:author="MMAhmed@bankAlbilad.com" w:date="2023-04-30T09:30:00Z">
                <w:pPr>
                  <w:pStyle w:val="-Heading2"/>
                </w:pPr>
              </w:pPrChange>
            </w:pPr>
          </w:p>
        </w:tc>
        <w:tc>
          <w:tcPr>
            <w:tcW w:w="1174" w:type="dxa"/>
            <w:tcPrChange w:id="3288" w:author="MMAhmed@bankAlbilad.com" w:date="2023-04-30T10:04:00Z">
              <w:tcPr>
                <w:tcW w:w="2614" w:type="dxa"/>
                <w:gridSpan w:val="2"/>
              </w:tcPr>
            </w:tcPrChange>
          </w:tcPr>
          <w:p w14:paraId="0E75E5C8" w14:textId="77777777" w:rsidR="00DD65F5" w:rsidRPr="00DD65F5" w:rsidDel="00880EE3" w:rsidRDefault="00DD65F5">
            <w:pPr>
              <w:pStyle w:val="-Heading2"/>
              <w:jc w:val="left"/>
              <w:rPr>
                <w:ins w:id="3289" w:author="MMAhmed@bankAlbilad.com" w:date="2023-04-30T09:28:00Z"/>
                <w:del w:id="3290" w:author="Islam Nady" w:date="2024-06-09T18:26:00Z"/>
                <w:rStyle w:val="-Normal"/>
                <w:rFonts w:asciiTheme="minorHAnsi" w:hAnsiTheme="minorHAnsi" w:cstheme="minorHAnsi"/>
                <w:color w:val="000000" w:themeColor="text1"/>
                <w:rPrChange w:id="3291" w:author="MMAhmed@bankAlbilad.com" w:date="2023-04-30T09:31:00Z">
                  <w:rPr>
                    <w:ins w:id="3292" w:author="MMAhmed@bankAlbilad.com" w:date="2023-04-30T09:28:00Z"/>
                    <w:del w:id="3293" w:author="Islam Nady" w:date="2024-06-09T18:26:00Z"/>
                    <w:rStyle w:val="-Normal"/>
                    <w:rFonts w:ascii="Frutiger LT Arabic 45 Light" w:hAnsi="Frutiger LT Arabic 45 Light" w:cs="Frutiger LT Arabic 45 Light"/>
                    <w:b w:val="0"/>
                    <w:bCs w:val="0"/>
                    <w:color w:val="000000" w:themeColor="text1"/>
                  </w:rPr>
                </w:rPrChange>
              </w:rPr>
              <w:pPrChange w:id="3294" w:author="MMAhmed@bankAlbilad.com" w:date="2023-04-30T09:30:00Z">
                <w:pPr>
                  <w:pStyle w:val="-Heading2"/>
                </w:pPr>
              </w:pPrChange>
            </w:pPr>
          </w:p>
        </w:tc>
        <w:tc>
          <w:tcPr>
            <w:tcW w:w="4123" w:type="dxa"/>
            <w:tcPrChange w:id="3295" w:author="MMAhmed@bankAlbilad.com" w:date="2023-04-30T10:04:00Z">
              <w:tcPr>
                <w:tcW w:w="2615" w:type="dxa"/>
              </w:tcPr>
            </w:tcPrChange>
          </w:tcPr>
          <w:p w14:paraId="5BFCD018" w14:textId="77777777" w:rsidR="00DD65F5" w:rsidRPr="00DD65F5" w:rsidDel="00880EE3" w:rsidRDefault="00DD65F5">
            <w:pPr>
              <w:pStyle w:val="-Heading2"/>
              <w:jc w:val="left"/>
              <w:rPr>
                <w:ins w:id="3296" w:author="MMAhmed@bankAlbilad.com" w:date="2023-04-30T09:28:00Z"/>
                <w:del w:id="3297" w:author="Islam Nady" w:date="2024-06-09T18:26:00Z"/>
                <w:rStyle w:val="-Normal"/>
                <w:rFonts w:asciiTheme="minorHAnsi" w:hAnsiTheme="minorHAnsi" w:cstheme="minorHAnsi"/>
                <w:color w:val="000000" w:themeColor="text1"/>
                <w:rPrChange w:id="3298" w:author="MMAhmed@bankAlbilad.com" w:date="2023-04-30T09:31:00Z">
                  <w:rPr>
                    <w:ins w:id="3299" w:author="MMAhmed@bankAlbilad.com" w:date="2023-04-30T09:28:00Z"/>
                    <w:del w:id="3300" w:author="Islam Nady" w:date="2024-06-09T18:26:00Z"/>
                    <w:rStyle w:val="-Normal"/>
                    <w:rFonts w:ascii="Frutiger LT Arabic 45 Light" w:hAnsi="Frutiger LT Arabic 45 Light" w:cs="Frutiger LT Arabic 45 Light"/>
                    <w:b w:val="0"/>
                    <w:bCs w:val="0"/>
                    <w:color w:val="000000" w:themeColor="text1"/>
                  </w:rPr>
                </w:rPrChange>
              </w:rPr>
              <w:pPrChange w:id="3301" w:author="MMAhmed@bankAlbilad.com" w:date="2023-04-30T09:30:00Z">
                <w:pPr>
                  <w:pStyle w:val="-Heading2"/>
                </w:pPr>
              </w:pPrChange>
            </w:pPr>
          </w:p>
        </w:tc>
      </w:tr>
      <w:tr w:rsidR="00DD65F5" w:rsidDel="00880EE3" w14:paraId="2EA84BDC" w14:textId="77777777" w:rsidTr="00AA4C8E">
        <w:tblPrEx>
          <w:tblPrExChange w:id="3302" w:author="MMAhmed@bankAlbilad.com" w:date="2023-04-30T10:04: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blPrExChange>
        </w:tblPrEx>
        <w:trPr>
          <w:cnfStyle w:val="000000010000" w:firstRow="0" w:lastRow="0" w:firstColumn="0" w:lastColumn="0" w:oddVBand="0" w:evenVBand="0" w:oddHBand="0" w:evenHBand="1" w:firstRowFirstColumn="0" w:firstRowLastColumn="0" w:lastRowFirstColumn="0" w:lastRowLastColumn="0"/>
          <w:trHeight w:val="296"/>
          <w:ins w:id="3303" w:author="MMAhmed@bankAlbilad.com" w:date="2023-04-30T09:30:00Z"/>
          <w:del w:id="3304" w:author="Islam Nady" w:date="2024-06-09T18:26:00Z"/>
          <w:trPrChange w:id="3305" w:author="MMAhmed@bankAlbilad.com" w:date="2023-04-30T10:04:00Z">
            <w:trPr>
              <w:gridAfter w:val="0"/>
            </w:trPr>
          </w:trPrChange>
        </w:trPr>
        <w:tc>
          <w:tcPr>
            <w:tcW w:w="3955" w:type="dxa"/>
            <w:gridSpan w:val="2"/>
            <w:vAlign w:val="top"/>
            <w:tcPrChange w:id="3306" w:author="MMAhmed@bankAlbilad.com" w:date="2023-04-30T10:04:00Z">
              <w:tcPr>
                <w:tcW w:w="2614" w:type="dxa"/>
              </w:tcPr>
            </w:tcPrChange>
          </w:tcPr>
          <w:p w14:paraId="7494C5E3" w14:textId="77777777" w:rsidR="00DD65F5" w:rsidRPr="00DD65F5" w:rsidDel="00880EE3" w:rsidRDefault="00DD65F5">
            <w:pPr>
              <w:pStyle w:val="-Heading2"/>
              <w:jc w:val="left"/>
              <w:cnfStyle w:val="000000010000" w:firstRow="0" w:lastRow="0" w:firstColumn="0" w:lastColumn="0" w:oddVBand="0" w:evenVBand="0" w:oddHBand="0" w:evenHBand="1" w:firstRowFirstColumn="0" w:firstRowLastColumn="0" w:lastRowFirstColumn="0" w:lastRowLastColumn="0"/>
              <w:rPr>
                <w:ins w:id="3307" w:author="MMAhmed@bankAlbilad.com" w:date="2023-04-30T09:30:00Z"/>
                <w:del w:id="3308" w:author="Islam Nady" w:date="2024-06-09T18:26:00Z"/>
                <w:rFonts w:asciiTheme="minorHAnsi" w:hAnsiTheme="minorHAnsi" w:cstheme="minorHAnsi"/>
                <w:b w:val="0"/>
                <w:bCs w:val="0"/>
                <w:sz w:val="20"/>
                <w:szCs w:val="20"/>
                <w:lang w:val="en-GB"/>
                <w:rPrChange w:id="3309" w:author="MMAhmed@bankAlbilad.com" w:date="2023-04-30T09:32:00Z">
                  <w:rPr>
                    <w:ins w:id="3310" w:author="MMAhmed@bankAlbilad.com" w:date="2023-04-30T09:30:00Z"/>
                    <w:del w:id="3311" w:author="Islam Nady" w:date="2024-06-09T18:26:00Z"/>
                    <w:lang w:val="en-GB"/>
                  </w:rPr>
                </w:rPrChange>
              </w:rPr>
              <w:pPrChange w:id="3312" w:author="MMAhmed@bankAlbilad.com" w:date="2023-04-30T09:30:00Z">
                <w:pPr>
                  <w:pStyle w:val="-Heading2"/>
                  <w:cnfStyle w:val="000000010000" w:firstRow="0" w:lastRow="0" w:firstColumn="0" w:lastColumn="0" w:oddVBand="0" w:evenVBand="0" w:oddHBand="0" w:evenHBand="1" w:firstRowFirstColumn="0" w:firstRowLastColumn="0" w:lastRowFirstColumn="0" w:lastRowLastColumn="0"/>
                </w:pPr>
              </w:pPrChange>
            </w:pPr>
            <w:ins w:id="3313" w:author="MMAhmed@bankAlbilad.com" w:date="2023-04-30T09:30:00Z">
              <w:del w:id="3314" w:author="Islam Nady" w:date="2024-06-09T18:26:00Z">
                <w:r w:rsidRPr="00DD65F5" w:rsidDel="00880EE3">
                  <w:rPr>
                    <w:rFonts w:asciiTheme="minorHAnsi" w:hAnsiTheme="minorHAnsi" w:cstheme="minorHAnsi"/>
                    <w:sz w:val="20"/>
                    <w:szCs w:val="20"/>
                    <w:lang w:val="en-GB"/>
                    <w:rPrChange w:id="3315" w:author="MMAhmed@bankAlbilad.com" w:date="2023-04-30T09:32:00Z">
                      <w:rPr>
                        <w:sz w:val="20"/>
                        <w:szCs w:val="20"/>
                        <w:lang w:val="en-GB"/>
                      </w:rPr>
                    </w:rPrChange>
                  </w:rPr>
                  <w:delText>Total Required Storage</w:delText>
                </w:r>
              </w:del>
            </w:ins>
          </w:p>
        </w:tc>
        <w:tc>
          <w:tcPr>
            <w:tcW w:w="1273" w:type="dxa"/>
            <w:vAlign w:val="top"/>
            <w:tcPrChange w:id="3316" w:author="MMAhmed@bankAlbilad.com" w:date="2023-04-30T10:04:00Z">
              <w:tcPr>
                <w:tcW w:w="2614" w:type="dxa"/>
                <w:gridSpan w:val="3"/>
              </w:tcPr>
            </w:tcPrChange>
          </w:tcPr>
          <w:p w14:paraId="0A78966C" w14:textId="77777777" w:rsidR="00DD65F5" w:rsidRPr="00DD65F5" w:rsidDel="00880EE3" w:rsidRDefault="00DD65F5">
            <w:pPr>
              <w:pStyle w:val="-Heading2"/>
              <w:jc w:val="left"/>
              <w:cnfStyle w:val="000000010000" w:firstRow="0" w:lastRow="0" w:firstColumn="0" w:lastColumn="0" w:oddVBand="0" w:evenVBand="0" w:oddHBand="0" w:evenHBand="1" w:firstRowFirstColumn="0" w:firstRowLastColumn="0" w:lastRowFirstColumn="0" w:lastRowLastColumn="0"/>
              <w:rPr>
                <w:ins w:id="3317" w:author="MMAhmed@bankAlbilad.com" w:date="2023-04-30T09:30:00Z"/>
                <w:del w:id="3318" w:author="Islam Nady" w:date="2024-06-09T18:26:00Z"/>
                <w:rStyle w:val="-Normal"/>
                <w:rFonts w:asciiTheme="minorHAnsi" w:hAnsiTheme="minorHAnsi" w:cstheme="minorHAnsi"/>
                <w:b w:val="0"/>
                <w:bCs w:val="0"/>
                <w:color w:val="000000" w:themeColor="text1"/>
                <w:rPrChange w:id="3319" w:author="MMAhmed@bankAlbilad.com" w:date="2023-04-30T09:32:00Z">
                  <w:rPr>
                    <w:ins w:id="3320" w:author="MMAhmed@bankAlbilad.com" w:date="2023-04-30T09:30:00Z"/>
                    <w:del w:id="3321" w:author="Islam Nady" w:date="2024-06-09T18:26:00Z"/>
                    <w:rStyle w:val="-Normal"/>
                    <w:rFonts w:ascii="Frutiger LT Arabic 45 Light" w:hAnsi="Frutiger LT Arabic 45 Light" w:cs="Frutiger LT Arabic 45 Light"/>
                    <w:b w:val="0"/>
                    <w:bCs w:val="0"/>
                    <w:color w:val="000000" w:themeColor="text1"/>
                  </w:rPr>
                </w:rPrChange>
              </w:rPr>
              <w:pPrChange w:id="3322" w:author="MMAhmed@bankAlbilad.com" w:date="2023-04-30T09:30:00Z">
                <w:pPr>
                  <w:pStyle w:val="-Heading2"/>
                  <w:cnfStyle w:val="000000010000" w:firstRow="0" w:lastRow="0" w:firstColumn="0" w:lastColumn="0" w:oddVBand="0" w:evenVBand="0" w:oddHBand="0" w:evenHBand="1" w:firstRowFirstColumn="0" w:firstRowLastColumn="0" w:lastRowFirstColumn="0" w:lastRowLastColumn="0"/>
                </w:pPr>
              </w:pPrChange>
            </w:pPr>
            <w:ins w:id="3323" w:author="MMAhmed@bankAlbilad.com" w:date="2023-04-30T09:30:00Z">
              <w:del w:id="3324" w:author="Islam Nady" w:date="2024-06-09T18:26:00Z">
                <w:r w:rsidRPr="00DD65F5" w:rsidDel="00880EE3">
                  <w:rPr>
                    <w:rFonts w:asciiTheme="minorHAnsi" w:hAnsiTheme="minorHAnsi" w:cstheme="minorHAnsi"/>
                    <w:sz w:val="20"/>
                    <w:szCs w:val="20"/>
                    <w:lang w:val="en-GB"/>
                    <w:rPrChange w:id="3325" w:author="MMAhmed@bankAlbilad.com" w:date="2023-04-30T09:32:00Z">
                      <w:rPr>
                        <w:sz w:val="20"/>
                        <w:szCs w:val="20"/>
                        <w:lang w:val="en-GB"/>
                      </w:rPr>
                    </w:rPrChange>
                  </w:rPr>
                  <w:delText>Sum</w:delText>
                </w:r>
              </w:del>
            </w:ins>
          </w:p>
        </w:tc>
        <w:tc>
          <w:tcPr>
            <w:tcW w:w="1174" w:type="dxa"/>
            <w:vAlign w:val="top"/>
            <w:tcPrChange w:id="3326" w:author="MMAhmed@bankAlbilad.com" w:date="2023-04-30T10:04:00Z">
              <w:tcPr>
                <w:tcW w:w="2614" w:type="dxa"/>
                <w:gridSpan w:val="2"/>
              </w:tcPr>
            </w:tcPrChange>
          </w:tcPr>
          <w:p w14:paraId="4F2F5193" w14:textId="77777777" w:rsidR="00DD65F5" w:rsidRPr="00DD65F5" w:rsidDel="00880EE3" w:rsidRDefault="00DD65F5">
            <w:pPr>
              <w:pStyle w:val="-Heading2"/>
              <w:jc w:val="left"/>
              <w:cnfStyle w:val="000000010000" w:firstRow="0" w:lastRow="0" w:firstColumn="0" w:lastColumn="0" w:oddVBand="0" w:evenVBand="0" w:oddHBand="0" w:evenHBand="1" w:firstRowFirstColumn="0" w:firstRowLastColumn="0" w:lastRowFirstColumn="0" w:lastRowLastColumn="0"/>
              <w:rPr>
                <w:ins w:id="3327" w:author="MMAhmed@bankAlbilad.com" w:date="2023-04-30T09:30:00Z"/>
                <w:del w:id="3328" w:author="Islam Nady" w:date="2024-06-09T18:26:00Z"/>
                <w:rStyle w:val="-Normal"/>
                <w:rFonts w:asciiTheme="minorHAnsi" w:hAnsiTheme="minorHAnsi" w:cstheme="minorHAnsi"/>
                <w:color w:val="000000" w:themeColor="text1"/>
                <w:rPrChange w:id="3329" w:author="MMAhmed@bankAlbilad.com" w:date="2023-04-30T09:31:00Z">
                  <w:rPr>
                    <w:ins w:id="3330" w:author="MMAhmed@bankAlbilad.com" w:date="2023-04-30T09:30:00Z"/>
                    <w:del w:id="3331" w:author="Islam Nady" w:date="2024-06-09T18:26:00Z"/>
                    <w:rStyle w:val="-Normal"/>
                    <w:rFonts w:ascii="Frutiger LT Arabic 45 Light" w:hAnsi="Frutiger LT Arabic 45 Light" w:cs="Frutiger LT Arabic 45 Light"/>
                    <w:b w:val="0"/>
                    <w:bCs w:val="0"/>
                    <w:color w:val="000000" w:themeColor="text1"/>
                  </w:rPr>
                </w:rPrChange>
              </w:rPr>
              <w:pPrChange w:id="3332" w:author="MMAhmed@bankAlbilad.com" w:date="2023-04-30T09:30:00Z">
                <w:pPr>
                  <w:pStyle w:val="-Heading2"/>
                  <w:cnfStyle w:val="000000010000" w:firstRow="0" w:lastRow="0" w:firstColumn="0" w:lastColumn="0" w:oddVBand="0" w:evenVBand="0" w:oddHBand="0" w:evenHBand="1" w:firstRowFirstColumn="0" w:firstRowLastColumn="0" w:lastRowFirstColumn="0" w:lastRowLastColumn="0"/>
                </w:pPr>
              </w:pPrChange>
            </w:pPr>
          </w:p>
        </w:tc>
        <w:tc>
          <w:tcPr>
            <w:tcW w:w="4123" w:type="dxa"/>
            <w:tcPrChange w:id="3333" w:author="MMAhmed@bankAlbilad.com" w:date="2023-04-30T10:04:00Z">
              <w:tcPr>
                <w:tcW w:w="2615" w:type="dxa"/>
              </w:tcPr>
            </w:tcPrChange>
          </w:tcPr>
          <w:p w14:paraId="655951E9" w14:textId="77777777" w:rsidR="00DD65F5" w:rsidRPr="00DD65F5" w:rsidDel="00880EE3" w:rsidRDefault="00DD65F5">
            <w:pPr>
              <w:pStyle w:val="-Heading2"/>
              <w:jc w:val="left"/>
              <w:cnfStyle w:val="000000010000" w:firstRow="0" w:lastRow="0" w:firstColumn="0" w:lastColumn="0" w:oddVBand="0" w:evenVBand="0" w:oddHBand="0" w:evenHBand="1" w:firstRowFirstColumn="0" w:firstRowLastColumn="0" w:lastRowFirstColumn="0" w:lastRowLastColumn="0"/>
              <w:rPr>
                <w:ins w:id="3334" w:author="MMAhmed@bankAlbilad.com" w:date="2023-04-30T09:30:00Z"/>
                <w:del w:id="3335" w:author="Islam Nady" w:date="2024-06-09T18:26:00Z"/>
                <w:rStyle w:val="-Normal"/>
                <w:rFonts w:asciiTheme="minorHAnsi" w:hAnsiTheme="minorHAnsi" w:cstheme="minorHAnsi"/>
                <w:color w:val="000000" w:themeColor="text1"/>
                <w:rPrChange w:id="3336" w:author="MMAhmed@bankAlbilad.com" w:date="2023-04-30T09:31:00Z">
                  <w:rPr>
                    <w:ins w:id="3337" w:author="MMAhmed@bankAlbilad.com" w:date="2023-04-30T09:30:00Z"/>
                    <w:del w:id="3338" w:author="Islam Nady" w:date="2024-06-09T18:26:00Z"/>
                    <w:rStyle w:val="-Normal"/>
                    <w:rFonts w:ascii="Frutiger LT Arabic 45 Light" w:hAnsi="Frutiger LT Arabic 45 Light" w:cs="Frutiger LT Arabic 45 Light"/>
                    <w:b w:val="0"/>
                    <w:bCs w:val="0"/>
                    <w:color w:val="000000" w:themeColor="text1"/>
                  </w:rPr>
                </w:rPrChange>
              </w:rPr>
              <w:pPrChange w:id="3339" w:author="MMAhmed@bankAlbilad.com" w:date="2023-04-30T09:30:00Z">
                <w:pPr>
                  <w:pStyle w:val="-Heading2"/>
                  <w:cnfStyle w:val="000000010000" w:firstRow="0" w:lastRow="0" w:firstColumn="0" w:lastColumn="0" w:oddVBand="0" w:evenVBand="0" w:oddHBand="0" w:evenHBand="1" w:firstRowFirstColumn="0" w:firstRowLastColumn="0" w:lastRowFirstColumn="0" w:lastRowLastColumn="0"/>
                </w:pPr>
              </w:pPrChange>
            </w:pPr>
          </w:p>
        </w:tc>
      </w:tr>
    </w:tbl>
    <w:p w14:paraId="09730633" w14:textId="77777777" w:rsidR="00DD65F5" w:rsidRPr="00DD65F5" w:rsidDel="00880EE3" w:rsidRDefault="00DD65F5">
      <w:pPr>
        <w:rPr>
          <w:del w:id="3340" w:author="Islam Nady" w:date="2024-06-09T18:26:00Z"/>
          <w:rPrChange w:id="3341" w:author="MMAhmed@bankAlbilad.com" w:date="2023-04-30T09:36:00Z">
            <w:rPr>
              <w:del w:id="3342" w:author="Islam Nady" w:date="2024-06-09T18:26:00Z"/>
              <w:rStyle w:val="-Normal"/>
              <w:rFonts w:ascii="Frutiger LT Arabic 45 Light" w:hAnsi="Frutiger LT Arabic 45 Light" w:cs="Frutiger LT Arabic 45 Light"/>
              <w:b w:val="0"/>
              <w:bCs w:val="0"/>
              <w:color w:val="000000" w:themeColor="text1"/>
            </w:rPr>
          </w:rPrChange>
        </w:rPr>
        <w:pPrChange w:id="3343" w:author="MMAhmed@bankAlbilad.com" w:date="2023-04-30T09:36:00Z">
          <w:pPr>
            <w:pStyle w:val="-Heading2"/>
          </w:pPr>
        </w:pPrChange>
      </w:pPr>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5484"/>
        <w:gridCol w:w="989"/>
        <w:gridCol w:w="2960"/>
        <w:gridCol w:w="1057"/>
      </w:tblGrid>
      <w:tr w:rsidR="0080495D" w:rsidDel="00880EE3" w14:paraId="2468D3BA" w14:textId="77777777" w:rsidTr="0080495D">
        <w:trPr>
          <w:cnfStyle w:val="100000000000" w:firstRow="1" w:lastRow="0" w:firstColumn="0" w:lastColumn="0" w:oddVBand="0" w:evenVBand="0" w:oddHBand="0" w:evenHBand="0" w:firstRowFirstColumn="0" w:firstRowLastColumn="0" w:lastRowFirstColumn="0" w:lastRowLastColumn="0"/>
          <w:tblHeader/>
          <w:del w:id="3344" w:author="Islam Nady" w:date="2024-06-09T18:26:00Z"/>
        </w:trPr>
        <w:tc>
          <w:tcPr>
            <w:tcW w:w="5529" w:type="dxa"/>
          </w:tcPr>
          <w:p w14:paraId="1CC18CC0" w14:textId="77777777" w:rsidR="0080495D" w:rsidRPr="000926D4" w:rsidDel="00880EE3" w:rsidRDefault="0080495D" w:rsidP="0032675C">
            <w:pPr>
              <w:tabs>
                <w:tab w:val="right" w:pos="224"/>
              </w:tabs>
              <w:rPr>
                <w:del w:id="3345" w:author="Islam Nady" w:date="2024-06-09T18:26:00Z"/>
                <w:b w:val="0"/>
                <w:bCs w:val="0"/>
                <w:color w:val="FFFFFF"/>
              </w:rPr>
            </w:pPr>
            <w:del w:id="3346" w:author="Islam Nady" w:date="2024-06-09T18:26:00Z">
              <w:r w:rsidDel="00880EE3">
                <w:rPr>
                  <w:color w:val="FFFFFF"/>
                </w:rPr>
                <w:delText>Name</w:delText>
              </w:r>
            </w:del>
          </w:p>
        </w:tc>
        <w:tc>
          <w:tcPr>
            <w:tcW w:w="992" w:type="dxa"/>
          </w:tcPr>
          <w:p w14:paraId="48415A65" w14:textId="77777777" w:rsidR="0080495D" w:rsidRPr="000926D4" w:rsidDel="00880EE3" w:rsidRDefault="0080495D" w:rsidP="0032675C">
            <w:pPr>
              <w:tabs>
                <w:tab w:val="right" w:pos="224"/>
              </w:tabs>
              <w:rPr>
                <w:del w:id="3347" w:author="Islam Nady" w:date="2024-06-09T18:26:00Z"/>
                <w:b w:val="0"/>
                <w:bCs w:val="0"/>
                <w:color w:val="FFFFFF"/>
              </w:rPr>
            </w:pPr>
            <w:del w:id="3348" w:author="Islam Nady" w:date="2024-06-09T18:26:00Z">
              <w:r w:rsidDel="00880EE3">
                <w:rPr>
                  <w:color w:val="FFFFFF"/>
                </w:rPr>
                <w:delText>Size</w:delText>
              </w:r>
            </w:del>
          </w:p>
        </w:tc>
        <w:tc>
          <w:tcPr>
            <w:tcW w:w="2977" w:type="dxa"/>
          </w:tcPr>
          <w:p w14:paraId="0E35BAD2" w14:textId="77777777" w:rsidR="0080495D" w:rsidRPr="007967CB" w:rsidDel="00880EE3" w:rsidRDefault="0080495D" w:rsidP="0032675C">
            <w:pPr>
              <w:tabs>
                <w:tab w:val="right" w:pos="224"/>
              </w:tabs>
              <w:rPr>
                <w:del w:id="3349" w:author="Islam Nady" w:date="2024-06-09T18:26:00Z"/>
                <w:color w:val="FFFFFF"/>
              </w:rPr>
            </w:pPr>
            <w:del w:id="3350" w:author="Islam Nady" w:date="2024-06-09T18:26:00Z">
              <w:r w:rsidDel="00880EE3">
                <w:rPr>
                  <w:color w:val="FFFFFF"/>
                </w:rPr>
                <w:delText>Temporary / Permenant</w:delText>
              </w:r>
            </w:del>
          </w:p>
        </w:tc>
        <w:tc>
          <w:tcPr>
            <w:tcW w:w="992" w:type="dxa"/>
          </w:tcPr>
          <w:p w14:paraId="3E4CD3DE" w14:textId="77777777" w:rsidR="0080495D" w:rsidDel="00880EE3" w:rsidRDefault="0080495D" w:rsidP="0032675C">
            <w:pPr>
              <w:tabs>
                <w:tab w:val="right" w:pos="224"/>
              </w:tabs>
              <w:rPr>
                <w:del w:id="3351" w:author="Islam Nady" w:date="2024-06-09T18:26:00Z"/>
                <w:color w:val="FFFFFF"/>
              </w:rPr>
            </w:pPr>
            <w:del w:id="3352" w:author="Islam Nady" w:date="2024-06-09T18:26:00Z">
              <w:r w:rsidDel="00880EE3">
                <w:rPr>
                  <w:color w:val="FFFFFF"/>
                </w:rPr>
                <w:delText>backup</w:delText>
              </w:r>
            </w:del>
          </w:p>
        </w:tc>
      </w:tr>
      <w:tr w:rsidR="0080495D" w:rsidDel="00880EE3" w14:paraId="25AFE18D" w14:textId="77777777" w:rsidTr="0080495D">
        <w:trPr>
          <w:trHeight w:val="251"/>
          <w:del w:id="3353" w:author="Islam Nady" w:date="2024-06-09T18:26:00Z"/>
        </w:trPr>
        <w:tc>
          <w:tcPr>
            <w:tcW w:w="5529" w:type="dxa"/>
            <w:vAlign w:val="top"/>
          </w:tcPr>
          <w:p w14:paraId="648F4582" w14:textId="77777777" w:rsidR="0080495D" w:rsidRPr="00EB1F74" w:rsidDel="00880EE3" w:rsidRDefault="0080495D" w:rsidP="00DD65F5">
            <w:pPr>
              <w:pStyle w:val="TableBodyText"/>
              <w:rPr>
                <w:del w:id="3354" w:author="Islam Nady" w:date="2024-06-09T18:26:00Z"/>
                <w:lang w:val="en-GB"/>
              </w:rPr>
            </w:pPr>
            <w:del w:id="3355" w:author="Islam Nady" w:date="2024-06-09T18:26:00Z">
              <w:r w:rsidRPr="00EB1F74" w:rsidDel="00880EE3">
                <w:rPr>
                  <w:lang w:val="en-GB"/>
                </w:rPr>
                <w:delText>Example for Directories, windows</w:delText>
              </w:r>
            </w:del>
          </w:p>
          <w:p w14:paraId="676A7C3E" w14:textId="77777777" w:rsidR="0080495D" w:rsidRPr="00EB1F74" w:rsidDel="00880EE3" w:rsidRDefault="0080495D" w:rsidP="00DD65F5">
            <w:pPr>
              <w:pStyle w:val="TableBodyText"/>
              <w:rPr>
                <w:del w:id="3356" w:author="Islam Nady" w:date="2024-06-09T18:26:00Z"/>
                <w:lang w:val="en-GB"/>
              </w:rPr>
            </w:pPr>
            <w:del w:id="3357" w:author="Islam Nady" w:date="2024-06-09T18:26:00Z">
              <w:r w:rsidRPr="00EB1F74" w:rsidDel="00880EE3">
                <w:rPr>
                  <w:lang w:val="en-GB"/>
                </w:rPr>
                <w:delText>D:/ACR/BIN/X1  (for application X1)</w:delText>
              </w:r>
            </w:del>
          </w:p>
          <w:p w14:paraId="7B2D4590" w14:textId="77777777" w:rsidR="0080495D" w:rsidRPr="00EB1F74" w:rsidDel="00880EE3" w:rsidRDefault="0080495D" w:rsidP="00DD65F5">
            <w:pPr>
              <w:pStyle w:val="TableBodyText"/>
              <w:rPr>
                <w:del w:id="3358" w:author="Islam Nady" w:date="2024-06-09T18:26:00Z"/>
                <w:lang w:val="en-GB"/>
              </w:rPr>
            </w:pPr>
            <w:del w:id="3359" w:author="Islam Nady" w:date="2024-06-09T18:26:00Z">
              <w:r w:rsidRPr="00EB1F74" w:rsidDel="00880EE3">
                <w:rPr>
                  <w:lang w:val="en-GB"/>
                </w:rPr>
                <w:delText>D:/ACR/LOGS  (for logs)</w:delText>
              </w:r>
            </w:del>
          </w:p>
          <w:p w14:paraId="12D2ACDC" w14:textId="77777777" w:rsidR="0080495D" w:rsidRPr="00EB1F74" w:rsidDel="00880EE3" w:rsidRDefault="0080495D" w:rsidP="00DD65F5">
            <w:pPr>
              <w:pStyle w:val="TableBodyText"/>
              <w:rPr>
                <w:del w:id="3360" w:author="Islam Nady" w:date="2024-06-09T18:26:00Z"/>
                <w:lang w:val="en-GB"/>
              </w:rPr>
            </w:pPr>
            <w:del w:id="3361" w:author="Islam Nady" w:date="2024-06-09T18:26:00Z">
              <w:r w:rsidRPr="00EB1F74" w:rsidDel="00880EE3">
                <w:rPr>
                  <w:lang w:val="en-GB"/>
                </w:rPr>
                <w:delText>D:/ACR/CONF (for configuration)</w:delText>
              </w:r>
            </w:del>
          </w:p>
          <w:p w14:paraId="373E3E07" w14:textId="77777777" w:rsidR="0080495D" w:rsidRPr="00EB1F74" w:rsidDel="00880EE3" w:rsidRDefault="0080495D" w:rsidP="00DD65F5">
            <w:pPr>
              <w:pStyle w:val="TableBodyText"/>
              <w:rPr>
                <w:del w:id="3362" w:author="Islam Nady" w:date="2024-06-09T18:26:00Z"/>
                <w:lang w:val="en-GB"/>
              </w:rPr>
            </w:pPr>
            <w:del w:id="3363" w:author="Islam Nady" w:date="2024-06-09T18:26:00Z">
              <w:r w:rsidRPr="00EB1F74" w:rsidDel="00880EE3">
                <w:rPr>
                  <w:lang w:val="en-GB"/>
                </w:rPr>
                <w:delText>UNIX based:</w:delText>
              </w:r>
            </w:del>
          </w:p>
          <w:p w14:paraId="69DE5EAB" w14:textId="77777777" w:rsidR="0080495D" w:rsidRPr="00EB1F74" w:rsidDel="00880EE3" w:rsidRDefault="0080495D" w:rsidP="00DD65F5">
            <w:pPr>
              <w:pStyle w:val="TableBodyText"/>
              <w:rPr>
                <w:del w:id="3364" w:author="Islam Nady" w:date="2024-06-09T18:26:00Z"/>
                <w:lang w:val="en-GB"/>
              </w:rPr>
            </w:pPr>
            <w:del w:id="3365" w:author="Islam Nady" w:date="2024-06-09T18:26:00Z">
              <w:r w:rsidRPr="00EB1F74" w:rsidDel="00880EE3">
                <w:rPr>
                  <w:lang w:val="en-GB"/>
                </w:rPr>
                <w:delText>/ACR/BIN</w:delText>
              </w:r>
            </w:del>
          </w:p>
          <w:p w14:paraId="12E2B4F1" w14:textId="77777777" w:rsidR="0080495D" w:rsidRPr="00EB1F74" w:rsidDel="00880EE3" w:rsidRDefault="0080495D" w:rsidP="00DD65F5">
            <w:pPr>
              <w:pStyle w:val="TableBodyText"/>
              <w:rPr>
                <w:del w:id="3366" w:author="Islam Nady" w:date="2024-06-09T18:26:00Z"/>
                <w:lang w:val="en-GB"/>
              </w:rPr>
            </w:pPr>
            <w:del w:id="3367" w:author="Islam Nady" w:date="2024-06-09T18:26:00Z">
              <w:r w:rsidRPr="00EB1F74" w:rsidDel="00880EE3">
                <w:rPr>
                  <w:lang w:val="en-GB"/>
                </w:rPr>
                <w:delText>/ACR/LOGS</w:delText>
              </w:r>
            </w:del>
          </w:p>
          <w:p w14:paraId="1E444DD5" w14:textId="77777777" w:rsidR="0080495D" w:rsidRPr="00EB1F74" w:rsidDel="00880EE3" w:rsidRDefault="0080495D" w:rsidP="00DD65F5">
            <w:pPr>
              <w:pStyle w:val="TableBodyText"/>
              <w:rPr>
                <w:del w:id="3368" w:author="Islam Nady" w:date="2024-06-09T18:26:00Z"/>
                <w:color w:val="auto"/>
                <w:lang w:val="en-GB"/>
              </w:rPr>
            </w:pPr>
            <w:del w:id="3369" w:author="Islam Nady" w:date="2024-06-09T18:26:00Z">
              <w:r w:rsidRPr="00EB1F74" w:rsidDel="00880EE3">
                <w:rPr>
                  <w:lang w:val="en-GB"/>
                </w:rPr>
                <w:delText>/ACR/CONF</w:delText>
              </w:r>
            </w:del>
          </w:p>
        </w:tc>
        <w:tc>
          <w:tcPr>
            <w:tcW w:w="992" w:type="dxa"/>
            <w:vAlign w:val="top"/>
          </w:tcPr>
          <w:p w14:paraId="3D6A9469" w14:textId="77777777" w:rsidR="0080495D" w:rsidRPr="00EB1F74" w:rsidDel="00880EE3" w:rsidRDefault="0080495D" w:rsidP="00DD65F5">
            <w:pPr>
              <w:pStyle w:val="TableBodyText"/>
              <w:rPr>
                <w:del w:id="3370" w:author="Islam Nady" w:date="2024-06-09T18:26:00Z"/>
                <w:lang w:val="en-GB"/>
              </w:rPr>
            </w:pPr>
          </w:p>
        </w:tc>
        <w:tc>
          <w:tcPr>
            <w:tcW w:w="2977" w:type="dxa"/>
          </w:tcPr>
          <w:p w14:paraId="3CCC442E" w14:textId="77777777" w:rsidR="0080495D" w:rsidDel="00880EE3" w:rsidRDefault="0080495D" w:rsidP="00DD65F5">
            <w:pPr>
              <w:pStyle w:val="TableBodyText"/>
              <w:rPr>
                <w:del w:id="3371" w:author="Islam Nady" w:date="2024-06-09T18:26:00Z"/>
                <w:lang w:val="en-GB"/>
              </w:rPr>
            </w:pPr>
          </w:p>
        </w:tc>
        <w:tc>
          <w:tcPr>
            <w:tcW w:w="992" w:type="dxa"/>
          </w:tcPr>
          <w:p w14:paraId="03606FDB" w14:textId="77777777" w:rsidR="0080495D" w:rsidDel="00880EE3" w:rsidRDefault="0080495D" w:rsidP="00DD65F5">
            <w:pPr>
              <w:pStyle w:val="TableBodyText"/>
              <w:rPr>
                <w:del w:id="3372" w:author="Islam Nady" w:date="2024-06-09T18:26:00Z"/>
                <w:lang w:val="en-GB"/>
              </w:rPr>
            </w:pPr>
          </w:p>
        </w:tc>
      </w:tr>
      <w:tr w:rsidR="0080495D" w:rsidRPr="00EB1F74" w:rsidDel="00880EE3" w14:paraId="6DA6C274" w14:textId="77777777" w:rsidTr="0080495D">
        <w:trPr>
          <w:cnfStyle w:val="000000010000" w:firstRow="0" w:lastRow="0" w:firstColumn="0" w:lastColumn="0" w:oddVBand="0" w:evenVBand="0" w:oddHBand="0" w:evenHBand="1" w:firstRowFirstColumn="0" w:firstRowLastColumn="0" w:lastRowFirstColumn="0" w:lastRowLastColumn="0"/>
          <w:trHeight w:val="251"/>
          <w:del w:id="3373" w:author="Islam Nady" w:date="2024-06-09T18:26:00Z"/>
        </w:trPr>
        <w:tc>
          <w:tcPr>
            <w:tcW w:w="5529" w:type="dxa"/>
            <w:vAlign w:val="top"/>
          </w:tcPr>
          <w:p w14:paraId="676CB284" w14:textId="77777777" w:rsidR="0080495D" w:rsidRPr="00EB1F74" w:rsidDel="00880EE3" w:rsidRDefault="0080495D" w:rsidP="00DD65F5">
            <w:pPr>
              <w:pStyle w:val="TableBodyText"/>
              <w:rPr>
                <w:del w:id="3374" w:author="Islam Nady" w:date="2024-06-09T18:26:00Z"/>
                <w:color w:val="auto"/>
                <w:lang w:val="en-GB"/>
              </w:rPr>
            </w:pPr>
            <w:del w:id="3375" w:author="Islam Nady" w:date="2024-06-09T18:26:00Z">
              <w:r w:rsidRPr="00EB1F74" w:rsidDel="00880EE3">
                <w:rPr>
                  <w:lang w:val="en-GB"/>
                </w:rPr>
                <w:delText>Database</w:delText>
              </w:r>
            </w:del>
          </w:p>
        </w:tc>
        <w:tc>
          <w:tcPr>
            <w:tcW w:w="992" w:type="dxa"/>
            <w:vAlign w:val="top"/>
          </w:tcPr>
          <w:p w14:paraId="5009590E" w14:textId="77777777" w:rsidR="0080495D" w:rsidRPr="00EB1F74" w:rsidDel="00880EE3" w:rsidRDefault="0080495D" w:rsidP="00DD65F5">
            <w:pPr>
              <w:pStyle w:val="TableBodyText"/>
              <w:rPr>
                <w:del w:id="3376" w:author="Islam Nady" w:date="2024-06-09T18:26:00Z"/>
                <w:lang w:val="en-GB"/>
              </w:rPr>
            </w:pPr>
          </w:p>
        </w:tc>
        <w:tc>
          <w:tcPr>
            <w:tcW w:w="2977" w:type="dxa"/>
          </w:tcPr>
          <w:p w14:paraId="11AA4588" w14:textId="77777777" w:rsidR="0080495D" w:rsidRPr="00EB1F74" w:rsidDel="00880EE3" w:rsidRDefault="0080495D" w:rsidP="00DD65F5">
            <w:pPr>
              <w:pStyle w:val="TableBodyText"/>
              <w:rPr>
                <w:del w:id="3377" w:author="Islam Nady" w:date="2024-06-09T18:26:00Z"/>
                <w:lang w:val="en-GB"/>
              </w:rPr>
            </w:pPr>
          </w:p>
        </w:tc>
        <w:tc>
          <w:tcPr>
            <w:tcW w:w="992" w:type="dxa"/>
          </w:tcPr>
          <w:p w14:paraId="4C3A24E8" w14:textId="77777777" w:rsidR="0080495D" w:rsidRPr="00EB1F74" w:rsidDel="00880EE3" w:rsidRDefault="0080495D" w:rsidP="00DD65F5">
            <w:pPr>
              <w:pStyle w:val="TableBodyText"/>
              <w:rPr>
                <w:del w:id="3378" w:author="Islam Nady" w:date="2024-06-09T18:26:00Z"/>
                <w:lang w:val="en-GB"/>
              </w:rPr>
            </w:pPr>
          </w:p>
        </w:tc>
      </w:tr>
      <w:tr w:rsidR="0080495D" w:rsidRPr="00EB1F74" w:rsidDel="00880EE3" w14:paraId="62A4994E" w14:textId="77777777" w:rsidTr="0080495D">
        <w:trPr>
          <w:trHeight w:val="251"/>
          <w:del w:id="3379" w:author="Islam Nady" w:date="2024-06-09T18:26:00Z"/>
        </w:trPr>
        <w:tc>
          <w:tcPr>
            <w:tcW w:w="5529" w:type="dxa"/>
            <w:vAlign w:val="top"/>
          </w:tcPr>
          <w:p w14:paraId="317EC4BE" w14:textId="77777777" w:rsidR="0080495D" w:rsidRPr="00EB1F74" w:rsidDel="00880EE3" w:rsidRDefault="0080495D" w:rsidP="00DD65F5">
            <w:pPr>
              <w:pStyle w:val="TableBodyText"/>
              <w:rPr>
                <w:del w:id="3380" w:author="Islam Nady" w:date="2024-06-09T18:26:00Z"/>
                <w:color w:val="auto"/>
                <w:lang w:val="en-GB"/>
              </w:rPr>
            </w:pPr>
            <w:del w:id="3381" w:author="Islam Nady" w:date="2024-06-09T18:26:00Z">
              <w:r w:rsidRPr="00EB1F74" w:rsidDel="00880EE3">
                <w:rPr>
                  <w:lang w:val="en-GB"/>
                </w:rPr>
                <w:delText>Virtual Machine OS</w:delText>
              </w:r>
            </w:del>
          </w:p>
        </w:tc>
        <w:tc>
          <w:tcPr>
            <w:tcW w:w="992" w:type="dxa"/>
            <w:vAlign w:val="top"/>
          </w:tcPr>
          <w:p w14:paraId="674E7660" w14:textId="77777777" w:rsidR="0080495D" w:rsidRPr="00EB1F74" w:rsidDel="00880EE3" w:rsidRDefault="000C11F3" w:rsidP="00DD65F5">
            <w:pPr>
              <w:pStyle w:val="TableBodyText"/>
              <w:rPr>
                <w:del w:id="3382" w:author="Islam Nady" w:date="2024-06-09T18:26:00Z"/>
                <w:lang w:val="en-GB"/>
              </w:rPr>
            </w:pPr>
            <w:del w:id="3383" w:author="Islam Nady" w:date="2024-06-09T18:26:00Z">
              <w:r w:rsidDel="00880EE3">
                <w:rPr>
                  <w:lang w:val="en-GB"/>
                </w:rPr>
                <w:delText xml:space="preserve">45 </w:delText>
              </w:r>
              <w:r w:rsidR="0080495D" w:rsidDel="00880EE3">
                <w:rPr>
                  <w:lang w:val="en-GB"/>
                </w:rPr>
                <w:delText>GB</w:delText>
              </w:r>
            </w:del>
          </w:p>
        </w:tc>
        <w:tc>
          <w:tcPr>
            <w:tcW w:w="2977" w:type="dxa"/>
          </w:tcPr>
          <w:p w14:paraId="48203A69" w14:textId="77777777" w:rsidR="0080495D" w:rsidRPr="00EB1F74" w:rsidDel="00880EE3" w:rsidRDefault="0080495D" w:rsidP="00DD65F5">
            <w:pPr>
              <w:pStyle w:val="TableBodyText"/>
              <w:rPr>
                <w:del w:id="3384" w:author="Islam Nady" w:date="2024-06-09T18:26:00Z"/>
                <w:lang w:val="en-GB"/>
              </w:rPr>
            </w:pPr>
          </w:p>
        </w:tc>
        <w:tc>
          <w:tcPr>
            <w:tcW w:w="992" w:type="dxa"/>
          </w:tcPr>
          <w:p w14:paraId="176D9973" w14:textId="77777777" w:rsidR="0080495D" w:rsidRPr="00EB1F74" w:rsidDel="00880EE3" w:rsidRDefault="0080495D" w:rsidP="00DD65F5">
            <w:pPr>
              <w:pStyle w:val="TableBodyText"/>
              <w:rPr>
                <w:del w:id="3385" w:author="Islam Nady" w:date="2024-06-09T18:26:00Z"/>
                <w:lang w:val="en-GB"/>
              </w:rPr>
            </w:pPr>
          </w:p>
        </w:tc>
      </w:tr>
      <w:tr w:rsidR="0080495D" w:rsidRPr="00EB1F74" w:rsidDel="00880EE3" w14:paraId="5E3791E4" w14:textId="77777777" w:rsidTr="0080495D">
        <w:trPr>
          <w:cnfStyle w:val="000000010000" w:firstRow="0" w:lastRow="0" w:firstColumn="0" w:lastColumn="0" w:oddVBand="0" w:evenVBand="0" w:oddHBand="0" w:evenHBand="1" w:firstRowFirstColumn="0" w:firstRowLastColumn="0" w:lastRowFirstColumn="0" w:lastRowLastColumn="0"/>
          <w:trHeight w:val="251"/>
          <w:del w:id="3386" w:author="Islam Nady" w:date="2024-06-09T18:26:00Z"/>
        </w:trPr>
        <w:tc>
          <w:tcPr>
            <w:tcW w:w="5529" w:type="dxa"/>
            <w:vAlign w:val="top"/>
          </w:tcPr>
          <w:p w14:paraId="5F9A3EF1" w14:textId="77777777" w:rsidR="0080495D" w:rsidRPr="00EB1F74" w:rsidDel="00880EE3" w:rsidRDefault="0080495D" w:rsidP="00DD65F5">
            <w:pPr>
              <w:pStyle w:val="TableBodyText"/>
              <w:rPr>
                <w:del w:id="3387" w:author="Islam Nady" w:date="2024-06-09T18:26:00Z"/>
                <w:color w:val="auto"/>
                <w:lang w:val="en-GB"/>
              </w:rPr>
            </w:pPr>
            <w:del w:id="3388" w:author="Islam Nady" w:date="2024-06-09T18:26:00Z">
              <w:r w:rsidRPr="00EB1F74" w:rsidDel="00880EE3">
                <w:rPr>
                  <w:lang w:val="en-GB"/>
                </w:rPr>
                <w:delText>Total Required Storage</w:delText>
              </w:r>
            </w:del>
          </w:p>
        </w:tc>
        <w:tc>
          <w:tcPr>
            <w:tcW w:w="992" w:type="dxa"/>
            <w:vAlign w:val="top"/>
          </w:tcPr>
          <w:p w14:paraId="3B6D9C30" w14:textId="77777777" w:rsidR="0080495D" w:rsidRPr="00EB1F74" w:rsidDel="00880EE3" w:rsidRDefault="0080495D" w:rsidP="00DD65F5">
            <w:pPr>
              <w:pStyle w:val="TableBodyText"/>
              <w:rPr>
                <w:del w:id="3389" w:author="Islam Nady" w:date="2024-06-09T18:26:00Z"/>
                <w:lang w:val="en-GB"/>
              </w:rPr>
            </w:pPr>
            <w:del w:id="3390" w:author="Islam Nady" w:date="2024-06-09T18:26:00Z">
              <w:r w:rsidDel="00880EE3">
                <w:rPr>
                  <w:lang w:val="en-GB"/>
                </w:rPr>
                <w:delText>Sum</w:delText>
              </w:r>
            </w:del>
          </w:p>
        </w:tc>
        <w:tc>
          <w:tcPr>
            <w:tcW w:w="2977" w:type="dxa"/>
          </w:tcPr>
          <w:p w14:paraId="770DA1D8" w14:textId="77777777" w:rsidR="0080495D" w:rsidRPr="00EB1F74" w:rsidDel="00880EE3" w:rsidRDefault="0080495D" w:rsidP="00DD65F5">
            <w:pPr>
              <w:pStyle w:val="TableBodyText"/>
              <w:rPr>
                <w:del w:id="3391" w:author="Islam Nady" w:date="2024-06-09T18:26:00Z"/>
                <w:lang w:val="en-GB"/>
              </w:rPr>
            </w:pPr>
          </w:p>
        </w:tc>
        <w:tc>
          <w:tcPr>
            <w:tcW w:w="992" w:type="dxa"/>
          </w:tcPr>
          <w:p w14:paraId="6106D573" w14:textId="77777777" w:rsidR="0080495D" w:rsidRPr="00EB1F74" w:rsidDel="00880EE3" w:rsidRDefault="0080495D" w:rsidP="00DD65F5">
            <w:pPr>
              <w:pStyle w:val="TableBodyText"/>
              <w:rPr>
                <w:del w:id="3392" w:author="Islam Nady" w:date="2024-06-09T18:26:00Z"/>
                <w:lang w:val="en-GB"/>
              </w:rPr>
            </w:pPr>
          </w:p>
        </w:tc>
      </w:tr>
    </w:tbl>
    <w:p w14:paraId="14E4AE00" w14:textId="77777777" w:rsidR="000B474F" w:rsidRPr="001272B0" w:rsidDel="00880EE3" w:rsidRDefault="000B474F" w:rsidP="00CB3C97">
      <w:pPr>
        <w:pStyle w:val="ListParagraph"/>
        <w:numPr>
          <w:ilvl w:val="0"/>
          <w:numId w:val="14"/>
        </w:numPr>
        <w:rPr>
          <w:del w:id="3393" w:author="Islam Nady" w:date="2024-06-09T18:26:00Z"/>
          <w:rStyle w:val="-Normal"/>
          <w:rFonts w:ascii="Frutiger LT Arabic 45 Light" w:hAnsi="Frutiger LT Arabic 45 Light" w:cs="Frutiger LT Arabic 45 Light"/>
          <w:color w:val="000000" w:themeColor="text1"/>
        </w:rPr>
      </w:pPr>
      <w:del w:id="3394" w:author="Islam Nady" w:date="2024-06-09T18:26:00Z">
        <w:r w:rsidRPr="001272B0" w:rsidDel="00880EE3">
          <w:rPr>
            <w:rStyle w:val="-Normal"/>
            <w:rFonts w:ascii="Frutiger LT Arabic 45 Light" w:hAnsi="Frutiger LT Arabic 45 Light" w:cs="Frutiger LT Arabic 45 Light"/>
            <w:color w:val="000000" w:themeColor="text1"/>
          </w:rPr>
          <w:delText>Repeat this table per environment.</w:delText>
        </w:r>
      </w:del>
    </w:p>
    <w:p w14:paraId="23F3E522" w14:textId="77777777" w:rsidR="000B474F" w:rsidRPr="001272B0" w:rsidDel="00880EE3" w:rsidRDefault="000B474F" w:rsidP="00CB3C97">
      <w:pPr>
        <w:pStyle w:val="ListParagraph"/>
        <w:numPr>
          <w:ilvl w:val="0"/>
          <w:numId w:val="14"/>
        </w:numPr>
        <w:rPr>
          <w:del w:id="3395" w:author="Islam Nady" w:date="2024-06-09T18:26:00Z"/>
          <w:rStyle w:val="-Normal"/>
          <w:rFonts w:ascii="Frutiger LT Arabic 45 Light" w:hAnsi="Frutiger LT Arabic 45 Light" w:cs="Frutiger LT Arabic 45 Light"/>
          <w:color w:val="000000" w:themeColor="text1"/>
        </w:rPr>
      </w:pPr>
      <w:del w:id="3396" w:author="Islam Nady" w:date="2024-06-09T18:26:00Z">
        <w:r w:rsidRPr="001272B0" w:rsidDel="00880EE3">
          <w:rPr>
            <w:rStyle w:val="-Normal"/>
            <w:rFonts w:ascii="Frutiger LT Arabic 45 Light" w:hAnsi="Frutiger LT Arabic 45 Light" w:cs="Frutiger LT Arabic 45 Light"/>
            <w:color w:val="000000" w:themeColor="text1"/>
          </w:rPr>
          <w:delText>Break the applications, and mention the directories, with the required size of storage.</w:delText>
        </w:r>
      </w:del>
    </w:p>
    <w:p w14:paraId="5EAA067E" w14:textId="77777777" w:rsidR="000B474F" w:rsidRPr="001272B0" w:rsidDel="00880EE3" w:rsidRDefault="000B474F" w:rsidP="00CB3C97">
      <w:pPr>
        <w:pStyle w:val="ListParagraph"/>
        <w:numPr>
          <w:ilvl w:val="0"/>
          <w:numId w:val="14"/>
        </w:numPr>
        <w:rPr>
          <w:del w:id="3397" w:author="Islam Nady" w:date="2024-06-09T18:26:00Z"/>
          <w:rStyle w:val="-Normal"/>
          <w:rFonts w:ascii="Frutiger LT Arabic 45 Light" w:hAnsi="Frutiger LT Arabic 45 Light" w:cs="Frutiger LT Arabic 45 Light"/>
          <w:color w:val="000000" w:themeColor="text1"/>
        </w:rPr>
      </w:pPr>
      <w:del w:id="3398" w:author="Islam Nady" w:date="2024-06-09T18:26:00Z">
        <w:r w:rsidRPr="001272B0" w:rsidDel="00880EE3">
          <w:rPr>
            <w:rStyle w:val="-Normal"/>
            <w:rFonts w:ascii="Frutiger LT Arabic 45 Light" w:hAnsi="Frutiger LT Arabic 45 Light" w:cs="Frutiger LT Arabic 45 Light"/>
            <w:color w:val="000000" w:themeColor="text1"/>
          </w:rPr>
          <w:delText>Under Backed up Column, Check Yes or No if it is required to be backed up.</w:delText>
        </w:r>
      </w:del>
    </w:p>
    <w:p w14:paraId="3BC7F201" w14:textId="77777777" w:rsidR="00990201" w:rsidRPr="001272B0" w:rsidDel="00880EE3" w:rsidRDefault="000B474F" w:rsidP="00CB3C97">
      <w:pPr>
        <w:pStyle w:val="ListParagraph"/>
        <w:numPr>
          <w:ilvl w:val="0"/>
          <w:numId w:val="14"/>
        </w:numPr>
        <w:rPr>
          <w:del w:id="3399" w:author="Islam Nady" w:date="2024-06-09T18:26:00Z"/>
          <w:rStyle w:val="-Normal"/>
          <w:rFonts w:ascii="Frutiger LT Arabic 45 Light" w:hAnsi="Frutiger LT Arabic 45 Light" w:cs="Frutiger LT Arabic 45 Light"/>
          <w:color w:val="000000" w:themeColor="text1"/>
        </w:rPr>
      </w:pPr>
      <w:del w:id="3400" w:author="Islam Nady" w:date="2024-06-09T18:26:00Z">
        <w:r w:rsidRPr="001272B0" w:rsidDel="00880EE3">
          <w:rPr>
            <w:rStyle w:val="-Normal"/>
            <w:rFonts w:ascii="Frutiger LT Arabic 45 Light" w:hAnsi="Frutiger LT Arabic 45 Light" w:cs="Frutiger LT Arabic 45 Light"/>
            <w:color w:val="000000" w:themeColor="text1"/>
          </w:rPr>
          <w:delText>ACR is the Project/System acronym this could be provided by CMD or A&amp;SO.</w:delText>
        </w:r>
      </w:del>
    </w:p>
    <w:p w14:paraId="009BEF3A" w14:textId="77777777" w:rsidR="00711457" w:rsidRPr="00EB1F74" w:rsidDel="00880EE3" w:rsidRDefault="00711457" w:rsidP="00711457">
      <w:pPr>
        <w:pStyle w:val="-Heading2"/>
        <w:rPr>
          <w:del w:id="3401" w:author="Islam Nady" w:date="2024-06-09T18:26:00Z"/>
          <w:rFonts w:ascii="Frutiger LT Arabic 45 Light" w:hAnsi="Frutiger LT Arabic 45 Light" w:cs="Frutiger LT Arabic 45 Light"/>
          <w:color w:val="000000" w:themeColor="text1"/>
        </w:rPr>
      </w:pPr>
      <w:bookmarkStart w:id="3402" w:name="_Toc11403142"/>
      <w:bookmarkStart w:id="3403" w:name="_Toc465250427"/>
      <w:bookmarkStart w:id="3404" w:name="_Toc465254782"/>
      <w:bookmarkStart w:id="3405" w:name="_Toc133740263"/>
      <w:bookmarkStart w:id="3406" w:name="_Toc465250437"/>
      <w:bookmarkStart w:id="3407" w:name="_Toc465254794"/>
      <w:del w:id="3408" w:author="Islam Nady" w:date="2024-06-09T18:26:00Z">
        <w:r w:rsidRPr="001D4148" w:rsidDel="00880EE3">
          <w:rPr>
            <w:rFonts w:ascii="Frutiger LT Arabic 45 Light" w:eastAsia="Calibri" w:hAnsi="Frutiger LT Arabic 45 Light" w:cs="Frutiger LT Arabic 45 Light"/>
            <w:i/>
            <w:iCs/>
            <w:color w:val="8A7967"/>
          </w:rPr>
          <w:delText>Interfaces</w:delText>
        </w:r>
        <w:bookmarkEnd w:id="3402"/>
        <w:bookmarkEnd w:id="3403"/>
        <w:bookmarkEnd w:id="3404"/>
        <w:bookmarkEnd w:id="3405"/>
      </w:del>
    </w:p>
    <w:p w14:paraId="793535E5" w14:textId="77777777" w:rsidR="00711457" w:rsidDel="00880EE3" w:rsidRDefault="00951BC7" w:rsidP="00E64829">
      <w:pPr>
        <w:jc w:val="both"/>
        <w:rPr>
          <w:del w:id="3409" w:author="Islam Nady" w:date="2024-06-09T18:26:00Z"/>
          <w:rStyle w:val="-Normal"/>
          <w:rFonts w:ascii="Frutiger LT Arabic 45 Light" w:hAnsi="Frutiger LT Arabic 45 Light" w:cs="Frutiger LT Arabic 45 Light"/>
          <w:color w:val="000000" w:themeColor="text1"/>
        </w:rPr>
      </w:pPr>
      <w:del w:id="3410" w:author="Islam Nady" w:date="2024-06-09T18:26:00Z">
        <w:r w:rsidRPr="00951BC7" w:rsidDel="00880EE3">
          <w:rPr>
            <w:rStyle w:val="-Normal"/>
            <w:rFonts w:ascii="Frutiger LT Arabic 45 Light" w:hAnsi="Frutiger LT Arabic 45 Light" w:cs="Frutiger LT Arabic 45 Light"/>
            <w:color w:val="000000" w:themeColor="text1"/>
            <w:highlight w:val="yellow"/>
          </w:rPr>
          <w:delText>&lt;</w:delText>
        </w:r>
        <w:r w:rsidR="00711457" w:rsidRPr="00951BC7" w:rsidDel="00880EE3">
          <w:rPr>
            <w:rStyle w:val="-Normal"/>
            <w:rFonts w:ascii="Frutiger LT Arabic 45 Light" w:hAnsi="Frutiger LT Arabic 45 Light" w:cs="Frutiger LT Arabic 45 Light"/>
            <w:color w:val="000000" w:themeColor="text1"/>
            <w:highlight w:val="yellow"/>
          </w:rPr>
          <w:delText xml:space="preserve">List all of the system interfaces, all the source and targeted systems and the method of the interface (MQ, TCP/IP, SFTP, FTP, </w:delText>
        </w:r>
        <w:r w:rsidRPr="00951BC7" w:rsidDel="00880EE3">
          <w:rPr>
            <w:rStyle w:val="-Normal"/>
            <w:rFonts w:ascii="Frutiger LT Arabic 45 Light" w:hAnsi="Frutiger LT Arabic 45 Light" w:cs="Frutiger LT Arabic 45 Light"/>
            <w:color w:val="000000" w:themeColor="text1"/>
            <w:highlight w:val="yellow"/>
          </w:rPr>
          <w:delText>Connect Direct, Shared Folder).&gt;</w:delText>
        </w:r>
      </w:del>
    </w:p>
    <w:tbl>
      <w:tblPr>
        <w:tblStyle w:val="BABTable2"/>
        <w:tblW w:w="0" w:type="auto"/>
        <w:tblLook w:val="04A0" w:firstRow="1" w:lastRow="0" w:firstColumn="1" w:lastColumn="0" w:noHBand="0" w:noVBand="1"/>
        <w:tblPrChange w:id="3411" w:author="MMAhmed@bankAlbilad.com" w:date="2023-04-30T10:04:00Z">
          <w:tblPr>
            <w:tblStyle w:val="TableGrid"/>
            <w:tblW w:w="0" w:type="auto"/>
            <w:tblLook w:val="04A0" w:firstRow="1" w:lastRow="0" w:firstColumn="1" w:lastColumn="0" w:noHBand="0" w:noVBand="1"/>
          </w:tblPr>
        </w:tblPrChange>
      </w:tblPr>
      <w:tblGrid>
        <w:gridCol w:w="1885"/>
        <w:gridCol w:w="2610"/>
        <w:gridCol w:w="5940"/>
        <w:tblGridChange w:id="3412">
          <w:tblGrid>
            <w:gridCol w:w="1885"/>
            <w:gridCol w:w="1600"/>
            <w:gridCol w:w="1010"/>
            <w:gridCol w:w="2476"/>
            <w:gridCol w:w="3464"/>
            <w:gridCol w:w="22"/>
          </w:tblGrid>
        </w:tblGridChange>
      </w:tblGrid>
      <w:tr w:rsidR="00DD65F5" w:rsidDel="00880EE3" w14:paraId="1A292D0B" w14:textId="77777777" w:rsidTr="00AA4C8E">
        <w:trPr>
          <w:cnfStyle w:val="100000000000" w:firstRow="1" w:lastRow="0" w:firstColumn="0" w:lastColumn="0" w:oddVBand="0" w:evenVBand="0" w:oddHBand="0" w:evenHBand="0" w:firstRowFirstColumn="0" w:firstRowLastColumn="0" w:lastRowFirstColumn="0" w:lastRowLastColumn="0"/>
          <w:ins w:id="3413" w:author="MMAhmed@bankAlbilad.com" w:date="2023-04-30T09:33:00Z"/>
          <w:del w:id="3414" w:author="Islam Nady" w:date="2024-06-09T18:26:00Z"/>
        </w:trPr>
        <w:tc>
          <w:tcPr>
            <w:tcW w:w="1885" w:type="dxa"/>
            <w:tcPrChange w:id="3415" w:author="MMAhmed@bankAlbilad.com" w:date="2023-04-30T10:04:00Z">
              <w:tcPr>
                <w:tcW w:w="3485" w:type="dxa"/>
                <w:gridSpan w:val="2"/>
              </w:tcPr>
            </w:tcPrChange>
          </w:tcPr>
          <w:p w14:paraId="09618A62" w14:textId="77777777" w:rsidR="00DD65F5" w:rsidDel="00880EE3" w:rsidRDefault="00DD65F5" w:rsidP="00DD65F5">
            <w:pPr>
              <w:jc w:val="both"/>
              <w:cnfStyle w:val="100000000000" w:firstRow="1" w:lastRow="0" w:firstColumn="0" w:lastColumn="0" w:oddVBand="0" w:evenVBand="0" w:oddHBand="0" w:evenHBand="0" w:firstRowFirstColumn="0" w:firstRowLastColumn="0" w:lastRowFirstColumn="0" w:lastRowLastColumn="0"/>
              <w:rPr>
                <w:ins w:id="3416" w:author="MMAhmed@bankAlbilad.com" w:date="2023-04-30T09:33:00Z"/>
                <w:del w:id="3417" w:author="Islam Nady" w:date="2024-06-09T18:26:00Z"/>
                <w:rStyle w:val="-Normal"/>
                <w:rFonts w:ascii="Frutiger LT Arabic 45 Light" w:hAnsi="Frutiger LT Arabic 45 Light" w:cs="Frutiger LT Arabic 45 Light"/>
                <w:color w:val="000000" w:themeColor="text1"/>
              </w:rPr>
            </w:pPr>
            <w:ins w:id="3418" w:author="MMAhmed@bankAlbilad.com" w:date="2023-04-30T09:33:00Z">
              <w:del w:id="3419" w:author="Islam Nady" w:date="2024-06-09T18:26:00Z">
                <w:r w:rsidRPr="007967CB" w:rsidDel="00880EE3">
                  <w:rPr>
                    <w:color w:val="FFFFFF"/>
                  </w:rPr>
                  <w:delText>Source Server</w:delText>
                </w:r>
              </w:del>
            </w:ins>
          </w:p>
        </w:tc>
        <w:tc>
          <w:tcPr>
            <w:tcW w:w="2610" w:type="dxa"/>
            <w:tcPrChange w:id="3420" w:author="MMAhmed@bankAlbilad.com" w:date="2023-04-30T10:04:00Z">
              <w:tcPr>
                <w:tcW w:w="3486" w:type="dxa"/>
                <w:gridSpan w:val="2"/>
              </w:tcPr>
            </w:tcPrChange>
          </w:tcPr>
          <w:p w14:paraId="7E0677BD" w14:textId="77777777" w:rsidR="00DD65F5" w:rsidDel="00880EE3" w:rsidRDefault="00DD65F5" w:rsidP="00DD65F5">
            <w:pPr>
              <w:jc w:val="both"/>
              <w:cnfStyle w:val="100000000000" w:firstRow="1" w:lastRow="0" w:firstColumn="0" w:lastColumn="0" w:oddVBand="0" w:evenVBand="0" w:oddHBand="0" w:evenHBand="0" w:firstRowFirstColumn="0" w:firstRowLastColumn="0" w:lastRowFirstColumn="0" w:lastRowLastColumn="0"/>
              <w:rPr>
                <w:ins w:id="3421" w:author="MMAhmed@bankAlbilad.com" w:date="2023-04-30T09:33:00Z"/>
                <w:del w:id="3422" w:author="Islam Nady" w:date="2024-06-09T18:26:00Z"/>
                <w:rStyle w:val="-Normal"/>
                <w:rFonts w:ascii="Frutiger LT Arabic 45 Light" w:hAnsi="Frutiger LT Arabic 45 Light" w:cs="Frutiger LT Arabic 45 Light"/>
                <w:color w:val="000000" w:themeColor="text1"/>
              </w:rPr>
            </w:pPr>
            <w:ins w:id="3423" w:author="MMAhmed@bankAlbilad.com" w:date="2023-04-30T09:33:00Z">
              <w:del w:id="3424" w:author="Islam Nady" w:date="2024-06-09T18:26:00Z">
                <w:r w:rsidRPr="007967CB" w:rsidDel="00880EE3">
                  <w:rPr>
                    <w:color w:val="FFFFFF"/>
                  </w:rPr>
                  <w:delText>Destination Server</w:delText>
                </w:r>
              </w:del>
            </w:ins>
          </w:p>
        </w:tc>
        <w:tc>
          <w:tcPr>
            <w:tcW w:w="5940" w:type="dxa"/>
            <w:tcPrChange w:id="3425" w:author="MMAhmed@bankAlbilad.com" w:date="2023-04-30T10:04:00Z">
              <w:tcPr>
                <w:tcW w:w="3486" w:type="dxa"/>
                <w:gridSpan w:val="2"/>
              </w:tcPr>
            </w:tcPrChange>
          </w:tcPr>
          <w:p w14:paraId="592C78F5" w14:textId="77777777" w:rsidR="00DD65F5" w:rsidDel="00880EE3" w:rsidRDefault="00DD65F5" w:rsidP="00DD65F5">
            <w:pPr>
              <w:jc w:val="both"/>
              <w:cnfStyle w:val="100000000000" w:firstRow="1" w:lastRow="0" w:firstColumn="0" w:lastColumn="0" w:oddVBand="0" w:evenVBand="0" w:oddHBand="0" w:evenHBand="0" w:firstRowFirstColumn="0" w:firstRowLastColumn="0" w:lastRowFirstColumn="0" w:lastRowLastColumn="0"/>
              <w:rPr>
                <w:ins w:id="3426" w:author="MMAhmed@bankAlbilad.com" w:date="2023-04-30T09:33:00Z"/>
                <w:del w:id="3427" w:author="Islam Nady" w:date="2024-06-09T18:26:00Z"/>
                <w:rStyle w:val="-Normal"/>
                <w:rFonts w:ascii="Frutiger LT Arabic 45 Light" w:hAnsi="Frutiger LT Arabic 45 Light" w:cs="Frutiger LT Arabic 45 Light"/>
                <w:color w:val="000000" w:themeColor="text1"/>
              </w:rPr>
            </w:pPr>
            <w:ins w:id="3428" w:author="MMAhmed@bankAlbilad.com" w:date="2023-04-30T09:33:00Z">
              <w:del w:id="3429" w:author="Islam Nady" w:date="2024-06-09T18:26:00Z">
                <w:r w:rsidDel="00880EE3">
                  <w:rPr>
                    <w:color w:val="FFFFFF"/>
                  </w:rPr>
                  <w:delText>Protocol (MQ, TCP, SFTP, ODBC, JDBC, HTTPS, …) / Port</w:delText>
                </w:r>
              </w:del>
            </w:ins>
          </w:p>
        </w:tc>
      </w:tr>
      <w:tr w:rsidR="00DD65F5" w:rsidDel="00880EE3" w14:paraId="458CABB5" w14:textId="77777777" w:rsidTr="00AA4C8E">
        <w:trPr>
          <w:ins w:id="3430" w:author="MMAhmed@bankAlbilad.com" w:date="2023-04-30T09:33:00Z"/>
          <w:del w:id="3431" w:author="Islam Nady" w:date="2024-06-09T18:26:00Z"/>
        </w:trPr>
        <w:tc>
          <w:tcPr>
            <w:tcW w:w="1885" w:type="dxa"/>
            <w:tcPrChange w:id="3432" w:author="MMAhmed@bankAlbilad.com" w:date="2023-04-30T10:04:00Z">
              <w:tcPr>
                <w:tcW w:w="3485" w:type="dxa"/>
                <w:gridSpan w:val="2"/>
              </w:tcPr>
            </w:tcPrChange>
          </w:tcPr>
          <w:p w14:paraId="38B1B0E6" w14:textId="77777777" w:rsidR="00DD65F5" w:rsidRPr="00DD65F5" w:rsidDel="00880EE3" w:rsidRDefault="00DD65F5" w:rsidP="00E64829">
            <w:pPr>
              <w:jc w:val="both"/>
              <w:rPr>
                <w:ins w:id="3433" w:author="MMAhmed@bankAlbilad.com" w:date="2023-04-30T09:33:00Z"/>
                <w:del w:id="3434" w:author="Islam Nady" w:date="2024-06-09T18:26:00Z"/>
                <w:rStyle w:val="-Normal"/>
                <w:rFonts w:asciiTheme="minorHAnsi" w:hAnsiTheme="minorHAnsi" w:cstheme="minorHAnsi"/>
                <w:color w:val="000000" w:themeColor="text1"/>
                <w:rPrChange w:id="3435" w:author="MMAhmed@bankAlbilad.com" w:date="2023-04-30T09:36:00Z">
                  <w:rPr>
                    <w:ins w:id="3436" w:author="MMAhmed@bankAlbilad.com" w:date="2023-04-30T09:33:00Z"/>
                    <w:del w:id="3437" w:author="Islam Nady" w:date="2024-06-09T18:26:00Z"/>
                    <w:rStyle w:val="-Normal"/>
                    <w:rFonts w:ascii="Frutiger LT Arabic 45 Light" w:hAnsi="Frutiger LT Arabic 45 Light" w:cs="Frutiger LT Arabic 45 Light"/>
                    <w:b/>
                    <w:bCs/>
                    <w:color w:val="000000" w:themeColor="text1"/>
                  </w:rPr>
                </w:rPrChange>
              </w:rPr>
            </w:pPr>
          </w:p>
        </w:tc>
        <w:tc>
          <w:tcPr>
            <w:tcW w:w="2610" w:type="dxa"/>
            <w:tcPrChange w:id="3438" w:author="MMAhmed@bankAlbilad.com" w:date="2023-04-30T10:04:00Z">
              <w:tcPr>
                <w:tcW w:w="3486" w:type="dxa"/>
                <w:gridSpan w:val="2"/>
              </w:tcPr>
            </w:tcPrChange>
          </w:tcPr>
          <w:p w14:paraId="13DC4059" w14:textId="77777777" w:rsidR="00DD65F5" w:rsidRPr="00DD65F5" w:rsidDel="00880EE3" w:rsidRDefault="00DD65F5" w:rsidP="00E64829">
            <w:pPr>
              <w:jc w:val="both"/>
              <w:rPr>
                <w:ins w:id="3439" w:author="MMAhmed@bankAlbilad.com" w:date="2023-04-30T09:33:00Z"/>
                <w:del w:id="3440" w:author="Islam Nady" w:date="2024-06-09T18:26:00Z"/>
                <w:rStyle w:val="-Normal"/>
                <w:rFonts w:asciiTheme="minorHAnsi" w:hAnsiTheme="minorHAnsi" w:cstheme="minorHAnsi"/>
                <w:color w:val="000000" w:themeColor="text1"/>
                <w:rPrChange w:id="3441" w:author="MMAhmed@bankAlbilad.com" w:date="2023-04-30T09:36:00Z">
                  <w:rPr>
                    <w:ins w:id="3442" w:author="MMAhmed@bankAlbilad.com" w:date="2023-04-30T09:33:00Z"/>
                    <w:del w:id="3443" w:author="Islam Nady" w:date="2024-06-09T18:26:00Z"/>
                    <w:rStyle w:val="-Normal"/>
                    <w:rFonts w:ascii="Frutiger LT Arabic 45 Light" w:hAnsi="Frutiger LT Arabic 45 Light" w:cs="Frutiger LT Arabic 45 Light"/>
                    <w:b/>
                    <w:bCs/>
                    <w:color w:val="000000" w:themeColor="text1"/>
                  </w:rPr>
                </w:rPrChange>
              </w:rPr>
            </w:pPr>
          </w:p>
        </w:tc>
        <w:tc>
          <w:tcPr>
            <w:tcW w:w="5940" w:type="dxa"/>
            <w:tcPrChange w:id="3444" w:author="MMAhmed@bankAlbilad.com" w:date="2023-04-30T10:04:00Z">
              <w:tcPr>
                <w:tcW w:w="3486" w:type="dxa"/>
                <w:gridSpan w:val="2"/>
              </w:tcPr>
            </w:tcPrChange>
          </w:tcPr>
          <w:p w14:paraId="039D532E" w14:textId="77777777" w:rsidR="00DD65F5" w:rsidRPr="00DD65F5" w:rsidDel="00880EE3" w:rsidRDefault="00DD65F5" w:rsidP="00E64829">
            <w:pPr>
              <w:jc w:val="both"/>
              <w:rPr>
                <w:ins w:id="3445" w:author="MMAhmed@bankAlbilad.com" w:date="2023-04-30T09:33:00Z"/>
                <w:del w:id="3446" w:author="Islam Nady" w:date="2024-06-09T18:26:00Z"/>
                <w:rStyle w:val="-Normal"/>
                <w:rFonts w:asciiTheme="minorHAnsi" w:hAnsiTheme="minorHAnsi" w:cstheme="minorHAnsi"/>
                <w:color w:val="000000" w:themeColor="text1"/>
                <w:rPrChange w:id="3447" w:author="MMAhmed@bankAlbilad.com" w:date="2023-04-30T09:36:00Z">
                  <w:rPr>
                    <w:ins w:id="3448" w:author="MMAhmed@bankAlbilad.com" w:date="2023-04-30T09:33:00Z"/>
                    <w:del w:id="3449" w:author="Islam Nady" w:date="2024-06-09T18:26:00Z"/>
                    <w:rStyle w:val="-Normal"/>
                    <w:rFonts w:ascii="Frutiger LT Arabic 45 Light" w:hAnsi="Frutiger LT Arabic 45 Light" w:cs="Frutiger LT Arabic 45 Light"/>
                    <w:b/>
                    <w:bCs/>
                    <w:color w:val="000000" w:themeColor="text1"/>
                  </w:rPr>
                </w:rPrChange>
              </w:rPr>
            </w:pPr>
          </w:p>
        </w:tc>
      </w:tr>
      <w:tr w:rsidR="00DD65F5" w:rsidDel="00880EE3" w14:paraId="4BCDF8F2" w14:textId="77777777" w:rsidTr="00AA4C8E">
        <w:trPr>
          <w:cnfStyle w:val="000000010000" w:firstRow="0" w:lastRow="0" w:firstColumn="0" w:lastColumn="0" w:oddVBand="0" w:evenVBand="0" w:oddHBand="0" w:evenHBand="1" w:firstRowFirstColumn="0" w:firstRowLastColumn="0" w:lastRowFirstColumn="0" w:lastRowLastColumn="0"/>
          <w:ins w:id="3450" w:author="MMAhmed@bankAlbilad.com" w:date="2023-04-30T09:33:00Z"/>
          <w:del w:id="3451" w:author="Islam Nady" w:date="2024-06-09T18:26:00Z"/>
        </w:trPr>
        <w:tc>
          <w:tcPr>
            <w:tcW w:w="1885" w:type="dxa"/>
            <w:tcPrChange w:id="3452" w:author="MMAhmed@bankAlbilad.com" w:date="2023-04-30T10:04:00Z">
              <w:tcPr>
                <w:tcW w:w="3485" w:type="dxa"/>
                <w:gridSpan w:val="2"/>
              </w:tcPr>
            </w:tcPrChange>
          </w:tcPr>
          <w:p w14:paraId="40A407BC" w14:textId="77777777" w:rsidR="00DD65F5" w:rsidRPr="00DD65F5" w:rsidDel="00880EE3" w:rsidRDefault="00DD65F5" w:rsidP="00E64829">
            <w:pPr>
              <w:jc w:val="both"/>
              <w:cnfStyle w:val="000000010000" w:firstRow="0" w:lastRow="0" w:firstColumn="0" w:lastColumn="0" w:oddVBand="0" w:evenVBand="0" w:oddHBand="0" w:evenHBand="1" w:firstRowFirstColumn="0" w:firstRowLastColumn="0" w:lastRowFirstColumn="0" w:lastRowLastColumn="0"/>
              <w:rPr>
                <w:ins w:id="3453" w:author="MMAhmed@bankAlbilad.com" w:date="2023-04-30T09:33:00Z"/>
                <w:del w:id="3454" w:author="Islam Nady" w:date="2024-06-09T18:26:00Z"/>
                <w:rStyle w:val="-Normal"/>
                <w:rFonts w:asciiTheme="minorHAnsi" w:hAnsiTheme="minorHAnsi" w:cstheme="minorHAnsi"/>
                <w:color w:val="000000" w:themeColor="text1"/>
                <w:rPrChange w:id="3455" w:author="MMAhmed@bankAlbilad.com" w:date="2023-04-30T09:36:00Z">
                  <w:rPr>
                    <w:ins w:id="3456" w:author="MMAhmed@bankAlbilad.com" w:date="2023-04-30T09:33:00Z"/>
                    <w:del w:id="3457" w:author="Islam Nady" w:date="2024-06-09T18:26:00Z"/>
                    <w:rStyle w:val="-Normal"/>
                    <w:rFonts w:ascii="Frutiger LT Arabic 45 Light" w:hAnsi="Frutiger LT Arabic 45 Light" w:cs="Frutiger LT Arabic 45 Light"/>
                    <w:color w:val="000000" w:themeColor="text1"/>
                  </w:rPr>
                </w:rPrChange>
              </w:rPr>
            </w:pPr>
          </w:p>
        </w:tc>
        <w:tc>
          <w:tcPr>
            <w:tcW w:w="2610" w:type="dxa"/>
            <w:tcPrChange w:id="3458" w:author="MMAhmed@bankAlbilad.com" w:date="2023-04-30T10:04:00Z">
              <w:tcPr>
                <w:tcW w:w="3486" w:type="dxa"/>
                <w:gridSpan w:val="2"/>
              </w:tcPr>
            </w:tcPrChange>
          </w:tcPr>
          <w:p w14:paraId="6FC98DFC" w14:textId="77777777" w:rsidR="00DD65F5" w:rsidRPr="00DD65F5" w:rsidDel="00880EE3" w:rsidRDefault="00DD65F5" w:rsidP="00E64829">
            <w:pPr>
              <w:jc w:val="both"/>
              <w:cnfStyle w:val="000000010000" w:firstRow="0" w:lastRow="0" w:firstColumn="0" w:lastColumn="0" w:oddVBand="0" w:evenVBand="0" w:oddHBand="0" w:evenHBand="1" w:firstRowFirstColumn="0" w:firstRowLastColumn="0" w:lastRowFirstColumn="0" w:lastRowLastColumn="0"/>
              <w:rPr>
                <w:ins w:id="3459" w:author="MMAhmed@bankAlbilad.com" w:date="2023-04-30T09:33:00Z"/>
                <w:del w:id="3460" w:author="Islam Nady" w:date="2024-06-09T18:26:00Z"/>
                <w:rStyle w:val="-Normal"/>
                <w:rFonts w:asciiTheme="minorHAnsi" w:hAnsiTheme="minorHAnsi" w:cstheme="minorHAnsi"/>
                <w:color w:val="000000" w:themeColor="text1"/>
                <w:rPrChange w:id="3461" w:author="MMAhmed@bankAlbilad.com" w:date="2023-04-30T09:36:00Z">
                  <w:rPr>
                    <w:ins w:id="3462" w:author="MMAhmed@bankAlbilad.com" w:date="2023-04-30T09:33:00Z"/>
                    <w:del w:id="3463" w:author="Islam Nady" w:date="2024-06-09T18:26:00Z"/>
                    <w:rStyle w:val="-Normal"/>
                    <w:rFonts w:ascii="Frutiger LT Arabic 45 Light" w:hAnsi="Frutiger LT Arabic 45 Light" w:cs="Frutiger LT Arabic 45 Light"/>
                    <w:color w:val="000000" w:themeColor="text1"/>
                  </w:rPr>
                </w:rPrChange>
              </w:rPr>
            </w:pPr>
          </w:p>
        </w:tc>
        <w:tc>
          <w:tcPr>
            <w:tcW w:w="5940" w:type="dxa"/>
            <w:tcPrChange w:id="3464" w:author="MMAhmed@bankAlbilad.com" w:date="2023-04-30T10:04:00Z">
              <w:tcPr>
                <w:tcW w:w="3486" w:type="dxa"/>
                <w:gridSpan w:val="2"/>
              </w:tcPr>
            </w:tcPrChange>
          </w:tcPr>
          <w:p w14:paraId="225902D2" w14:textId="77777777" w:rsidR="00DD65F5" w:rsidRPr="00DD65F5" w:rsidDel="00880EE3" w:rsidRDefault="00DD65F5" w:rsidP="00E64829">
            <w:pPr>
              <w:jc w:val="both"/>
              <w:cnfStyle w:val="000000010000" w:firstRow="0" w:lastRow="0" w:firstColumn="0" w:lastColumn="0" w:oddVBand="0" w:evenVBand="0" w:oddHBand="0" w:evenHBand="1" w:firstRowFirstColumn="0" w:firstRowLastColumn="0" w:lastRowFirstColumn="0" w:lastRowLastColumn="0"/>
              <w:rPr>
                <w:ins w:id="3465" w:author="MMAhmed@bankAlbilad.com" w:date="2023-04-30T09:33:00Z"/>
                <w:del w:id="3466" w:author="Islam Nady" w:date="2024-06-09T18:26:00Z"/>
                <w:rStyle w:val="-Normal"/>
                <w:rFonts w:asciiTheme="minorHAnsi" w:hAnsiTheme="minorHAnsi" w:cstheme="minorHAnsi"/>
                <w:color w:val="000000" w:themeColor="text1"/>
                <w:rPrChange w:id="3467" w:author="MMAhmed@bankAlbilad.com" w:date="2023-04-30T09:36:00Z">
                  <w:rPr>
                    <w:ins w:id="3468" w:author="MMAhmed@bankAlbilad.com" w:date="2023-04-30T09:33:00Z"/>
                    <w:del w:id="3469" w:author="Islam Nady" w:date="2024-06-09T18:26:00Z"/>
                    <w:rStyle w:val="-Normal"/>
                    <w:rFonts w:ascii="Frutiger LT Arabic 45 Light" w:hAnsi="Frutiger LT Arabic 45 Light" w:cs="Frutiger LT Arabic 45 Light"/>
                    <w:color w:val="000000" w:themeColor="text1"/>
                  </w:rPr>
                </w:rPrChange>
              </w:rPr>
            </w:pPr>
          </w:p>
        </w:tc>
      </w:tr>
      <w:tr w:rsidR="00DD65F5" w:rsidDel="00880EE3" w14:paraId="76361E2C" w14:textId="77777777" w:rsidTr="00AA4C8E">
        <w:trPr>
          <w:ins w:id="3470" w:author="MMAhmed@bankAlbilad.com" w:date="2023-04-30T09:33:00Z"/>
          <w:del w:id="3471" w:author="Islam Nady" w:date="2024-06-09T18:26:00Z"/>
        </w:trPr>
        <w:tc>
          <w:tcPr>
            <w:tcW w:w="1885" w:type="dxa"/>
            <w:tcPrChange w:id="3472" w:author="MMAhmed@bankAlbilad.com" w:date="2023-04-30T10:04:00Z">
              <w:tcPr>
                <w:tcW w:w="3485" w:type="dxa"/>
                <w:gridSpan w:val="2"/>
              </w:tcPr>
            </w:tcPrChange>
          </w:tcPr>
          <w:p w14:paraId="37D440C5" w14:textId="77777777" w:rsidR="00DD65F5" w:rsidDel="00880EE3" w:rsidRDefault="00DD65F5" w:rsidP="00E64829">
            <w:pPr>
              <w:jc w:val="both"/>
              <w:rPr>
                <w:ins w:id="3473" w:author="MMAhmed@bankAlbilad.com" w:date="2023-04-30T09:33:00Z"/>
                <w:del w:id="3474" w:author="Islam Nady" w:date="2024-06-09T18:26:00Z"/>
                <w:rStyle w:val="-Normal"/>
                <w:rFonts w:ascii="Frutiger LT Arabic 45 Light" w:hAnsi="Frutiger LT Arabic 45 Light" w:cs="Frutiger LT Arabic 45 Light"/>
                <w:color w:val="000000" w:themeColor="text1"/>
              </w:rPr>
            </w:pPr>
          </w:p>
        </w:tc>
        <w:tc>
          <w:tcPr>
            <w:tcW w:w="2610" w:type="dxa"/>
            <w:tcPrChange w:id="3475" w:author="MMAhmed@bankAlbilad.com" w:date="2023-04-30T10:04:00Z">
              <w:tcPr>
                <w:tcW w:w="3486" w:type="dxa"/>
                <w:gridSpan w:val="2"/>
              </w:tcPr>
            </w:tcPrChange>
          </w:tcPr>
          <w:p w14:paraId="64C58BC6" w14:textId="77777777" w:rsidR="00DD65F5" w:rsidDel="00880EE3" w:rsidRDefault="00DD65F5" w:rsidP="00E64829">
            <w:pPr>
              <w:jc w:val="both"/>
              <w:rPr>
                <w:ins w:id="3476" w:author="MMAhmed@bankAlbilad.com" w:date="2023-04-30T09:33:00Z"/>
                <w:del w:id="3477" w:author="Islam Nady" w:date="2024-06-09T18:26:00Z"/>
                <w:rStyle w:val="-Normal"/>
                <w:rFonts w:ascii="Frutiger LT Arabic 45 Light" w:hAnsi="Frutiger LT Arabic 45 Light" w:cs="Frutiger LT Arabic 45 Light"/>
                <w:color w:val="000000" w:themeColor="text1"/>
              </w:rPr>
            </w:pPr>
          </w:p>
        </w:tc>
        <w:tc>
          <w:tcPr>
            <w:tcW w:w="5940" w:type="dxa"/>
            <w:tcPrChange w:id="3478" w:author="MMAhmed@bankAlbilad.com" w:date="2023-04-30T10:04:00Z">
              <w:tcPr>
                <w:tcW w:w="3486" w:type="dxa"/>
                <w:gridSpan w:val="2"/>
              </w:tcPr>
            </w:tcPrChange>
          </w:tcPr>
          <w:p w14:paraId="09900C57" w14:textId="77777777" w:rsidR="00DD65F5" w:rsidDel="00880EE3" w:rsidRDefault="00DD65F5" w:rsidP="00E64829">
            <w:pPr>
              <w:jc w:val="both"/>
              <w:rPr>
                <w:ins w:id="3479" w:author="MMAhmed@bankAlbilad.com" w:date="2023-04-30T09:33:00Z"/>
                <w:del w:id="3480" w:author="Islam Nady" w:date="2024-06-09T18:26:00Z"/>
                <w:rStyle w:val="-Normal"/>
                <w:rFonts w:ascii="Frutiger LT Arabic 45 Light" w:hAnsi="Frutiger LT Arabic 45 Light" w:cs="Frutiger LT Arabic 45 Light"/>
                <w:color w:val="000000" w:themeColor="text1"/>
              </w:rPr>
            </w:pPr>
          </w:p>
        </w:tc>
      </w:tr>
    </w:tbl>
    <w:p w14:paraId="15308382" w14:textId="77777777" w:rsidR="007967CB" w:rsidDel="00880EE3" w:rsidRDefault="007967CB" w:rsidP="00E64829">
      <w:pPr>
        <w:jc w:val="both"/>
        <w:rPr>
          <w:ins w:id="3481" w:author="MMAhmed@bankAlbilad.com" w:date="2023-04-30T09:33:00Z"/>
          <w:del w:id="3482" w:author="Islam Nady" w:date="2024-06-09T18:26:00Z"/>
          <w:rStyle w:val="-Normal"/>
          <w:rFonts w:ascii="Frutiger LT Arabic 45 Light" w:hAnsi="Frutiger LT Arabic 45 Light" w:cs="Frutiger LT Arabic 45 Light"/>
          <w:color w:val="000000" w:themeColor="text1"/>
        </w:rPr>
      </w:pPr>
    </w:p>
    <w:p w14:paraId="0131E015" w14:textId="77777777" w:rsidR="00DD65F5" w:rsidDel="00880EE3" w:rsidRDefault="00DD65F5" w:rsidP="00E64829">
      <w:pPr>
        <w:jc w:val="both"/>
        <w:rPr>
          <w:del w:id="3483" w:author="Islam Nady" w:date="2024-06-09T18:26:00Z"/>
          <w:rStyle w:val="-Normal"/>
          <w:rFonts w:ascii="Frutiger LT Arabic 45 Light" w:hAnsi="Frutiger LT Arabic 45 Light" w:cs="Frutiger LT Arabic 45 Light"/>
          <w:color w:val="000000" w:themeColor="text1"/>
        </w:rPr>
      </w:pPr>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2481"/>
        <w:gridCol w:w="2481"/>
        <w:gridCol w:w="5528"/>
      </w:tblGrid>
      <w:tr w:rsidR="007967CB" w:rsidRPr="000926D4" w:rsidDel="00880EE3" w14:paraId="2FE7D07E" w14:textId="77777777" w:rsidTr="0045780F">
        <w:trPr>
          <w:cnfStyle w:val="100000000000" w:firstRow="1" w:lastRow="0" w:firstColumn="0" w:lastColumn="0" w:oddVBand="0" w:evenVBand="0" w:oddHBand="0" w:evenHBand="0" w:firstRowFirstColumn="0" w:firstRowLastColumn="0" w:lastRowFirstColumn="0" w:lastRowLastColumn="0"/>
          <w:tblHeader/>
          <w:del w:id="3484" w:author="Islam Nady" w:date="2024-06-09T18:26:00Z"/>
        </w:trPr>
        <w:tc>
          <w:tcPr>
            <w:tcW w:w="2481" w:type="dxa"/>
          </w:tcPr>
          <w:p w14:paraId="716E2E89" w14:textId="77777777" w:rsidR="007967CB" w:rsidRPr="000926D4" w:rsidDel="00880EE3" w:rsidRDefault="007967CB" w:rsidP="007967CB">
            <w:pPr>
              <w:tabs>
                <w:tab w:val="right" w:pos="224"/>
              </w:tabs>
              <w:rPr>
                <w:del w:id="3485" w:author="Islam Nady" w:date="2024-06-09T18:26:00Z"/>
                <w:b w:val="0"/>
                <w:bCs w:val="0"/>
                <w:color w:val="FFFFFF"/>
              </w:rPr>
            </w:pPr>
            <w:del w:id="3486" w:author="Islam Nady" w:date="2024-06-09T18:26:00Z">
              <w:r w:rsidRPr="007967CB" w:rsidDel="00880EE3">
                <w:rPr>
                  <w:color w:val="FFFFFF"/>
                </w:rPr>
                <w:delText>Source Server</w:delText>
              </w:r>
            </w:del>
          </w:p>
        </w:tc>
        <w:tc>
          <w:tcPr>
            <w:tcW w:w="2481" w:type="dxa"/>
          </w:tcPr>
          <w:p w14:paraId="2AFC44B8" w14:textId="77777777" w:rsidR="007967CB" w:rsidRPr="000926D4" w:rsidDel="00880EE3" w:rsidRDefault="007967CB" w:rsidP="007967CB">
            <w:pPr>
              <w:tabs>
                <w:tab w:val="right" w:pos="224"/>
              </w:tabs>
              <w:rPr>
                <w:del w:id="3487" w:author="Islam Nady" w:date="2024-06-09T18:26:00Z"/>
                <w:b w:val="0"/>
                <w:bCs w:val="0"/>
                <w:color w:val="FFFFFF"/>
              </w:rPr>
            </w:pPr>
            <w:del w:id="3488" w:author="Islam Nady" w:date="2024-06-09T18:26:00Z">
              <w:r w:rsidRPr="007967CB" w:rsidDel="00880EE3">
                <w:rPr>
                  <w:color w:val="FFFFFF"/>
                </w:rPr>
                <w:delText>Destination Server</w:delText>
              </w:r>
            </w:del>
          </w:p>
        </w:tc>
        <w:tc>
          <w:tcPr>
            <w:tcW w:w="5528" w:type="dxa"/>
          </w:tcPr>
          <w:p w14:paraId="2AE50B1B" w14:textId="77777777" w:rsidR="007967CB" w:rsidRPr="007967CB" w:rsidDel="00880EE3" w:rsidRDefault="00405A04" w:rsidP="007967CB">
            <w:pPr>
              <w:tabs>
                <w:tab w:val="right" w:pos="224"/>
              </w:tabs>
              <w:rPr>
                <w:del w:id="3489" w:author="Islam Nady" w:date="2024-06-09T18:26:00Z"/>
                <w:color w:val="FFFFFF"/>
              </w:rPr>
            </w:pPr>
            <w:del w:id="3490" w:author="Islam Nady" w:date="2024-06-09T18:26:00Z">
              <w:r w:rsidDel="00880EE3">
                <w:rPr>
                  <w:color w:val="FFFFFF"/>
                </w:rPr>
                <w:delText xml:space="preserve">Protocol (MQ, TCP, SFTP, </w:delText>
              </w:r>
              <w:r w:rsidR="0092305D" w:rsidDel="00880EE3">
                <w:rPr>
                  <w:color w:val="FFFFFF"/>
                </w:rPr>
                <w:delText xml:space="preserve">ODBC, JDBC, HTTPS, </w:delText>
              </w:r>
              <w:r w:rsidDel="00880EE3">
                <w:rPr>
                  <w:color w:val="FFFFFF"/>
                </w:rPr>
                <w:delText>…) / Port</w:delText>
              </w:r>
            </w:del>
          </w:p>
        </w:tc>
      </w:tr>
      <w:tr w:rsidR="007967CB" w:rsidRPr="00EB1F74" w:rsidDel="00880EE3" w14:paraId="0A6275F7" w14:textId="77777777" w:rsidTr="00405A04">
        <w:trPr>
          <w:trHeight w:val="251"/>
          <w:del w:id="3491" w:author="Islam Nady" w:date="2024-06-09T18:26:00Z"/>
        </w:trPr>
        <w:tc>
          <w:tcPr>
            <w:tcW w:w="2481" w:type="dxa"/>
            <w:vAlign w:val="top"/>
          </w:tcPr>
          <w:p w14:paraId="6B3648C3" w14:textId="77777777" w:rsidR="007967CB" w:rsidRPr="00EB1F74" w:rsidDel="00880EE3" w:rsidRDefault="007967CB" w:rsidP="00DD65F5">
            <w:pPr>
              <w:pStyle w:val="TableBodyText"/>
              <w:rPr>
                <w:del w:id="3492" w:author="Islam Nady" w:date="2024-06-09T18:26:00Z"/>
                <w:lang w:val="en-GB"/>
              </w:rPr>
            </w:pPr>
          </w:p>
        </w:tc>
        <w:tc>
          <w:tcPr>
            <w:tcW w:w="2481" w:type="dxa"/>
            <w:vAlign w:val="top"/>
          </w:tcPr>
          <w:p w14:paraId="1C925CA0" w14:textId="77777777" w:rsidR="007967CB" w:rsidRPr="00EB1F74" w:rsidDel="00880EE3" w:rsidRDefault="007967CB" w:rsidP="00DD65F5">
            <w:pPr>
              <w:pStyle w:val="TableBodyText"/>
              <w:rPr>
                <w:del w:id="3493" w:author="Islam Nady" w:date="2024-06-09T18:26:00Z"/>
                <w:lang w:val="en-GB"/>
              </w:rPr>
            </w:pPr>
          </w:p>
        </w:tc>
        <w:tc>
          <w:tcPr>
            <w:tcW w:w="5528" w:type="dxa"/>
          </w:tcPr>
          <w:p w14:paraId="35F81C4D" w14:textId="77777777" w:rsidR="007967CB" w:rsidDel="00880EE3" w:rsidRDefault="007967CB" w:rsidP="00DD65F5">
            <w:pPr>
              <w:pStyle w:val="TableBodyText"/>
              <w:rPr>
                <w:del w:id="3494" w:author="Islam Nady" w:date="2024-06-09T18:26:00Z"/>
                <w:lang w:val="en-GB"/>
              </w:rPr>
            </w:pPr>
          </w:p>
        </w:tc>
      </w:tr>
      <w:tr w:rsidR="007967CB" w:rsidRPr="00EB1F74" w:rsidDel="00880EE3" w14:paraId="35E62935" w14:textId="77777777" w:rsidTr="00405A04">
        <w:trPr>
          <w:cnfStyle w:val="000000010000" w:firstRow="0" w:lastRow="0" w:firstColumn="0" w:lastColumn="0" w:oddVBand="0" w:evenVBand="0" w:oddHBand="0" w:evenHBand="1" w:firstRowFirstColumn="0" w:firstRowLastColumn="0" w:lastRowFirstColumn="0" w:lastRowLastColumn="0"/>
          <w:trHeight w:val="251"/>
          <w:del w:id="3495" w:author="Islam Nady" w:date="2024-06-09T18:26:00Z"/>
        </w:trPr>
        <w:tc>
          <w:tcPr>
            <w:tcW w:w="2481" w:type="dxa"/>
            <w:vAlign w:val="top"/>
          </w:tcPr>
          <w:p w14:paraId="7E543CD9" w14:textId="77777777" w:rsidR="007967CB" w:rsidRPr="00EB1F74" w:rsidDel="00880EE3" w:rsidRDefault="007967CB" w:rsidP="00DD65F5">
            <w:pPr>
              <w:pStyle w:val="TableBodyText"/>
              <w:rPr>
                <w:del w:id="3496" w:author="Islam Nady" w:date="2024-06-09T18:26:00Z"/>
                <w:lang w:val="en-GB"/>
              </w:rPr>
            </w:pPr>
          </w:p>
        </w:tc>
        <w:tc>
          <w:tcPr>
            <w:tcW w:w="2481" w:type="dxa"/>
            <w:vAlign w:val="top"/>
          </w:tcPr>
          <w:p w14:paraId="00AF52E9" w14:textId="77777777" w:rsidR="007967CB" w:rsidRPr="00EB1F74" w:rsidDel="00880EE3" w:rsidRDefault="007967CB" w:rsidP="00DD65F5">
            <w:pPr>
              <w:pStyle w:val="TableBodyText"/>
              <w:rPr>
                <w:del w:id="3497" w:author="Islam Nady" w:date="2024-06-09T18:26:00Z"/>
                <w:lang w:val="en-GB"/>
              </w:rPr>
            </w:pPr>
          </w:p>
        </w:tc>
        <w:tc>
          <w:tcPr>
            <w:tcW w:w="5528" w:type="dxa"/>
          </w:tcPr>
          <w:p w14:paraId="610C74B5" w14:textId="77777777" w:rsidR="007967CB" w:rsidRPr="00EB1F74" w:rsidDel="00880EE3" w:rsidRDefault="007967CB" w:rsidP="00DD65F5">
            <w:pPr>
              <w:pStyle w:val="TableBodyText"/>
              <w:rPr>
                <w:del w:id="3498" w:author="Islam Nady" w:date="2024-06-09T18:26:00Z"/>
                <w:lang w:val="en-GB"/>
              </w:rPr>
            </w:pPr>
          </w:p>
        </w:tc>
      </w:tr>
      <w:tr w:rsidR="0045780F" w:rsidRPr="00EB1F74" w:rsidDel="00880EE3" w14:paraId="7218F502" w14:textId="77777777" w:rsidTr="00405A04">
        <w:trPr>
          <w:trHeight w:val="251"/>
          <w:del w:id="3499" w:author="Islam Nady" w:date="2024-06-09T18:26:00Z"/>
        </w:trPr>
        <w:tc>
          <w:tcPr>
            <w:tcW w:w="2481" w:type="dxa"/>
            <w:vAlign w:val="top"/>
          </w:tcPr>
          <w:p w14:paraId="59C7B94F" w14:textId="77777777" w:rsidR="0045780F" w:rsidRPr="00EB1F74" w:rsidDel="00880EE3" w:rsidRDefault="0045780F" w:rsidP="00DD65F5">
            <w:pPr>
              <w:pStyle w:val="TableBodyText"/>
              <w:rPr>
                <w:del w:id="3500" w:author="Islam Nady" w:date="2024-06-09T18:26:00Z"/>
                <w:lang w:val="en-GB"/>
              </w:rPr>
            </w:pPr>
          </w:p>
        </w:tc>
        <w:tc>
          <w:tcPr>
            <w:tcW w:w="2481" w:type="dxa"/>
            <w:vAlign w:val="top"/>
          </w:tcPr>
          <w:p w14:paraId="5E1CEA7B" w14:textId="77777777" w:rsidR="0045780F" w:rsidRPr="00EB1F74" w:rsidDel="00880EE3" w:rsidRDefault="0045780F" w:rsidP="00DD65F5">
            <w:pPr>
              <w:pStyle w:val="TableBodyText"/>
              <w:rPr>
                <w:del w:id="3501" w:author="Islam Nady" w:date="2024-06-09T18:26:00Z"/>
                <w:lang w:val="en-GB"/>
              </w:rPr>
            </w:pPr>
          </w:p>
        </w:tc>
        <w:tc>
          <w:tcPr>
            <w:tcW w:w="5528" w:type="dxa"/>
          </w:tcPr>
          <w:p w14:paraId="165C6846" w14:textId="77777777" w:rsidR="0045780F" w:rsidRPr="00EB1F74" w:rsidDel="00880EE3" w:rsidRDefault="0045780F" w:rsidP="00DD65F5">
            <w:pPr>
              <w:pStyle w:val="TableBodyText"/>
              <w:rPr>
                <w:del w:id="3502" w:author="Islam Nady" w:date="2024-06-09T18:26:00Z"/>
                <w:lang w:val="en-GB"/>
              </w:rPr>
            </w:pPr>
          </w:p>
        </w:tc>
      </w:tr>
      <w:tr w:rsidR="0045780F" w:rsidRPr="00EB1F74" w:rsidDel="00880EE3" w14:paraId="27BDF0B3" w14:textId="77777777" w:rsidTr="00405A04">
        <w:trPr>
          <w:cnfStyle w:val="000000010000" w:firstRow="0" w:lastRow="0" w:firstColumn="0" w:lastColumn="0" w:oddVBand="0" w:evenVBand="0" w:oddHBand="0" w:evenHBand="1" w:firstRowFirstColumn="0" w:firstRowLastColumn="0" w:lastRowFirstColumn="0" w:lastRowLastColumn="0"/>
          <w:trHeight w:val="251"/>
          <w:del w:id="3503" w:author="Islam Nady" w:date="2024-06-09T18:26:00Z"/>
        </w:trPr>
        <w:tc>
          <w:tcPr>
            <w:tcW w:w="2481" w:type="dxa"/>
            <w:vAlign w:val="top"/>
          </w:tcPr>
          <w:p w14:paraId="427C34AE" w14:textId="77777777" w:rsidR="0045780F" w:rsidRPr="00EB1F74" w:rsidDel="00880EE3" w:rsidRDefault="0045780F" w:rsidP="00DD65F5">
            <w:pPr>
              <w:pStyle w:val="TableBodyText"/>
              <w:rPr>
                <w:del w:id="3504" w:author="Islam Nady" w:date="2024-06-09T18:26:00Z"/>
                <w:lang w:val="en-GB"/>
              </w:rPr>
            </w:pPr>
          </w:p>
        </w:tc>
        <w:tc>
          <w:tcPr>
            <w:tcW w:w="2481" w:type="dxa"/>
            <w:vAlign w:val="top"/>
          </w:tcPr>
          <w:p w14:paraId="31FDC0DE" w14:textId="77777777" w:rsidR="0045780F" w:rsidRPr="00EB1F74" w:rsidDel="00880EE3" w:rsidRDefault="0045780F" w:rsidP="00DD65F5">
            <w:pPr>
              <w:pStyle w:val="TableBodyText"/>
              <w:rPr>
                <w:del w:id="3505" w:author="Islam Nady" w:date="2024-06-09T18:26:00Z"/>
                <w:lang w:val="en-GB"/>
              </w:rPr>
            </w:pPr>
          </w:p>
        </w:tc>
        <w:tc>
          <w:tcPr>
            <w:tcW w:w="5528" w:type="dxa"/>
          </w:tcPr>
          <w:p w14:paraId="6EDCCD54" w14:textId="77777777" w:rsidR="0045780F" w:rsidRPr="00EB1F74" w:rsidDel="00880EE3" w:rsidRDefault="0045780F" w:rsidP="00DD65F5">
            <w:pPr>
              <w:pStyle w:val="TableBodyText"/>
              <w:rPr>
                <w:del w:id="3506" w:author="Islam Nady" w:date="2024-06-09T18:26:00Z"/>
                <w:lang w:val="en-GB"/>
              </w:rPr>
            </w:pPr>
          </w:p>
        </w:tc>
      </w:tr>
    </w:tbl>
    <w:p w14:paraId="3CC7CD22" w14:textId="77777777" w:rsidR="00405A04" w:rsidRPr="00405A04" w:rsidDel="00880EE3" w:rsidRDefault="00405A04" w:rsidP="00E64829">
      <w:pPr>
        <w:jc w:val="both"/>
        <w:rPr>
          <w:del w:id="3507" w:author="Islam Nady" w:date="2024-06-09T18:26:00Z"/>
          <w:rStyle w:val="-Normal"/>
          <w:rFonts w:ascii="Frutiger LT Arabic 45 Light" w:hAnsi="Frutiger LT Arabic 45 Light" w:cs="Frutiger LT Arabic 45 Light"/>
          <w:color w:val="000000" w:themeColor="text1"/>
          <w:lang w:val="en-GB"/>
        </w:rPr>
      </w:pPr>
    </w:p>
    <w:p w14:paraId="58155D7A" w14:textId="77777777" w:rsidR="001272B0" w:rsidDel="00880EE3" w:rsidRDefault="001272B0" w:rsidP="001272B0">
      <w:pPr>
        <w:pStyle w:val="-Heading2"/>
        <w:rPr>
          <w:ins w:id="3508" w:author="MMAhmed@bankAlbilad.com" w:date="2023-04-30T09:33:00Z"/>
          <w:del w:id="3509" w:author="Islam Nady" w:date="2024-06-09T18:26:00Z"/>
          <w:rFonts w:ascii="Frutiger LT Arabic 45 Light" w:eastAsia="Calibri" w:hAnsi="Frutiger LT Arabic 45 Light" w:cs="Frutiger LT Arabic 45 Light"/>
          <w:i/>
          <w:iCs/>
          <w:color w:val="8A7967"/>
        </w:rPr>
      </w:pPr>
      <w:bookmarkStart w:id="3510" w:name="_Toc465250436"/>
      <w:bookmarkStart w:id="3511" w:name="_Toc465254793"/>
      <w:bookmarkStart w:id="3512" w:name="_Toc133740264"/>
      <w:del w:id="3513" w:author="Islam Nady" w:date="2024-06-09T18:26:00Z">
        <w:r w:rsidRPr="00526484" w:rsidDel="00880EE3">
          <w:rPr>
            <w:rFonts w:ascii="Frutiger LT Arabic 45 Light" w:eastAsia="Calibri" w:hAnsi="Frutiger LT Arabic 45 Light" w:cs="Frutiger LT Arabic 45 Light"/>
            <w:i/>
            <w:iCs/>
            <w:color w:val="8A7967"/>
          </w:rPr>
          <w:delText>Network Traffic Flow</w:delText>
        </w:r>
        <w:bookmarkEnd w:id="3510"/>
        <w:bookmarkEnd w:id="3511"/>
        <w:bookmarkEnd w:id="3512"/>
        <w:r w:rsidRPr="00526484" w:rsidDel="00880EE3">
          <w:rPr>
            <w:rFonts w:ascii="Frutiger LT Arabic 45 Light" w:eastAsia="Calibri" w:hAnsi="Frutiger LT Arabic 45 Light" w:cs="Frutiger LT Arabic 45 Light"/>
            <w:i/>
            <w:iCs/>
            <w:color w:val="8A7967"/>
          </w:rPr>
          <w:delText xml:space="preserve"> </w:delText>
        </w:r>
      </w:del>
    </w:p>
    <w:tbl>
      <w:tblPr>
        <w:tblStyle w:val="BABTable2"/>
        <w:tblW w:w="10525" w:type="dxa"/>
        <w:tblLook w:val="04A0" w:firstRow="1" w:lastRow="0" w:firstColumn="1" w:lastColumn="0" w:noHBand="0" w:noVBand="1"/>
        <w:tblPrChange w:id="3514" w:author="MMAhmed@bankAlbilad.com" w:date="2023-04-30T10:05:00Z">
          <w:tblPr>
            <w:tblStyle w:val="BABTable2"/>
            <w:tblW w:w="10525" w:type="dxa"/>
            <w:tblLook w:val="04A0" w:firstRow="1" w:lastRow="0" w:firstColumn="1" w:lastColumn="0" w:noHBand="0" w:noVBand="1"/>
          </w:tblPr>
        </w:tblPrChange>
      </w:tblPr>
      <w:tblGrid>
        <w:gridCol w:w="1139"/>
        <w:gridCol w:w="979"/>
        <w:gridCol w:w="1141"/>
        <w:gridCol w:w="1508"/>
        <w:gridCol w:w="1283"/>
        <w:gridCol w:w="621"/>
        <w:gridCol w:w="3854"/>
        <w:tblGridChange w:id="3515">
          <w:tblGrid>
            <w:gridCol w:w="1139"/>
            <w:gridCol w:w="64"/>
            <w:gridCol w:w="915"/>
            <w:gridCol w:w="103"/>
            <w:gridCol w:w="564"/>
            <w:gridCol w:w="474"/>
            <w:gridCol w:w="807"/>
            <w:gridCol w:w="701"/>
            <w:gridCol w:w="624"/>
            <w:gridCol w:w="578"/>
            <w:gridCol w:w="81"/>
            <w:gridCol w:w="621"/>
            <w:gridCol w:w="3854"/>
          </w:tblGrid>
        </w:tblGridChange>
      </w:tblGrid>
      <w:tr w:rsidR="00AA4C8E" w:rsidDel="00880EE3" w14:paraId="304E7D80" w14:textId="77777777" w:rsidTr="00AA4C8E">
        <w:trPr>
          <w:cnfStyle w:val="100000000000" w:firstRow="1" w:lastRow="0" w:firstColumn="0" w:lastColumn="0" w:oddVBand="0" w:evenVBand="0" w:oddHBand="0" w:evenHBand="0" w:firstRowFirstColumn="0" w:firstRowLastColumn="0" w:lastRowFirstColumn="0" w:lastRowLastColumn="0"/>
          <w:ins w:id="3516" w:author="MMAhmed@bankAlbilad.com" w:date="2023-04-30T09:34:00Z"/>
          <w:del w:id="3517" w:author="Islam Nady" w:date="2024-06-09T18:26:00Z"/>
        </w:trPr>
        <w:tc>
          <w:tcPr>
            <w:tcW w:w="1203" w:type="dxa"/>
            <w:tcPrChange w:id="3518" w:author="MMAhmed@bankAlbilad.com" w:date="2023-04-30T10:05:00Z">
              <w:tcPr>
                <w:tcW w:w="1234" w:type="dxa"/>
                <w:gridSpan w:val="2"/>
              </w:tcPr>
            </w:tcPrChange>
          </w:tcPr>
          <w:p w14:paraId="46B00024" w14:textId="77777777" w:rsidR="00DD65F5" w:rsidRPr="00DD65F5" w:rsidDel="00880EE3" w:rsidRDefault="00DD65F5" w:rsidP="00DD65F5">
            <w:pPr>
              <w:pStyle w:val="-Heading2"/>
              <w:cnfStyle w:val="100000000000" w:firstRow="1" w:lastRow="0" w:firstColumn="0" w:lastColumn="0" w:oddVBand="0" w:evenVBand="0" w:oddHBand="0" w:evenHBand="0" w:firstRowFirstColumn="0" w:firstRowLastColumn="0" w:lastRowFirstColumn="0" w:lastRowLastColumn="0"/>
              <w:rPr>
                <w:ins w:id="3519" w:author="MMAhmed@bankAlbilad.com" w:date="2023-04-30T09:34:00Z"/>
                <w:del w:id="3520" w:author="Islam Nady" w:date="2024-06-09T18:26:00Z"/>
                <w:rFonts w:ascii="Frutiger LT Arabic 45 Light" w:eastAsia="Calibri" w:hAnsi="Frutiger LT Arabic 45 Light" w:cs="Frutiger LT Arabic 45 Light"/>
                <w:i/>
                <w:iCs/>
                <w:color w:val="8A7967"/>
                <w:sz w:val="20"/>
                <w:szCs w:val="20"/>
                <w:rPrChange w:id="3521" w:author="MMAhmed@bankAlbilad.com" w:date="2023-04-30T09:34:00Z">
                  <w:rPr>
                    <w:ins w:id="3522" w:author="MMAhmed@bankAlbilad.com" w:date="2023-04-30T09:34:00Z"/>
                    <w:del w:id="3523" w:author="Islam Nady" w:date="2024-06-09T18:26:00Z"/>
                    <w:rFonts w:ascii="Frutiger LT Arabic 45 Light" w:eastAsia="Calibri" w:hAnsi="Frutiger LT Arabic 45 Light" w:cs="Frutiger LT Arabic 45 Light"/>
                    <w:i/>
                    <w:iCs/>
                    <w:color w:val="8A7967"/>
                  </w:rPr>
                </w:rPrChange>
              </w:rPr>
            </w:pPr>
            <w:ins w:id="3524" w:author="MMAhmed@bankAlbilad.com" w:date="2023-04-30T09:34:00Z">
              <w:del w:id="3525" w:author="Islam Nady" w:date="2024-06-09T18:26:00Z">
                <w:r w:rsidRPr="00DD65F5" w:rsidDel="00880EE3">
                  <w:rPr>
                    <w:b/>
                    <w:bCs/>
                    <w:color w:val="FFFFFF"/>
                    <w:sz w:val="20"/>
                    <w:szCs w:val="20"/>
                    <w:rPrChange w:id="3526" w:author="MMAhmed@bankAlbilad.com" w:date="2023-04-30T09:34:00Z">
                      <w:rPr>
                        <w:b/>
                        <w:bCs/>
                        <w:color w:val="FFFFFF"/>
                      </w:rPr>
                    </w:rPrChange>
                  </w:rPr>
                  <w:delText>Source</w:delText>
                </w:r>
              </w:del>
            </w:ins>
          </w:p>
        </w:tc>
        <w:tc>
          <w:tcPr>
            <w:tcW w:w="1018" w:type="dxa"/>
            <w:tcPrChange w:id="3527" w:author="MMAhmed@bankAlbilad.com" w:date="2023-04-30T10:05:00Z">
              <w:tcPr>
                <w:tcW w:w="1039" w:type="dxa"/>
                <w:gridSpan w:val="2"/>
              </w:tcPr>
            </w:tcPrChange>
          </w:tcPr>
          <w:p w14:paraId="6902315A" w14:textId="77777777" w:rsidR="00DD65F5" w:rsidRPr="00DD65F5" w:rsidDel="00880EE3" w:rsidRDefault="00DD65F5" w:rsidP="00DD65F5">
            <w:pPr>
              <w:pStyle w:val="-Heading2"/>
              <w:cnfStyle w:val="100000000000" w:firstRow="1" w:lastRow="0" w:firstColumn="0" w:lastColumn="0" w:oddVBand="0" w:evenVBand="0" w:oddHBand="0" w:evenHBand="0" w:firstRowFirstColumn="0" w:firstRowLastColumn="0" w:lastRowFirstColumn="0" w:lastRowLastColumn="0"/>
              <w:rPr>
                <w:ins w:id="3528" w:author="MMAhmed@bankAlbilad.com" w:date="2023-04-30T09:34:00Z"/>
                <w:del w:id="3529" w:author="Islam Nady" w:date="2024-06-09T18:26:00Z"/>
                <w:rFonts w:ascii="Frutiger LT Arabic 45 Light" w:eastAsia="Calibri" w:hAnsi="Frutiger LT Arabic 45 Light" w:cs="Frutiger LT Arabic 45 Light"/>
                <w:i/>
                <w:iCs/>
                <w:color w:val="8A7967"/>
                <w:sz w:val="20"/>
                <w:szCs w:val="20"/>
                <w:rPrChange w:id="3530" w:author="MMAhmed@bankAlbilad.com" w:date="2023-04-30T09:34:00Z">
                  <w:rPr>
                    <w:ins w:id="3531" w:author="MMAhmed@bankAlbilad.com" w:date="2023-04-30T09:34:00Z"/>
                    <w:del w:id="3532" w:author="Islam Nady" w:date="2024-06-09T18:26:00Z"/>
                    <w:rFonts w:ascii="Frutiger LT Arabic 45 Light" w:eastAsia="Calibri" w:hAnsi="Frutiger LT Arabic 45 Light" w:cs="Frutiger LT Arabic 45 Light"/>
                    <w:i/>
                    <w:iCs/>
                    <w:color w:val="8A7967"/>
                  </w:rPr>
                </w:rPrChange>
              </w:rPr>
            </w:pPr>
            <w:ins w:id="3533" w:author="MMAhmed@bankAlbilad.com" w:date="2023-04-30T09:34:00Z">
              <w:del w:id="3534" w:author="Islam Nady" w:date="2024-06-09T18:26:00Z">
                <w:r w:rsidRPr="00DD65F5" w:rsidDel="00880EE3">
                  <w:rPr>
                    <w:b/>
                    <w:bCs/>
                    <w:color w:val="FFFFFF"/>
                    <w:sz w:val="20"/>
                    <w:szCs w:val="20"/>
                    <w:rPrChange w:id="3535" w:author="MMAhmed@bankAlbilad.com" w:date="2023-04-30T09:34:00Z">
                      <w:rPr>
                        <w:b/>
                        <w:bCs/>
                        <w:color w:val="FFFFFF"/>
                      </w:rPr>
                    </w:rPrChange>
                  </w:rPr>
                  <w:delText>target</w:delText>
                </w:r>
              </w:del>
            </w:ins>
          </w:p>
        </w:tc>
        <w:tc>
          <w:tcPr>
            <w:tcW w:w="1284" w:type="dxa"/>
            <w:tcPrChange w:id="3536" w:author="MMAhmed@bankAlbilad.com" w:date="2023-04-30T10:05:00Z">
              <w:tcPr>
                <w:tcW w:w="564" w:type="dxa"/>
              </w:tcPr>
            </w:tcPrChange>
          </w:tcPr>
          <w:p w14:paraId="142C4674" w14:textId="77777777" w:rsidR="00DD65F5" w:rsidRPr="00DD65F5" w:rsidDel="00880EE3" w:rsidRDefault="00DD65F5" w:rsidP="00DD65F5">
            <w:pPr>
              <w:pStyle w:val="-Heading2"/>
              <w:cnfStyle w:val="100000000000" w:firstRow="1" w:lastRow="0" w:firstColumn="0" w:lastColumn="0" w:oddVBand="0" w:evenVBand="0" w:oddHBand="0" w:evenHBand="0" w:firstRowFirstColumn="0" w:firstRowLastColumn="0" w:lastRowFirstColumn="0" w:lastRowLastColumn="0"/>
              <w:rPr>
                <w:ins w:id="3537" w:author="MMAhmed@bankAlbilad.com" w:date="2023-04-30T09:34:00Z"/>
                <w:del w:id="3538" w:author="Islam Nady" w:date="2024-06-09T18:26:00Z"/>
                <w:rFonts w:ascii="Frutiger LT Arabic 45 Light" w:eastAsia="Calibri" w:hAnsi="Frutiger LT Arabic 45 Light" w:cs="Frutiger LT Arabic 45 Light"/>
                <w:i/>
                <w:iCs/>
                <w:color w:val="8A7967"/>
                <w:sz w:val="20"/>
                <w:szCs w:val="20"/>
                <w:rPrChange w:id="3539" w:author="MMAhmed@bankAlbilad.com" w:date="2023-04-30T09:34:00Z">
                  <w:rPr>
                    <w:ins w:id="3540" w:author="MMAhmed@bankAlbilad.com" w:date="2023-04-30T09:34:00Z"/>
                    <w:del w:id="3541" w:author="Islam Nady" w:date="2024-06-09T18:26:00Z"/>
                    <w:rFonts w:ascii="Frutiger LT Arabic 45 Light" w:eastAsia="Calibri" w:hAnsi="Frutiger LT Arabic 45 Light" w:cs="Frutiger LT Arabic 45 Light"/>
                    <w:i/>
                    <w:iCs/>
                    <w:color w:val="8A7967"/>
                  </w:rPr>
                </w:rPrChange>
              </w:rPr>
            </w:pPr>
            <w:ins w:id="3542" w:author="MMAhmed@bankAlbilad.com" w:date="2023-04-30T09:34:00Z">
              <w:del w:id="3543" w:author="Islam Nady" w:date="2024-06-09T18:26:00Z">
                <w:r w:rsidRPr="00DD65F5" w:rsidDel="00880EE3">
                  <w:rPr>
                    <w:b/>
                    <w:bCs/>
                    <w:color w:val="FFFFFF"/>
                    <w:sz w:val="20"/>
                    <w:szCs w:val="20"/>
                    <w:rPrChange w:id="3544" w:author="MMAhmed@bankAlbilad.com" w:date="2023-04-30T09:34:00Z">
                      <w:rPr>
                        <w:b/>
                        <w:bCs/>
                        <w:color w:val="FFFFFF"/>
                      </w:rPr>
                    </w:rPrChange>
                  </w:rPr>
                  <w:delText>Run</w:delText>
                </w:r>
              </w:del>
            </w:ins>
          </w:p>
        </w:tc>
        <w:tc>
          <w:tcPr>
            <w:tcW w:w="561" w:type="dxa"/>
            <w:tcPrChange w:id="3545" w:author="MMAhmed@bankAlbilad.com" w:date="2023-04-30T10:05:00Z">
              <w:tcPr>
                <w:tcW w:w="1281" w:type="dxa"/>
                <w:gridSpan w:val="2"/>
              </w:tcPr>
            </w:tcPrChange>
          </w:tcPr>
          <w:p w14:paraId="0197942E" w14:textId="77777777" w:rsidR="00DD65F5" w:rsidRPr="00DD65F5" w:rsidDel="00880EE3" w:rsidRDefault="00DD65F5" w:rsidP="00DD65F5">
            <w:pPr>
              <w:pStyle w:val="-Heading2"/>
              <w:cnfStyle w:val="100000000000" w:firstRow="1" w:lastRow="0" w:firstColumn="0" w:lastColumn="0" w:oddVBand="0" w:evenVBand="0" w:oddHBand="0" w:evenHBand="0" w:firstRowFirstColumn="0" w:firstRowLastColumn="0" w:lastRowFirstColumn="0" w:lastRowLastColumn="0"/>
              <w:rPr>
                <w:ins w:id="3546" w:author="MMAhmed@bankAlbilad.com" w:date="2023-04-30T09:34:00Z"/>
                <w:del w:id="3547" w:author="Islam Nady" w:date="2024-06-09T18:26:00Z"/>
                <w:rFonts w:ascii="Frutiger LT Arabic 45 Light" w:eastAsia="Calibri" w:hAnsi="Frutiger LT Arabic 45 Light" w:cs="Frutiger LT Arabic 45 Light"/>
                <w:i/>
                <w:iCs/>
                <w:color w:val="8A7967"/>
                <w:sz w:val="20"/>
                <w:szCs w:val="20"/>
                <w:rPrChange w:id="3548" w:author="MMAhmed@bankAlbilad.com" w:date="2023-04-30T09:34:00Z">
                  <w:rPr>
                    <w:ins w:id="3549" w:author="MMAhmed@bankAlbilad.com" w:date="2023-04-30T09:34:00Z"/>
                    <w:del w:id="3550" w:author="Islam Nady" w:date="2024-06-09T18:26:00Z"/>
                    <w:rFonts w:ascii="Frutiger LT Arabic 45 Light" w:eastAsia="Calibri" w:hAnsi="Frutiger LT Arabic 45 Light" w:cs="Frutiger LT Arabic 45 Light"/>
                    <w:i/>
                    <w:iCs/>
                    <w:color w:val="8A7967"/>
                  </w:rPr>
                </w:rPrChange>
              </w:rPr>
            </w:pPr>
            <w:ins w:id="3551" w:author="MMAhmed@bankAlbilad.com" w:date="2023-04-30T09:34:00Z">
              <w:del w:id="3552" w:author="Islam Nady" w:date="2024-06-09T18:26:00Z">
                <w:r w:rsidRPr="00DD65F5" w:rsidDel="00880EE3">
                  <w:rPr>
                    <w:b/>
                    <w:bCs/>
                    <w:color w:val="FFFFFF"/>
                    <w:sz w:val="20"/>
                    <w:szCs w:val="20"/>
                    <w:rPrChange w:id="3553" w:author="MMAhmed@bankAlbilad.com" w:date="2023-04-30T09:34:00Z">
                      <w:rPr>
                        <w:b/>
                        <w:bCs/>
                        <w:color w:val="FFFFFF"/>
                      </w:rPr>
                    </w:rPrChange>
                  </w:rPr>
                  <w:delText>Traffic size (KB/MB/GB)</w:delText>
                </w:r>
              </w:del>
            </w:ins>
          </w:p>
        </w:tc>
        <w:tc>
          <w:tcPr>
            <w:tcW w:w="1325" w:type="dxa"/>
            <w:tcPrChange w:id="3554" w:author="MMAhmed@bankAlbilad.com" w:date="2023-04-30T10:05:00Z">
              <w:tcPr>
                <w:tcW w:w="1349" w:type="dxa"/>
                <w:gridSpan w:val="2"/>
              </w:tcPr>
            </w:tcPrChange>
          </w:tcPr>
          <w:p w14:paraId="2F1C597E" w14:textId="77777777" w:rsidR="00DD65F5" w:rsidRPr="00DD65F5" w:rsidDel="00880EE3" w:rsidRDefault="00DD65F5" w:rsidP="00DD65F5">
            <w:pPr>
              <w:pStyle w:val="-Heading2"/>
              <w:cnfStyle w:val="100000000000" w:firstRow="1" w:lastRow="0" w:firstColumn="0" w:lastColumn="0" w:oddVBand="0" w:evenVBand="0" w:oddHBand="0" w:evenHBand="0" w:firstRowFirstColumn="0" w:firstRowLastColumn="0" w:lastRowFirstColumn="0" w:lastRowLastColumn="0"/>
              <w:rPr>
                <w:ins w:id="3555" w:author="MMAhmed@bankAlbilad.com" w:date="2023-04-30T09:34:00Z"/>
                <w:del w:id="3556" w:author="Islam Nady" w:date="2024-06-09T18:26:00Z"/>
                <w:rFonts w:ascii="Frutiger LT Arabic 45 Light" w:eastAsia="Calibri" w:hAnsi="Frutiger LT Arabic 45 Light" w:cs="Frutiger LT Arabic 45 Light"/>
                <w:i/>
                <w:iCs/>
                <w:color w:val="8A7967"/>
                <w:sz w:val="20"/>
                <w:szCs w:val="20"/>
                <w:rPrChange w:id="3557" w:author="MMAhmed@bankAlbilad.com" w:date="2023-04-30T09:34:00Z">
                  <w:rPr>
                    <w:ins w:id="3558" w:author="MMAhmed@bankAlbilad.com" w:date="2023-04-30T09:34:00Z"/>
                    <w:del w:id="3559" w:author="Islam Nady" w:date="2024-06-09T18:26:00Z"/>
                    <w:rFonts w:ascii="Frutiger LT Arabic 45 Light" w:eastAsia="Calibri" w:hAnsi="Frutiger LT Arabic 45 Light" w:cs="Frutiger LT Arabic 45 Light"/>
                    <w:i/>
                    <w:iCs/>
                    <w:color w:val="8A7967"/>
                  </w:rPr>
                </w:rPrChange>
              </w:rPr>
            </w:pPr>
            <w:ins w:id="3560" w:author="MMAhmed@bankAlbilad.com" w:date="2023-04-30T09:34:00Z">
              <w:del w:id="3561" w:author="Islam Nady" w:date="2024-06-09T18:26:00Z">
                <w:r w:rsidRPr="00DD65F5" w:rsidDel="00880EE3">
                  <w:rPr>
                    <w:b/>
                    <w:bCs/>
                    <w:color w:val="FFFFFF"/>
                    <w:sz w:val="20"/>
                    <w:szCs w:val="20"/>
                    <w:rPrChange w:id="3562" w:author="MMAhmed@bankAlbilad.com" w:date="2023-04-30T09:34:00Z">
                      <w:rPr>
                        <w:b/>
                        <w:bCs/>
                        <w:color w:val="FFFFFF"/>
                      </w:rPr>
                    </w:rPrChange>
                  </w:rPr>
                  <w:delText>Schedule Time</w:delText>
                </w:r>
              </w:del>
            </w:ins>
          </w:p>
        </w:tc>
        <w:tc>
          <w:tcPr>
            <w:tcW w:w="578" w:type="dxa"/>
            <w:tcPrChange w:id="3563" w:author="MMAhmed@bankAlbilad.com" w:date="2023-04-30T10:05:00Z">
              <w:tcPr>
                <w:tcW w:w="239" w:type="dxa"/>
              </w:tcPr>
            </w:tcPrChange>
          </w:tcPr>
          <w:p w14:paraId="6DA1F3C4" w14:textId="77777777" w:rsidR="00DD65F5" w:rsidRPr="00DD65F5" w:rsidDel="00880EE3" w:rsidRDefault="00DD65F5" w:rsidP="00DD65F5">
            <w:pPr>
              <w:pStyle w:val="-Heading2"/>
              <w:cnfStyle w:val="100000000000" w:firstRow="1" w:lastRow="0" w:firstColumn="0" w:lastColumn="0" w:oddVBand="0" w:evenVBand="0" w:oddHBand="0" w:evenHBand="0" w:firstRowFirstColumn="0" w:firstRowLastColumn="0" w:lastRowFirstColumn="0" w:lastRowLastColumn="0"/>
              <w:rPr>
                <w:ins w:id="3564" w:author="MMAhmed@bankAlbilad.com" w:date="2023-04-30T09:34:00Z"/>
                <w:del w:id="3565" w:author="Islam Nady" w:date="2024-06-09T18:26:00Z"/>
                <w:rFonts w:ascii="Frutiger LT Arabic 45 Light" w:eastAsia="Calibri" w:hAnsi="Frutiger LT Arabic 45 Light" w:cs="Frutiger LT Arabic 45 Light"/>
                <w:i/>
                <w:iCs/>
                <w:color w:val="8A7967"/>
                <w:sz w:val="20"/>
                <w:szCs w:val="20"/>
                <w:rPrChange w:id="3566" w:author="MMAhmed@bankAlbilad.com" w:date="2023-04-30T09:34:00Z">
                  <w:rPr>
                    <w:ins w:id="3567" w:author="MMAhmed@bankAlbilad.com" w:date="2023-04-30T09:34:00Z"/>
                    <w:del w:id="3568" w:author="Islam Nady" w:date="2024-06-09T18:26:00Z"/>
                    <w:rFonts w:ascii="Frutiger LT Arabic 45 Light" w:eastAsia="Calibri" w:hAnsi="Frutiger LT Arabic 45 Light" w:cs="Frutiger LT Arabic 45 Light"/>
                    <w:i/>
                    <w:iCs/>
                    <w:color w:val="8A7967"/>
                  </w:rPr>
                </w:rPrChange>
              </w:rPr>
            </w:pPr>
            <w:ins w:id="3569" w:author="MMAhmed@bankAlbilad.com" w:date="2023-04-30T09:34:00Z">
              <w:del w:id="3570" w:author="Islam Nady" w:date="2024-06-09T18:26:00Z">
                <w:r w:rsidRPr="00DD65F5" w:rsidDel="00880EE3">
                  <w:rPr>
                    <w:b/>
                    <w:bCs/>
                    <w:color w:val="FFFFFF"/>
                    <w:sz w:val="20"/>
                    <w:szCs w:val="20"/>
                    <w:rPrChange w:id="3571" w:author="MMAhmed@bankAlbilad.com" w:date="2023-04-30T09:34:00Z">
                      <w:rPr>
                        <w:b/>
                        <w:bCs/>
                        <w:color w:val="FFFFFF"/>
                      </w:rPr>
                    </w:rPrChange>
                  </w:rPr>
                  <w:delText>QoS</w:delText>
                </w:r>
              </w:del>
            </w:ins>
          </w:p>
        </w:tc>
        <w:tc>
          <w:tcPr>
            <w:tcW w:w="4556" w:type="dxa"/>
            <w:tcPrChange w:id="3572" w:author="MMAhmed@bankAlbilad.com" w:date="2023-04-30T10:05:00Z">
              <w:tcPr>
                <w:tcW w:w="4819" w:type="dxa"/>
                <w:gridSpan w:val="3"/>
              </w:tcPr>
            </w:tcPrChange>
          </w:tcPr>
          <w:p w14:paraId="791185FF" w14:textId="77777777" w:rsidR="00DD65F5" w:rsidRPr="00DD65F5" w:rsidDel="00880EE3" w:rsidRDefault="00DD65F5" w:rsidP="00DD65F5">
            <w:pPr>
              <w:pStyle w:val="-Heading2"/>
              <w:cnfStyle w:val="100000000000" w:firstRow="1" w:lastRow="0" w:firstColumn="0" w:lastColumn="0" w:oddVBand="0" w:evenVBand="0" w:oddHBand="0" w:evenHBand="0" w:firstRowFirstColumn="0" w:firstRowLastColumn="0" w:lastRowFirstColumn="0" w:lastRowLastColumn="0"/>
              <w:rPr>
                <w:ins w:id="3573" w:author="MMAhmed@bankAlbilad.com" w:date="2023-04-30T09:34:00Z"/>
                <w:del w:id="3574" w:author="Islam Nady" w:date="2024-06-09T18:26:00Z"/>
                <w:rFonts w:ascii="Frutiger LT Arabic 45 Light" w:eastAsia="Calibri" w:hAnsi="Frutiger LT Arabic 45 Light" w:cs="Frutiger LT Arabic 45 Light"/>
                <w:i/>
                <w:iCs/>
                <w:color w:val="8A7967"/>
                <w:sz w:val="20"/>
                <w:szCs w:val="20"/>
                <w:rPrChange w:id="3575" w:author="MMAhmed@bankAlbilad.com" w:date="2023-04-30T09:34:00Z">
                  <w:rPr>
                    <w:ins w:id="3576" w:author="MMAhmed@bankAlbilad.com" w:date="2023-04-30T09:34:00Z"/>
                    <w:del w:id="3577" w:author="Islam Nady" w:date="2024-06-09T18:26:00Z"/>
                    <w:rFonts w:ascii="Frutiger LT Arabic 45 Light" w:eastAsia="Calibri" w:hAnsi="Frutiger LT Arabic 45 Light" w:cs="Frutiger LT Arabic 45 Light"/>
                    <w:i/>
                    <w:iCs/>
                    <w:color w:val="8A7967"/>
                  </w:rPr>
                </w:rPrChange>
              </w:rPr>
            </w:pPr>
            <w:ins w:id="3578" w:author="MMAhmed@bankAlbilad.com" w:date="2023-04-30T09:34:00Z">
              <w:del w:id="3579" w:author="Islam Nady" w:date="2024-06-09T18:26:00Z">
                <w:r w:rsidRPr="00DD65F5" w:rsidDel="00880EE3">
                  <w:rPr>
                    <w:b/>
                    <w:bCs/>
                    <w:color w:val="FFFFFF"/>
                    <w:sz w:val="20"/>
                    <w:szCs w:val="20"/>
                    <w:rPrChange w:id="3580" w:author="MMAhmed@bankAlbilad.com" w:date="2023-04-30T09:34:00Z">
                      <w:rPr>
                        <w:b/>
                        <w:bCs/>
                        <w:color w:val="FFFFFF"/>
                      </w:rPr>
                    </w:rPrChange>
                  </w:rPr>
                  <w:delText>Comments</w:delText>
                </w:r>
              </w:del>
            </w:ins>
          </w:p>
        </w:tc>
      </w:tr>
      <w:tr w:rsidR="00AA4C8E" w:rsidDel="00880EE3" w14:paraId="7DC66775" w14:textId="77777777" w:rsidTr="00AA4C8E">
        <w:trPr>
          <w:ins w:id="3581" w:author="MMAhmed@bankAlbilad.com" w:date="2023-04-30T09:34:00Z"/>
          <w:del w:id="3582" w:author="Islam Nady" w:date="2024-06-09T18:26:00Z"/>
        </w:trPr>
        <w:tc>
          <w:tcPr>
            <w:tcW w:w="1203" w:type="dxa"/>
          </w:tcPr>
          <w:p w14:paraId="4E3166B3" w14:textId="77777777" w:rsidR="00DD65F5" w:rsidRPr="00DD65F5" w:rsidDel="00880EE3" w:rsidRDefault="00DD65F5" w:rsidP="001272B0">
            <w:pPr>
              <w:pStyle w:val="-Heading2"/>
              <w:rPr>
                <w:ins w:id="3583" w:author="MMAhmed@bankAlbilad.com" w:date="2023-04-30T09:34:00Z"/>
                <w:del w:id="3584" w:author="Islam Nady" w:date="2024-06-09T18:26:00Z"/>
                <w:rFonts w:asciiTheme="minorHAnsi" w:eastAsia="Calibri" w:hAnsiTheme="minorHAnsi" w:cstheme="minorHAnsi"/>
                <w:i/>
                <w:iCs/>
                <w:color w:val="8A7967"/>
                <w:sz w:val="20"/>
                <w:szCs w:val="20"/>
                <w:rPrChange w:id="3585" w:author="MMAhmed@bankAlbilad.com" w:date="2023-04-30T09:34:00Z">
                  <w:rPr>
                    <w:ins w:id="3586" w:author="MMAhmed@bankAlbilad.com" w:date="2023-04-30T09:34:00Z"/>
                    <w:del w:id="3587" w:author="Islam Nady" w:date="2024-06-09T18:26:00Z"/>
                    <w:rFonts w:ascii="Frutiger LT Arabic 45 Light" w:eastAsia="Calibri" w:hAnsi="Frutiger LT Arabic 45 Light" w:cs="Frutiger LT Arabic 45 Light"/>
                    <w:i/>
                    <w:iCs/>
                    <w:color w:val="8A7967"/>
                  </w:rPr>
                </w:rPrChange>
              </w:rPr>
            </w:pPr>
          </w:p>
        </w:tc>
        <w:tc>
          <w:tcPr>
            <w:tcW w:w="1018" w:type="dxa"/>
          </w:tcPr>
          <w:p w14:paraId="583DBAA4" w14:textId="77777777" w:rsidR="00DD65F5" w:rsidRPr="00DD65F5" w:rsidDel="00880EE3" w:rsidRDefault="00DD65F5" w:rsidP="001272B0">
            <w:pPr>
              <w:pStyle w:val="-Heading2"/>
              <w:rPr>
                <w:ins w:id="3588" w:author="MMAhmed@bankAlbilad.com" w:date="2023-04-30T09:34:00Z"/>
                <w:del w:id="3589" w:author="Islam Nady" w:date="2024-06-09T18:26:00Z"/>
                <w:rFonts w:asciiTheme="minorHAnsi" w:eastAsia="Calibri" w:hAnsiTheme="minorHAnsi" w:cstheme="minorHAnsi"/>
                <w:i/>
                <w:iCs/>
                <w:color w:val="8A7967"/>
                <w:sz w:val="20"/>
                <w:szCs w:val="20"/>
                <w:rPrChange w:id="3590" w:author="MMAhmed@bankAlbilad.com" w:date="2023-04-30T09:34:00Z">
                  <w:rPr>
                    <w:ins w:id="3591" w:author="MMAhmed@bankAlbilad.com" w:date="2023-04-30T09:34:00Z"/>
                    <w:del w:id="3592" w:author="Islam Nady" w:date="2024-06-09T18:26:00Z"/>
                    <w:rFonts w:ascii="Frutiger LT Arabic 45 Light" w:eastAsia="Calibri" w:hAnsi="Frutiger LT Arabic 45 Light" w:cs="Frutiger LT Arabic 45 Light"/>
                    <w:i/>
                    <w:iCs/>
                    <w:color w:val="8A7967"/>
                  </w:rPr>
                </w:rPrChange>
              </w:rPr>
            </w:pPr>
          </w:p>
        </w:tc>
        <w:tc>
          <w:tcPr>
            <w:tcW w:w="1284" w:type="dxa"/>
          </w:tcPr>
          <w:p w14:paraId="532E08B5" w14:textId="77777777" w:rsidR="00DD65F5" w:rsidRPr="00DD65F5" w:rsidDel="00880EE3" w:rsidRDefault="00DD65F5" w:rsidP="001272B0">
            <w:pPr>
              <w:pStyle w:val="-Heading2"/>
              <w:rPr>
                <w:ins w:id="3593" w:author="MMAhmed@bankAlbilad.com" w:date="2023-04-30T09:34:00Z"/>
                <w:del w:id="3594" w:author="Islam Nady" w:date="2024-06-09T18:26:00Z"/>
                <w:rFonts w:asciiTheme="minorHAnsi" w:eastAsia="Calibri" w:hAnsiTheme="minorHAnsi" w:cstheme="minorHAnsi"/>
                <w:i/>
                <w:iCs/>
                <w:color w:val="8A7967"/>
                <w:sz w:val="20"/>
                <w:szCs w:val="20"/>
                <w:rPrChange w:id="3595" w:author="MMAhmed@bankAlbilad.com" w:date="2023-04-30T09:34:00Z">
                  <w:rPr>
                    <w:ins w:id="3596" w:author="MMAhmed@bankAlbilad.com" w:date="2023-04-30T09:34:00Z"/>
                    <w:del w:id="3597" w:author="Islam Nady" w:date="2024-06-09T18:26:00Z"/>
                    <w:rFonts w:ascii="Frutiger LT Arabic 45 Light" w:eastAsia="Calibri" w:hAnsi="Frutiger LT Arabic 45 Light" w:cs="Frutiger LT Arabic 45 Light"/>
                    <w:i/>
                    <w:iCs/>
                    <w:color w:val="8A7967"/>
                  </w:rPr>
                </w:rPrChange>
              </w:rPr>
            </w:pPr>
          </w:p>
        </w:tc>
        <w:tc>
          <w:tcPr>
            <w:tcW w:w="561" w:type="dxa"/>
          </w:tcPr>
          <w:p w14:paraId="2810ED82" w14:textId="77777777" w:rsidR="00DD65F5" w:rsidRPr="00DD65F5" w:rsidDel="00880EE3" w:rsidRDefault="00DD65F5" w:rsidP="001272B0">
            <w:pPr>
              <w:pStyle w:val="-Heading2"/>
              <w:rPr>
                <w:ins w:id="3598" w:author="MMAhmed@bankAlbilad.com" w:date="2023-04-30T09:34:00Z"/>
                <w:del w:id="3599" w:author="Islam Nady" w:date="2024-06-09T18:26:00Z"/>
                <w:rFonts w:asciiTheme="minorHAnsi" w:eastAsia="Calibri" w:hAnsiTheme="minorHAnsi" w:cstheme="minorHAnsi"/>
                <w:i/>
                <w:iCs/>
                <w:color w:val="8A7967"/>
                <w:sz w:val="20"/>
                <w:szCs w:val="20"/>
                <w:rPrChange w:id="3600" w:author="MMAhmed@bankAlbilad.com" w:date="2023-04-30T09:34:00Z">
                  <w:rPr>
                    <w:ins w:id="3601" w:author="MMAhmed@bankAlbilad.com" w:date="2023-04-30T09:34:00Z"/>
                    <w:del w:id="3602" w:author="Islam Nady" w:date="2024-06-09T18:26:00Z"/>
                    <w:rFonts w:ascii="Frutiger LT Arabic 45 Light" w:eastAsia="Calibri" w:hAnsi="Frutiger LT Arabic 45 Light" w:cs="Frutiger LT Arabic 45 Light"/>
                    <w:i/>
                    <w:iCs/>
                    <w:color w:val="8A7967"/>
                  </w:rPr>
                </w:rPrChange>
              </w:rPr>
            </w:pPr>
          </w:p>
        </w:tc>
        <w:tc>
          <w:tcPr>
            <w:tcW w:w="1325" w:type="dxa"/>
          </w:tcPr>
          <w:p w14:paraId="2C746154" w14:textId="77777777" w:rsidR="00DD65F5" w:rsidRPr="00DD65F5" w:rsidDel="00880EE3" w:rsidRDefault="00DD65F5" w:rsidP="001272B0">
            <w:pPr>
              <w:pStyle w:val="-Heading2"/>
              <w:rPr>
                <w:ins w:id="3603" w:author="MMAhmed@bankAlbilad.com" w:date="2023-04-30T09:34:00Z"/>
                <w:del w:id="3604" w:author="Islam Nady" w:date="2024-06-09T18:26:00Z"/>
                <w:rFonts w:asciiTheme="minorHAnsi" w:eastAsia="Calibri" w:hAnsiTheme="minorHAnsi" w:cstheme="minorHAnsi"/>
                <w:i/>
                <w:iCs/>
                <w:color w:val="8A7967"/>
                <w:sz w:val="20"/>
                <w:szCs w:val="20"/>
                <w:rPrChange w:id="3605" w:author="MMAhmed@bankAlbilad.com" w:date="2023-04-30T09:34:00Z">
                  <w:rPr>
                    <w:ins w:id="3606" w:author="MMAhmed@bankAlbilad.com" w:date="2023-04-30T09:34:00Z"/>
                    <w:del w:id="3607" w:author="Islam Nady" w:date="2024-06-09T18:26:00Z"/>
                    <w:rFonts w:ascii="Frutiger LT Arabic 45 Light" w:eastAsia="Calibri" w:hAnsi="Frutiger LT Arabic 45 Light" w:cs="Frutiger LT Arabic 45 Light"/>
                    <w:i/>
                    <w:iCs/>
                    <w:color w:val="8A7967"/>
                  </w:rPr>
                </w:rPrChange>
              </w:rPr>
            </w:pPr>
          </w:p>
        </w:tc>
        <w:tc>
          <w:tcPr>
            <w:tcW w:w="578" w:type="dxa"/>
          </w:tcPr>
          <w:p w14:paraId="07C6A9D6" w14:textId="77777777" w:rsidR="00DD65F5" w:rsidRPr="00DD65F5" w:rsidDel="00880EE3" w:rsidRDefault="00DD65F5" w:rsidP="001272B0">
            <w:pPr>
              <w:pStyle w:val="-Heading2"/>
              <w:rPr>
                <w:ins w:id="3608" w:author="MMAhmed@bankAlbilad.com" w:date="2023-04-30T09:34:00Z"/>
                <w:del w:id="3609" w:author="Islam Nady" w:date="2024-06-09T18:26:00Z"/>
                <w:rFonts w:asciiTheme="minorHAnsi" w:eastAsia="Calibri" w:hAnsiTheme="minorHAnsi" w:cstheme="minorHAnsi"/>
                <w:i/>
                <w:iCs/>
                <w:color w:val="8A7967"/>
                <w:sz w:val="20"/>
                <w:szCs w:val="20"/>
                <w:rPrChange w:id="3610" w:author="MMAhmed@bankAlbilad.com" w:date="2023-04-30T09:34:00Z">
                  <w:rPr>
                    <w:ins w:id="3611" w:author="MMAhmed@bankAlbilad.com" w:date="2023-04-30T09:34:00Z"/>
                    <w:del w:id="3612" w:author="Islam Nady" w:date="2024-06-09T18:26:00Z"/>
                    <w:rFonts w:ascii="Frutiger LT Arabic 45 Light" w:eastAsia="Calibri" w:hAnsi="Frutiger LT Arabic 45 Light" w:cs="Frutiger LT Arabic 45 Light"/>
                    <w:i/>
                    <w:iCs/>
                    <w:color w:val="8A7967"/>
                  </w:rPr>
                </w:rPrChange>
              </w:rPr>
            </w:pPr>
          </w:p>
        </w:tc>
        <w:tc>
          <w:tcPr>
            <w:tcW w:w="4556" w:type="dxa"/>
          </w:tcPr>
          <w:p w14:paraId="6B6E33CE" w14:textId="77777777" w:rsidR="00DD65F5" w:rsidRPr="00DD65F5" w:rsidDel="00880EE3" w:rsidRDefault="00DD65F5" w:rsidP="001272B0">
            <w:pPr>
              <w:pStyle w:val="-Heading2"/>
              <w:rPr>
                <w:ins w:id="3613" w:author="MMAhmed@bankAlbilad.com" w:date="2023-04-30T09:34:00Z"/>
                <w:del w:id="3614" w:author="Islam Nady" w:date="2024-06-09T18:26:00Z"/>
                <w:rFonts w:asciiTheme="minorHAnsi" w:eastAsia="Calibri" w:hAnsiTheme="minorHAnsi" w:cstheme="minorHAnsi"/>
                <w:i/>
                <w:iCs/>
                <w:color w:val="8A7967"/>
                <w:sz w:val="20"/>
                <w:szCs w:val="20"/>
                <w:rPrChange w:id="3615" w:author="MMAhmed@bankAlbilad.com" w:date="2023-04-30T09:34:00Z">
                  <w:rPr>
                    <w:ins w:id="3616" w:author="MMAhmed@bankAlbilad.com" w:date="2023-04-30T09:34:00Z"/>
                    <w:del w:id="3617" w:author="Islam Nady" w:date="2024-06-09T18:26:00Z"/>
                    <w:rFonts w:ascii="Frutiger LT Arabic 45 Light" w:eastAsia="Calibri" w:hAnsi="Frutiger LT Arabic 45 Light" w:cs="Frutiger LT Arabic 45 Light"/>
                    <w:i/>
                    <w:iCs/>
                    <w:color w:val="8A7967"/>
                  </w:rPr>
                </w:rPrChange>
              </w:rPr>
            </w:pPr>
          </w:p>
        </w:tc>
      </w:tr>
      <w:tr w:rsidR="00AA4C8E" w:rsidDel="00880EE3" w14:paraId="00C8D914" w14:textId="77777777" w:rsidTr="00AA4C8E">
        <w:trPr>
          <w:cnfStyle w:val="000000010000" w:firstRow="0" w:lastRow="0" w:firstColumn="0" w:lastColumn="0" w:oddVBand="0" w:evenVBand="0" w:oddHBand="0" w:evenHBand="1" w:firstRowFirstColumn="0" w:firstRowLastColumn="0" w:lastRowFirstColumn="0" w:lastRowLastColumn="0"/>
          <w:trHeight w:val="305"/>
          <w:ins w:id="3618" w:author="MMAhmed@bankAlbilad.com" w:date="2023-04-30T09:34:00Z"/>
          <w:del w:id="3619" w:author="Islam Nady" w:date="2024-06-09T18:26:00Z"/>
          <w:trPrChange w:id="3620" w:author="MMAhmed@bankAlbilad.com" w:date="2023-04-30T10:05:00Z">
            <w:trPr>
              <w:trHeight w:val="305"/>
            </w:trPr>
          </w:trPrChange>
        </w:trPr>
        <w:tc>
          <w:tcPr>
            <w:tcW w:w="1203" w:type="dxa"/>
            <w:tcPrChange w:id="3621" w:author="MMAhmed@bankAlbilad.com" w:date="2023-04-30T10:05:00Z">
              <w:tcPr>
                <w:tcW w:w="1234" w:type="dxa"/>
                <w:gridSpan w:val="2"/>
              </w:tcPr>
            </w:tcPrChange>
          </w:tcPr>
          <w:p w14:paraId="3F7BFCFF" w14:textId="77777777" w:rsidR="00DD65F5" w:rsidRPr="00DD65F5" w:rsidDel="00880EE3" w:rsidRDefault="00DD65F5" w:rsidP="001272B0">
            <w:pPr>
              <w:pStyle w:val="-Heading2"/>
              <w:cnfStyle w:val="000000010000" w:firstRow="0" w:lastRow="0" w:firstColumn="0" w:lastColumn="0" w:oddVBand="0" w:evenVBand="0" w:oddHBand="0" w:evenHBand="1" w:firstRowFirstColumn="0" w:firstRowLastColumn="0" w:lastRowFirstColumn="0" w:lastRowLastColumn="0"/>
              <w:rPr>
                <w:ins w:id="3622" w:author="MMAhmed@bankAlbilad.com" w:date="2023-04-30T09:34:00Z"/>
                <w:del w:id="3623" w:author="Islam Nady" w:date="2024-06-09T18:26:00Z"/>
                <w:rFonts w:asciiTheme="minorHAnsi" w:eastAsia="Calibri" w:hAnsiTheme="minorHAnsi" w:cstheme="minorHAnsi"/>
                <w:i/>
                <w:iCs/>
                <w:color w:val="8A7967"/>
                <w:sz w:val="20"/>
                <w:szCs w:val="20"/>
                <w:rPrChange w:id="3624" w:author="MMAhmed@bankAlbilad.com" w:date="2023-04-30T09:34:00Z">
                  <w:rPr>
                    <w:ins w:id="3625" w:author="MMAhmed@bankAlbilad.com" w:date="2023-04-30T09:34:00Z"/>
                    <w:del w:id="3626" w:author="Islam Nady" w:date="2024-06-09T18:26:00Z"/>
                    <w:rFonts w:ascii="Frutiger LT Arabic 45 Light" w:eastAsia="Calibri" w:hAnsi="Frutiger LT Arabic 45 Light" w:cs="Frutiger LT Arabic 45 Light"/>
                    <w:i/>
                    <w:iCs/>
                    <w:color w:val="8A7967"/>
                  </w:rPr>
                </w:rPrChange>
              </w:rPr>
            </w:pPr>
          </w:p>
        </w:tc>
        <w:tc>
          <w:tcPr>
            <w:tcW w:w="1018" w:type="dxa"/>
            <w:tcPrChange w:id="3627" w:author="MMAhmed@bankAlbilad.com" w:date="2023-04-30T10:05:00Z">
              <w:tcPr>
                <w:tcW w:w="1039" w:type="dxa"/>
                <w:gridSpan w:val="2"/>
              </w:tcPr>
            </w:tcPrChange>
          </w:tcPr>
          <w:p w14:paraId="12A5A878" w14:textId="77777777" w:rsidR="00DD65F5" w:rsidRPr="00DD65F5" w:rsidDel="00880EE3" w:rsidRDefault="00DD65F5" w:rsidP="001272B0">
            <w:pPr>
              <w:pStyle w:val="-Heading2"/>
              <w:cnfStyle w:val="000000010000" w:firstRow="0" w:lastRow="0" w:firstColumn="0" w:lastColumn="0" w:oddVBand="0" w:evenVBand="0" w:oddHBand="0" w:evenHBand="1" w:firstRowFirstColumn="0" w:firstRowLastColumn="0" w:lastRowFirstColumn="0" w:lastRowLastColumn="0"/>
              <w:rPr>
                <w:ins w:id="3628" w:author="MMAhmed@bankAlbilad.com" w:date="2023-04-30T09:34:00Z"/>
                <w:del w:id="3629" w:author="Islam Nady" w:date="2024-06-09T18:26:00Z"/>
                <w:rFonts w:asciiTheme="minorHAnsi" w:eastAsia="Calibri" w:hAnsiTheme="minorHAnsi" w:cstheme="minorHAnsi"/>
                <w:i/>
                <w:iCs/>
                <w:color w:val="8A7967"/>
                <w:sz w:val="20"/>
                <w:szCs w:val="20"/>
                <w:rPrChange w:id="3630" w:author="MMAhmed@bankAlbilad.com" w:date="2023-04-30T09:34:00Z">
                  <w:rPr>
                    <w:ins w:id="3631" w:author="MMAhmed@bankAlbilad.com" w:date="2023-04-30T09:34:00Z"/>
                    <w:del w:id="3632" w:author="Islam Nady" w:date="2024-06-09T18:26:00Z"/>
                    <w:rFonts w:ascii="Frutiger LT Arabic 45 Light" w:eastAsia="Calibri" w:hAnsi="Frutiger LT Arabic 45 Light" w:cs="Frutiger LT Arabic 45 Light"/>
                    <w:i/>
                    <w:iCs/>
                    <w:color w:val="8A7967"/>
                  </w:rPr>
                </w:rPrChange>
              </w:rPr>
            </w:pPr>
          </w:p>
        </w:tc>
        <w:tc>
          <w:tcPr>
            <w:tcW w:w="1284" w:type="dxa"/>
            <w:tcPrChange w:id="3633" w:author="MMAhmed@bankAlbilad.com" w:date="2023-04-30T10:05:00Z">
              <w:tcPr>
                <w:tcW w:w="564" w:type="dxa"/>
              </w:tcPr>
            </w:tcPrChange>
          </w:tcPr>
          <w:p w14:paraId="783CB14C" w14:textId="77777777" w:rsidR="00DD65F5" w:rsidRPr="00DD65F5" w:rsidDel="00880EE3" w:rsidRDefault="00DD65F5" w:rsidP="001272B0">
            <w:pPr>
              <w:pStyle w:val="-Heading2"/>
              <w:cnfStyle w:val="000000010000" w:firstRow="0" w:lastRow="0" w:firstColumn="0" w:lastColumn="0" w:oddVBand="0" w:evenVBand="0" w:oddHBand="0" w:evenHBand="1" w:firstRowFirstColumn="0" w:firstRowLastColumn="0" w:lastRowFirstColumn="0" w:lastRowLastColumn="0"/>
              <w:rPr>
                <w:ins w:id="3634" w:author="MMAhmed@bankAlbilad.com" w:date="2023-04-30T09:34:00Z"/>
                <w:del w:id="3635" w:author="Islam Nady" w:date="2024-06-09T18:26:00Z"/>
                <w:rFonts w:asciiTheme="minorHAnsi" w:eastAsia="Calibri" w:hAnsiTheme="minorHAnsi" w:cstheme="minorHAnsi"/>
                <w:i/>
                <w:iCs/>
                <w:color w:val="8A7967"/>
                <w:sz w:val="20"/>
                <w:szCs w:val="20"/>
                <w:rPrChange w:id="3636" w:author="MMAhmed@bankAlbilad.com" w:date="2023-04-30T09:34:00Z">
                  <w:rPr>
                    <w:ins w:id="3637" w:author="MMAhmed@bankAlbilad.com" w:date="2023-04-30T09:34:00Z"/>
                    <w:del w:id="3638" w:author="Islam Nady" w:date="2024-06-09T18:26:00Z"/>
                    <w:rFonts w:ascii="Frutiger LT Arabic 45 Light" w:eastAsia="Calibri" w:hAnsi="Frutiger LT Arabic 45 Light" w:cs="Frutiger LT Arabic 45 Light"/>
                    <w:i/>
                    <w:iCs/>
                    <w:color w:val="8A7967"/>
                  </w:rPr>
                </w:rPrChange>
              </w:rPr>
            </w:pPr>
          </w:p>
        </w:tc>
        <w:tc>
          <w:tcPr>
            <w:tcW w:w="561" w:type="dxa"/>
            <w:tcPrChange w:id="3639" w:author="MMAhmed@bankAlbilad.com" w:date="2023-04-30T10:05:00Z">
              <w:tcPr>
                <w:tcW w:w="1281" w:type="dxa"/>
                <w:gridSpan w:val="2"/>
              </w:tcPr>
            </w:tcPrChange>
          </w:tcPr>
          <w:p w14:paraId="4B6AA92B" w14:textId="77777777" w:rsidR="00DD65F5" w:rsidRPr="00DD65F5" w:rsidDel="00880EE3" w:rsidRDefault="00DD65F5" w:rsidP="001272B0">
            <w:pPr>
              <w:pStyle w:val="-Heading2"/>
              <w:cnfStyle w:val="000000010000" w:firstRow="0" w:lastRow="0" w:firstColumn="0" w:lastColumn="0" w:oddVBand="0" w:evenVBand="0" w:oddHBand="0" w:evenHBand="1" w:firstRowFirstColumn="0" w:firstRowLastColumn="0" w:lastRowFirstColumn="0" w:lastRowLastColumn="0"/>
              <w:rPr>
                <w:ins w:id="3640" w:author="MMAhmed@bankAlbilad.com" w:date="2023-04-30T09:34:00Z"/>
                <w:del w:id="3641" w:author="Islam Nady" w:date="2024-06-09T18:26:00Z"/>
                <w:rFonts w:asciiTheme="minorHAnsi" w:eastAsia="Calibri" w:hAnsiTheme="minorHAnsi" w:cstheme="minorHAnsi"/>
                <w:i/>
                <w:iCs/>
                <w:color w:val="8A7967"/>
                <w:sz w:val="20"/>
                <w:szCs w:val="20"/>
                <w:rPrChange w:id="3642" w:author="MMAhmed@bankAlbilad.com" w:date="2023-04-30T09:34:00Z">
                  <w:rPr>
                    <w:ins w:id="3643" w:author="MMAhmed@bankAlbilad.com" w:date="2023-04-30T09:34:00Z"/>
                    <w:del w:id="3644" w:author="Islam Nady" w:date="2024-06-09T18:26:00Z"/>
                    <w:rFonts w:ascii="Frutiger LT Arabic 45 Light" w:eastAsia="Calibri" w:hAnsi="Frutiger LT Arabic 45 Light" w:cs="Frutiger LT Arabic 45 Light"/>
                    <w:i/>
                    <w:iCs/>
                    <w:color w:val="8A7967"/>
                  </w:rPr>
                </w:rPrChange>
              </w:rPr>
            </w:pPr>
          </w:p>
        </w:tc>
        <w:tc>
          <w:tcPr>
            <w:tcW w:w="1325" w:type="dxa"/>
            <w:tcPrChange w:id="3645" w:author="MMAhmed@bankAlbilad.com" w:date="2023-04-30T10:05:00Z">
              <w:tcPr>
                <w:tcW w:w="1349" w:type="dxa"/>
                <w:gridSpan w:val="2"/>
              </w:tcPr>
            </w:tcPrChange>
          </w:tcPr>
          <w:p w14:paraId="55E8BA80" w14:textId="77777777" w:rsidR="00DD65F5" w:rsidRPr="00DD65F5" w:rsidDel="00880EE3" w:rsidRDefault="00DD65F5" w:rsidP="001272B0">
            <w:pPr>
              <w:pStyle w:val="-Heading2"/>
              <w:cnfStyle w:val="000000010000" w:firstRow="0" w:lastRow="0" w:firstColumn="0" w:lastColumn="0" w:oddVBand="0" w:evenVBand="0" w:oddHBand="0" w:evenHBand="1" w:firstRowFirstColumn="0" w:firstRowLastColumn="0" w:lastRowFirstColumn="0" w:lastRowLastColumn="0"/>
              <w:rPr>
                <w:ins w:id="3646" w:author="MMAhmed@bankAlbilad.com" w:date="2023-04-30T09:34:00Z"/>
                <w:del w:id="3647" w:author="Islam Nady" w:date="2024-06-09T18:26:00Z"/>
                <w:rFonts w:asciiTheme="minorHAnsi" w:eastAsia="Calibri" w:hAnsiTheme="minorHAnsi" w:cstheme="minorHAnsi"/>
                <w:i/>
                <w:iCs/>
                <w:color w:val="8A7967"/>
                <w:sz w:val="20"/>
                <w:szCs w:val="20"/>
                <w:rPrChange w:id="3648" w:author="MMAhmed@bankAlbilad.com" w:date="2023-04-30T09:34:00Z">
                  <w:rPr>
                    <w:ins w:id="3649" w:author="MMAhmed@bankAlbilad.com" w:date="2023-04-30T09:34:00Z"/>
                    <w:del w:id="3650" w:author="Islam Nady" w:date="2024-06-09T18:26:00Z"/>
                    <w:rFonts w:ascii="Frutiger LT Arabic 45 Light" w:eastAsia="Calibri" w:hAnsi="Frutiger LT Arabic 45 Light" w:cs="Frutiger LT Arabic 45 Light"/>
                    <w:i/>
                    <w:iCs/>
                    <w:color w:val="8A7967"/>
                  </w:rPr>
                </w:rPrChange>
              </w:rPr>
            </w:pPr>
          </w:p>
        </w:tc>
        <w:tc>
          <w:tcPr>
            <w:tcW w:w="578" w:type="dxa"/>
            <w:tcPrChange w:id="3651" w:author="MMAhmed@bankAlbilad.com" w:date="2023-04-30T10:05:00Z">
              <w:tcPr>
                <w:tcW w:w="239" w:type="dxa"/>
              </w:tcPr>
            </w:tcPrChange>
          </w:tcPr>
          <w:p w14:paraId="5C479F35" w14:textId="77777777" w:rsidR="00DD65F5" w:rsidRPr="00DD65F5" w:rsidDel="00880EE3" w:rsidRDefault="00DD65F5" w:rsidP="001272B0">
            <w:pPr>
              <w:pStyle w:val="-Heading2"/>
              <w:cnfStyle w:val="000000010000" w:firstRow="0" w:lastRow="0" w:firstColumn="0" w:lastColumn="0" w:oddVBand="0" w:evenVBand="0" w:oddHBand="0" w:evenHBand="1" w:firstRowFirstColumn="0" w:firstRowLastColumn="0" w:lastRowFirstColumn="0" w:lastRowLastColumn="0"/>
              <w:rPr>
                <w:ins w:id="3652" w:author="MMAhmed@bankAlbilad.com" w:date="2023-04-30T09:34:00Z"/>
                <w:del w:id="3653" w:author="Islam Nady" w:date="2024-06-09T18:26:00Z"/>
                <w:rFonts w:asciiTheme="minorHAnsi" w:eastAsia="Calibri" w:hAnsiTheme="minorHAnsi" w:cstheme="minorHAnsi"/>
                <w:i/>
                <w:iCs/>
                <w:color w:val="8A7967"/>
                <w:sz w:val="20"/>
                <w:szCs w:val="20"/>
                <w:rPrChange w:id="3654" w:author="MMAhmed@bankAlbilad.com" w:date="2023-04-30T09:34:00Z">
                  <w:rPr>
                    <w:ins w:id="3655" w:author="MMAhmed@bankAlbilad.com" w:date="2023-04-30T09:34:00Z"/>
                    <w:del w:id="3656" w:author="Islam Nady" w:date="2024-06-09T18:26:00Z"/>
                    <w:rFonts w:ascii="Frutiger LT Arabic 45 Light" w:eastAsia="Calibri" w:hAnsi="Frutiger LT Arabic 45 Light" w:cs="Frutiger LT Arabic 45 Light"/>
                    <w:i/>
                    <w:iCs/>
                    <w:color w:val="8A7967"/>
                  </w:rPr>
                </w:rPrChange>
              </w:rPr>
            </w:pPr>
          </w:p>
        </w:tc>
        <w:tc>
          <w:tcPr>
            <w:tcW w:w="4556" w:type="dxa"/>
            <w:tcPrChange w:id="3657" w:author="MMAhmed@bankAlbilad.com" w:date="2023-04-30T10:05:00Z">
              <w:tcPr>
                <w:tcW w:w="4819" w:type="dxa"/>
                <w:gridSpan w:val="3"/>
              </w:tcPr>
            </w:tcPrChange>
          </w:tcPr>
          <w:p w14:paraId="42B3A4DF" w14:textId="77777777" w:rsidR="00DD65F5" w:rsidRPr="00DD65F5" w:rsidDel="00880EE3" w:rsidRDefault="00DD65F5" w:rsidP="001272B0">
            <w:pPr>
              <w:pStyle w:val="-Heading2"/>
              <w:cnfStyle w:val="000000010000" w:firstRow="0" w:lastRow="0" w:firstColumn="0" w:lastColumn="0" w:oddVBand="0" w:evenVBand="0" w:oddHBand="0" w:evenHBand="1" w:firstRowFirstColumn="0" w:firstRowLastColumn="0" w:lastRowFirstColumn="0" w:lastRowLastColumn="0"/>
              <w:rPr>
                <w:ins w:id="3658" w:author="MMAhmed@bankAlbilad.com" w:date="2023-04-30T09:34:00Z"/>
                <w:del w:id="3659" w:author="Islam Nady" w:date="2024-06-09T18:26:00Z"/>
                <w:rFonts w:asciiTheme="minorHAnsi" w:eastAsia="Calibri" w:hAnsiTheme="minorHAnsi" w:cstheme="minorHAnsi"/>
                <w:i/>
                <w:iCs/>
                <w:color w:val="8A7967"/>
                <w:sz w:val="20"/>
                <w:szCs w:val="20"/>
                <w:rPrChange w:id="3660" w:author="MMAhmed@bankAlbilad.com" w:date="2023-04-30T09:34:00Z">
                  <w:rPr>
                    <w:ins w:id="3661" w:author="MMAhmed@bankAlbilad.com" w:date="2023-04-30T09:34:00Z"/>
                    <w:del w:id="3662" w:author="Islam Nady" w:date="2024-06-09T18:26:00Z"/>
                    <w:rFonts w:ascii="Frutiger LT Arabic 45 Light" w:eastAsia="Calibri" w:hAnsi="Frutiger LT Arabic 45 Light" w:cs="Frutiger LT Arabic 45 Light"/>
                    <w:i/>
                    <w:iCs/>
                    <w:color w:val="8A7967"/>
                  </w:rPr>
                </w:rPrChange>
              </w:rPr>
            </w:pPr>
          </w:p>
        </w:tc>
      </w:tr>
    </w:tbl>
    <w:p w14:paraId="343C947B" w14:textId="77777777" w:rsidR="00DD65F5" w:rsidRPr="00526484" w:rsidDel="00880EE3" w:rsidRDefault="00DD65F5" w:rsidP="001272B0">
      <w:pPr>
        <w:pStyle w:val="-Heading2"/>
        <w:rPr>
          <w:del w:id="3663" w:author="Islam Nady" w:date="2024-06-09T18:26:00Z"/>
          <w:rFonts w:ascii="Frutiger LT Arabic 45 Light" w:eastAsia="Calibri" w:hAnsi="Frutiger LT Arabic 45 Light" w:cs="Frutiger LT Arabic 45 Light"/>
          <w:i/>
          <w:iCs/>
          <w:color w:val="8A7967"/>
        </w:rPr>
      </w:pPr>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1861"/>
        <w:gridCol w:w="1853"/>
        <w:gridCol w:w="973"/>
        <w:gridCol w:w="1590"/>
        <w:gridCol w:w="1283"/>
        <w:gridCol w:w="843"/>
        <w:gridCol w:w="2087"/>
      </w:tblGrid>
      <w:tr w:rsidR="00E754C3" w:rsidRPr="007967CB" w:rsidDel="00880EE3" w14:paraId="0503D893" w14:textId="77777777" w:rsidTr="00E754C3">
        <w:trPr>
          <w:cnfStyle w:val="100000000000" w:firstRow="1" w:lastRow="0" w:firstColumn="0" w:lastColumn="0" w:oddVBand="0" w:evenVBand="0" w:oddHBand="0" w:evenHBand="0" w:firstRowFirstColumn="0" w:firstRowLastColumn="0" w:lastRowFirstColumn="0" w:lastRowLastColumn="0"/>
          <w:tblHeader/>
          <w:del w:id="3664" w:author="Islam Nady" w:date="2024-06-09T18:26:00Z"/>
        </w:trPr>
        <w:tc>
          <w:tcPr>
            <w:tcW w:w="1914" w:type="dxa"/>
          </w:tcPr>
          <w:p w14:paraId="1318FFB7" w14:textId="77777777" w:rsidR="00E754C3" w:rsidRPr="000926D4" w:rsidDel="00880EE3" w:rsidRDefault="00E754C3" w:rsidP="0032675C">
            <w:pPr>
              <w:tabs>
                <w:tab w:val="right" w:pos="224"/>
              </w:tabs>
              <w:rPr>
                <w:del w:id="3665" w:author="Islam Nady" w:date="2024-06-09T18:26:00Z"/>
                <w:b w:val="0"/>
                <w:bCs w:val="0"/>
                <w:color w:val="FFFFFF"/>
              </w:rPr>
            </w:pPr>
            <w:del w:id="3666" w:author="Islam Nady" w:date="2024-06-09T18:26:00Z">
              <w:r w:rsidDel="00880EE3">
                <w:rPr>
                  <w:color w:val="FFFFFF"/>
                </w:rPr>
                <w:delText>Source</w:delText>
              </w:r>
            </w:del>
          </w:p>
        </w:tc>
        <w:tc>
          <w:tcPr>
            <w:tcW w:w="1914" w:type="dxa"/>
          </w:tcPr>
          <w:p w14:paraId="4116C3F8" w14:textId="77777777" w:rsidR="00E754C3" w:rsidRPr="007967CB" w:rsidDel="00880EE3" w:rsidRDefault="00E754C3" w:rsidP="0032675C">
            <w:pPr>
              <w:tabs>
                <w:tab w:val="right" w:pos="224"/>
              </w:tabs>
              <w:rPr>
                <w:del w:id="3667" w:author="Islam Nady" w:date="2024-06-09T18:26:00Z"/>
                <w:color w:val="FFFFFF"/>
              </w:rPr>
            </w:pPr>
            <w:del w:id="3668" w:author="Islam Nady" w:date="2024-06-09T18:26:00Z">
              <w:r w:rsidDel="00880EE3">
                <w:rPr>
                  <w:color w:val="FFFFFF"/>
                </w:rPr>
                <w:delText>target</w:delText>
              </w:r>
            </w:del>
          </w:p>
        </w:tc>
        <w:tc>
          <w:tcPr>
            <w:tcW w:w="991" w:type="dxa"/>
          </w:tcPr>
          <w:p w14:paraId="2168D0EF" w14:textId="77777777" w:rsidR="00E754C3" w:rsidDel="00880EE3" w:rsidRDefault="00E754C3" w:rsidP="0032675C">
            <w:pPr>
              <w:tabs>
                <w:tab w:val="right" w:pos="224"/>
              </w:tabs>
              <w:rPr>
                <w:del w:id="3669" w:author="Islam Nady" w:date="2024-06-09T18:26:00Z"/>
                <w:color w:val="FFFFFF"/>
              </w:rPr>
            </w:pPr>
            <w:del w:id="3670" w:author="Islam Nady" w:date="2024-06-09T18:26:00Z">
              <w:r w:rsidDel="00880EE3">
                <w:rPr>
                  <w:color w:val="FFFFFF"/>
                </w:rPr>
                <w:delText>Run</w:delText>
              </w:r>
            </w:del>
          </w:p>
        </w:tc>
        <w:tc>
          <w:tcPr>
            <w:tcW w:w="1418" w:type="dxa"/>
          </w:tcPr>
          <w:p w14:paraId="4D2415B9" w14:textId="77777777" w:rsidR="00E754C3" w:rsidDel="00880EE3" w:rsidRDefault="00E754C3" w:rsidP="0032675C">
            <w:pPr>
              <w:tabs>
                <w:tab w:val="right" w:pos="224"/>
              </w:tabs>
              <w:rPr>
                <w:del w:id="3671" w:author="Islam Nady" w:date="2024-06-09T18:26:00Z"/>
                <w:color w:val="FFFFFF"/>
              </w:rPr>
            </w:pPr>
            <w:del w:id="3672" w:author="Islam Nady" w:date="2024-06-09T18:26:00Z">
              <w:r w:rsidDel="00880EE3">
                <w:rPr>
                  <w:color w:val="FFFFFF"/>
                </w:rPr>
                <w:delText>Traffic size (KB/MB/GB)</w:delText>
              </w:r>
            </w:del>
          </w:p>
        </w:tc>
        <w:tc>
          <w:tcPr>
            <w:tcW w:w="1276" w:type="dxa"/>
          </w:tcPr>
          <w:p w14:paraId="7C623D2F" w14:textId="77777777" w:rsidR="00E754C3" w:rsidDel="00880EE3" w:rsidRDefault="00E754C3" w:rsidP="0032675C">
            <w:pPr>
              <w:tabs>
                <w:tab w:val="right" w:pos="224"/>
              </w:tabs>
              <w:rPr>
                <w:del w:id="3673" w:author="Islam Nady" w:date="2024-06-09T18:26:00Z"/>
                <w:color w:val="FFFFFF"/>
              </w:rPr>
            </w:pPr>
            <w:del w:id="3674" w:author="Islam Nady" w:date="2024-06-09T18:26:00Z">
              <w:r w:rsidDel="00880EE3">
                <w:rPr>
                  <w:color w:val="FFFFFF"/>
                </w:rPr>
                <w:delText>Schedule Time</w:delText>
              </w:r>
            </w:del>
          </w:p>
        </w:tc>
        <w:tc>
          <w:tcPr>
            <w:tcW w:w="851" w:type="dxa"/>
          </w:tcPr>
          <w:p w14:paraId="5FD23240" w14:textId="77777777" w:rsidR="00E754C3" w:rsidDel="00880EE3" w:rsidRDefault="00E754C3" w:rsidP="0032675C">
            <w:pPr>
              <w:tabs>
                <w:tab w:val="right" w:pos="224"/>
              </w:tabs>
              <w:rPr>
                <w:del w:id="3675" w:author="Islam Nady" w:date="2024-06-09T18:26:00Z"/>
                <w:color w:val="FFFFFF"/>
              </w:rPr>
            </w:pPr>
            <w:del w:id="3676" w:author="Islam Nady" w:date="2024-06-09T18:26:00Z">
              <w:r w:rsidDel="00880EE3">
                <w:rPr>
                  <w:color w:val="FFFFFF"/>
                </w:rPr>
                <w:delText>QoS</w:delText>
              </w:r>
            </w:del>
          </w:p>
        </w:tc>
        <w:tc>
          <w:tcPr>
            <w:tcW w:w="2126" w:type="dxa"/>
          </w:tcPr>
          <w:p w14:paraId="1DDEBCF6" w14:textId="77777777" w:rsidR="00E754C3" w:rsidDel="00880EE3" w:rsidRDefault="00E754C3" w:rsidP="0032675C">
            <w:pPr>
              <w:tabs>
                <w:tab w:val="right" w:pos="224"/>
              </w:tabs>
              <w:rPr>
                <w:del w:id="3677" w:author="Islam Nady" w:date="2024-06-09T18:26:00Z"/>
                <w:color w:val="FFFFFF"/>
              </w:rPr>
            </w:pPr>
            <w:del w:id="3678" w:author="Islam Nady" w:date="2024-06-09T18:26:00Z">
              <w:r w:rsidDel="00880EE3">
                <w:rPr>
                  <w:color w:val="FFFFFF"/>
                </w:rPr>
                <w:delText>Comments</w:delText>
              </w:r>
            </w:del>
          </w:p>
        </w:tc>
      </w:tr>
      <w:tr w:rsidR="00E754C3" w:rsidDel="00880EE3" w14:paraId="5A37BDCA" w14:textId="77777777" w:rsidTr="00E754C3">
        <w:trPr>
          <w:trHeight w:val="251"/>
          <w:del w:id="3679" w:author="Islam Nady" w:date="2024-06-09T18:26:00Z"/>
        </w:trPr>
        <w:tc>
          <w:tcPr>
            <w:tcW w:w="1914" w:type="dxa"/>
            <w:vAlign w:val="top"/>
          </w:tcPr>
          <w:p w14:paraId="7F984382" w14:textId="77777777" w:rsidR="00E754C3" w:rsidRPr="00EB1F74" w:rsidDel="00880EE3" w:rsidRDefault="00E754C3" w:rsidP="00DD65F5">
            <w:pPr>
              <w:pStyle w:val="TableBodyText"/>
              <w:rPr>
                <w:del w:id="3680" w:author="Islam Nady" w:date="2024-06-09T18:26:00Z"/>
                <w:lang w:val="en-GB"/>
              </w:rPr>
            </w:pPr>
          </w:p>
        </w:tc>
        <w:tc>
          <w:tcPr>
            <w:tcW w:w="1914" w:type="dxa"/>
          </w:tcPr>
          <w:p w14:paraId="0F62D6B4" w14:textId="77777777" w:rsidR="00E754C3" w:rsidDel="00880EE3" w:rsidRDefault="00E754C3" w:rsidP="00DD65F5">
            <w:pPr>
              <w:pStyle w:val="TableBodyText"/>
              <w:rPr>
                <w:del w:id="3681" w:author="Islam Nady" w:date="2024-06-09T18:26:00Z"/>
                <w:lang w:val="en-GB"/>
              </w:rPr>
            </w:pPr>
          </w:p>
        </w:tc>
        <w:tc>
          <w:tcPr>
            <w:tcW w:w="991" w:type="dxa"/>
          </w:tcPr>
          <w:p w14:paraId="5DD37042" w14:textId="77777777" w:rsidR="00E754C3" w:rsidDel="00880EE3" w:rsidRDefault="00E754C3" w:rsidP="00DD65F5">
            <w:pPr>
              <w:pStyle w:val="TableBodyText"/>
              <w:rPr>
                <w:del w:id="3682" w:author="Islam Nady" w:date="2024-06-09T18:26:00Z"/>
                <w:lang w:val="en-GB"/>
              </w:rPr>
            </w:pPr>
          </w:p>
        </w:tc>
        <w:tc>
          <w:tcPr>
            <w:tcW w:w="1418" w:type="dxa"/>
          </w:tcPr>
          <w:p w14:paraId="13868F03" w14:textId="77777777" w:rsidR="00E754C3" w:rsidDel="00880EE3" w:rsidRDefault="00E754C3" w:rsidP="00DD65F5">
            <w:pPr>
              <w:pStyle w:val="TableBodyText"/>
              <w:rPr>
                <w:del w:id="3683" w:author="Islam Nady" w:date="2024-06-09T18:26:00Z"/>
                <w:lang w:val="en-GB"/>
              </w:rPr>
            </w:pPr>
          </w:p>
        </w:tc>
        <w:tc>
          <w:tcPr>
            <w:tcW w:w="1276" w:type="dxa"/>
          </w:tcPr>
          <w:p w14:paraId="2C29234F" w14:textId="77777777" w:rsidR="00E754C3" w:rsidDel="00880EE3" w:rsidRDefault="00E754C3" w:rsidP="00DD65F5">
            <w:pPr>
              <w:pStyle w:val="TableBodyText"/>
              <w:rPr>
                <w:del w:id="3684" w:author="Islam Nady" w:date="2024-06-09T18:26:00Z"/>
                <w:lang w:val="en-GB"/>
              </w:rPr>
            </w:pPr>
          </w:p>
        </w:tc>
        <w:tc>
          <w:tcPr>
            <w:tcW w:w="851" w:type="dxa"/>
          </w:tcPr>
          <w:p w14:paraId="413C5089" w14:textId="77777777" w:rsidR="00E754C3" w:rsidDel="00880EE3" w:rsidRDefault="00E754C3" w:rsidP="00DD65F5">
            <w:pPr>
              <w:pStyle w:val="TableBodyText"/>
              <w:rPr>
                <w:del w:id="3685" w:author="Islam Nady" w:date="2024-06-09T18:26:00Z"/>
                <w:lang w:val="en-GB"/>
              </w:rPr>
            </w:pPr>
          </w:p>
        </w:tc>
        <w:tc>
          <w:tcPr>
            <w:tcW w:w="2126" w:type="dxa"/>
          </w:tcPr>
          <w:p w14:paraId="41EA7282" w14:textId="77777777" w:rsidR="00E754C3" w:rsidDel="00880EE3" w:rsidRDefault="00E754C3" w:rsidP="00DD65F5">
            <w:pPr>
              <w:pStyle w:val="TableBodyText"/>
              <w:rPr>
                <w:del w:id="3686" w:author="Islam Nady" w:date="2024-06-09T18:26:00Z"/>
                <w:lang w:val="en-GB"/>
              </w:rPr>
            </w:pPr>
          </w:p>
        </w:tc>
      </w:tr>
      <w:tr w:rsidR="00E754C3" w:rsidRPr="00EB1F74" w:rsidDel="00880EE3" w14:paraId="120E038E" w14:textId="77777777" w:rsidTr="00E754C3">
        <w:trPr>
          <w:cnfStyle w:val="000000010000" w:firstRow="0" w:lastRow="0" w:firstColumn="0" w:lastColumn="0" w:oddVBand="0" w:evenVBand="0" w:oddHBand="0" w:evenHBand="1" w:firstRowFirstColumn="0" w:firstRowLastColumn="0" w:lastRowFirstColumn="0" w:lastRowLastColumn="0"/>
          <w:trHeight w:val="251"/>
          <w:del w:id="3687" w:author="Islam Nady" w:date="2024-06-09T18:26:00Z"/>
        </w:trPr>
        <w:tc>
          <w:tcPr>
            <w:tcW w:w="1914" w:type="dxa"/>
            <w:vAlign w:val="top"/>
          </w:tcPr>
          <w:p w14:paraId="2778E30C" w14:textId="77777777" w:rsidR="00E754C3" w:rsidRPr="00EB1F74" w:rsidDel="00880EE3" w:rsidRDefault="00E754C3" w:rsidP="00DD65F5">
            <w:pPr>
              <w:pStyle w:val="TableBodyText"/>
              <w:rPr>
                <w:del w:id="3688" w:author="Islam Nady" w:date="2024-06-09T18:26:00Z"/>
                <w:lang w:val="en-GB"/>
              </w:rPr>
            </w:pPr>
          </w:p>
        </w:tc>
        <w:tc>
          <w:tcPr>
            <w:tcW w:w="1914" w:type="dxa"/>
          </w:tcPr>
          <w:p w14:paraId="63AB1614" w14:textId="77777777" w:rsidR="00E754C3" w:rsidRPr="00EB1F74" w:rsidDel="00880EE3" w:rsidRDefault="00E754C3" w:rsidP="00DD65F5">
            <w:pPr>
              <w:pStyle w:val="TableBodyText"/>
              <w:rPr>
                <w:del w:id="3689" w:author="Islam Nady" w:date="2024-06-09T18:26:00Z"/>
                <w:lang w:val="en-GB"/>
              </w:rPr>
            </w:pPr>
          </w:p>
        </w:tc>
        <w:tc>
          <w:tcPr>
            <w:tcW w:w="991" w:type="dxa"/>
          </w:tcPr>
          <w:p w14:paraId="357AEB7C" w14:textId="77777777" w:rsidR="00E754C3" w:rsidRPr="00EB1F74" w:rsidDel="00880EE3" w:rsidRDefault="00E754C3" w:rsidP="00DD65F5">
            <w:pPr>
              <w:pStyle w:val="TableBodyText"/>
              <w:rPr>
                <w:del w:id="3690" w:author="Islam Nady" w:date="2024-06-09T18:26:00Z"/>
                <w:lang w:val="en-GB"/>
              </w:rPr>
            </w:pPr>
          </w:p>
        </w:tc>
        <w:tc>
          <w:tcPr>
            <w:tcW w:w="1418" w:type="dxa"/>
          </w:tcPr>
          <w:p w14:paraId="47A8D54E" w14:textId="77777777" w:rsidR="00E754C3" w:rsidRPr="00EB1F74" w:rsidDel="00880EE3" w:rsidRDefault="00E754C3" w:rsidP="00DD65F5">
            <w:pPr>
              <w:pStyle w:val="TableBodyText"/>
              <w:rPr>
                <w:del w:id="3691" w:author="Islam Nady" w:date="2024-06-09T18:26:00Z"/>
                <w:lang w:val="en-GB"/>
              </w:rPr>
            </w:pPr>
          </w:p>
        </w:tc>
        <w:tc>
          <w:tcPr>
            <w:tcW w:w="1276" w:type="dxa"/>
          </w:tcPr>
          <w:p w14:paraId="330BE256" w14:textId="77777777" w:rsidR="00E754C3" w:rsidRPr="00EB1F74" w:rsidDel="00880EE3" w:rsidRDefault="00E754C3" w:rsidP="00DD65F5">
            <w:pPr>
              <w:pStyle w:val="TableBodyText"/>
              <w:rPr>
                <w:del w:id="3692" w:author="Islam Nady" w:date="2024-06-09T18:26:00Z"/>
                <w:lang w:val="en-GB"/>
              </w:rPr>
            </w:pPr>
          </w:p>
        </w:tc>
        <w:tc>
          <w:tcPr>
            <w:tcW w:w="851" w:type="dxa"/>
          </w:tcPr>
          <w:p w14:paraId="69F6BE47" w14:textId="77777777" w:rsidR="00E754C3" w:rsidRPr="00EB1F74" w:rsidDel="00880EE3" w:rsidRDefault="00E754C3" w:rsidP="00DD65F5">
            <w:pPr>
              <w:pStyle w:val="TableBodyText"/>
              <w:rPr>
                <w:del w:id="3693" w:author="Islam Nady" w:date="2024-06-09T18:26:00Z"/>
                <w:lang w:val="en-GB"/>
              </w:rPr>
            </w:pPr>
          </w:p>
        </w:tc>
        <w:tc>
          <w:tcPr>
            <w:tcW w:w="2126" w:type="dxa"/>
          </w:tcPr>
          <w:p w14:paraId="39EE9D1C" w14:textId="77777777" w:rsidR="00E754C3" w:rsidRPr="00EB1F74" w:rsidDel="00880EE3" w:rsidRDefault="00E754C3" w:rsidP="00DD65F5">
            <w:pPr>
              <w:pStyle w:val="TableBodyText"/>
              <w:rPr>
                <w:del w:id="3694" w:author="Islam Nady" w:date="2024-06-09T18:26:00Z"/>
                <w:lang w:val="en-GB"/>
              </w:rPr>
            </w:pPr>
          </w:p>
        </w:tc>
      </w:tr>
      <w:tr w:rsidR="00E754C3" w:rsidRPr="00EB1F74" w:rsidDel="00880EE3" w14:paraId="291E5C6B" w14:textId="77777777" w:rsidTr="00E754C3">
        <w:trPr>
          <w:trHeight w:val="251"/>
          <w:del w:id="3695" w:author="Islam Nady" w:date="2024-06-09T18:26:00Z"/>
        </w:trPr>
        <w:tc>
          <w:tcPr>
            <w:tcW w:w="1914" w:type="dxa"/>
            <w:vAlign w:val="top"/>
          </w:tcPr>
          <w:p w14:paraId="3EAB23E5" w14:textId="77777777" w:rsidR="00E754C3" w:rsidRPr="00EB1F74" w:rsidDel="00880EE3" w:rsidRDefault="00E754C3" w:rsidP="00DD65F5">
            <w:pPr>
              <w:pStyle w:val="TableBodyText"/>
              <w:rPr>
                <w:del w:id="3696" w:author="Islam Nady" w:date="2024-06-09T18:26:00Z"/>
                <w:lang w:val="en-GB"/>
              </w:rPr>
            </w:pPr>
          </w:p>
        </w:tc>
        <w:tc>
          <w:tcPr>
            <w:tcW w:w="1914" w:type="dxa"/>
          </w:tcPr>
          <w:p w14:paraId="468CE2B4" w14:textId="77777777" w:rsidR="00E754C3" w:rsidRPr="00EB1F74" w:rsidDel="00880EE3" w:rsidRDefault="00E754C3" w:rsidP="00DD65F5">
            <w:pPr>
              <w:pStyle w:val="TableBodyText"/>
              <w:rPr>
                <w:del w:id="3697" w:author="Islam Nady" w:date="2024-06-09T18:26:00Z"/>
                <w:lang w:val="en-GB"/>
              </w:rPr>
            </w:pPr>
          </w:p>
        </w:tc>
        <w:tc>
          <w:tcPr>
            <w:tcW w:w="991" w:type="dxa"/>
          </w:tcPr>
          <w:p w14:paraId="25E1FD6B" w14:textId="77777777" w:rsidR="00E754C3" w:rsidRPr="00EB1F74" w:rsidDel="00880EE3" w:rsidRDefault="00E754C3" w:rsidP="00DD65F5">
            <w:pPr>
              <w:pStyle w:val="TableBodyText"/>
              <w:rPr>
                <w:del w:id="3698" w:author="Islam Nady" w:date="2024-06-09T18:26:00Z"/>
                <w:lang w:val="en-GB"/>
              </w:rPr>
            </w:pPr>
          </w:p>
        </w:tc>
        <w:tc>
          <w:tcPr>
            <w:tcW w:w="1418" w:type="dxa"/>
          </w:tcPr>
          <w:p w14:paraId="69C3A62B" w14:textId="77777777" w:rsidR="00E754C3" w:rsidRPr="00EB1F74" w:rsidDel="00880EE3" w:rsidRDefault="00E754C3" w:rsidP="00DD65F5">
            <w:pPr>
              <w:pStyle w:val="TableBodyText"/>
              <w:rPr>
                <w:del w:id="3699" w:author="Islam Nady" w:date="2024-06-09T18:26:00Z"/>
                <w:lang w:val="en-GB"/>
              </w:rPr>
            </w:pPr>
          </w:p>
        </w:tc>
        <w:tc>
          <w:tcPr>
            <w:tcW w:w="1276" w:type="dxa"/>
          </w:tcPr>
          <w:p w14:paraId="11CAB796" w14:textId="77777777" w:rsidR="00E754C3" w:rsidRPr="00EB1F74" w:rsidDel="00880EE3" w:rsidRDefault="00E754C3" w:rsidP="00DD65F5">
            <w:pPr>
              <w:pStyle w:val="TableBodyText"/>
              <w:rPr>
                <w:del w:id="3700" w:author="Islam Nady" w:date="2024-06-09T18:26:00Z"/>
                <w:lang w:val="en-GB"/>
              </w:rPr>
            </w:pPr>
          </w:p>
        </w:tc>
        <w:tc>
          <w:tcPr>
            <w:tcW w:w="851" w:type="dxa"/>
          </w:tcPr>
          <w:p w14:paraId="28F1A18D" w14:textId="77777777" w:rsidR="00E754C3" w:rsidRPr="00EB1F74" w:rsidDel="00880EE3" w:rsidRDefault="00E754C3" w:rsidP="00DD65F5">
            <w:pPr>
              <w:pStyle w:val="TableBodyText"/>
              <w:rPr>
                <w:del w:id="3701" w:author="Islam Nady" w:date="2024-06-09T18:26:00Z"/>
                <w:lang w:val="en-GB"/>
              </w:rPr>
            </w:pPr>
          </w:p>
        </w:tc>
        <w:tc>
          <w:tcPr>
            <w:tcW w:w="2126" w:type="dxa"/>
          </w:tcPr>
          <w:p w14:paraId="58CF7091" w14:textId="77777777" w:rsidR="00E754C3" w:rsidRPr="00EB1F74" w:rsidDel="00880EE3" w:rsidRDefault="00E754C3" w:rsidP="00DD65F5">
            <w:pPr>
              <w:pStyle w:val="TableBodyText"/>
              <w:rPr>
                <w:del w:id="3702" w:author="Islam Nady" w:date="2024-06-09T18:26:00Z"/>
                <w:lang w:val="en-GB"/>
              </w:rPr>
            </w:pPr>
          </w:p>
        </w:tc>
      </w:tr>
      <w:tr w:rsidR="00E754C3" w:rsidRPr="00EB1F74" w:rsidDel="00880EE3" w14:paraId="7D899505" w14:textId="77777777" w:rsidTr="00E754C3">
        <w:trPr>
          <w:cnfStyle w:val="000000010000" w:firstRow="0" w:lastRow="0" w:firstColumn="0" w:lastColumn="0" w:oddVBand="0" w:evenVBand="0" w:oddHBand="0" w:evenHBand="1" w:firstRowFirstColumn="0" w:firstRowLastColumn="0" w:lastRowFirstColumn="0" w:lastRowLastColumn="0"/>
          <w:trHeight w:val="251"/>
          <w:del w:id="3703" w:author="Islam Nady" w:date="2024-06-09T18:26:00Z"/>
        </w:trPr>
        <w:tc>
          <w:tcPr>
            <w:tcW w:w="1914" w:type="dxa"/>
            <w:vAlign w:val="top"/>
          </w:tcPr>
          <w:p w14:paraId="0CCC4460" w14:textId="77777777" w:rsidR="00E754C3" w:rsidRPr="00EB1F74" w:rsidDel="00880EE3" w:rsidRDefault="00E754C3" w:rsidP="00DD65F5">
            <w:pPr>
              <w:pStyle w:val="TableBodyText"/>
              <w:rPr>
                <w:del w:id="3704" w:author="Islam Nady" w:date="2024-06-09T18:26:00Z"/>
                <w:lang w:val="en-GB"/>
              </w:rPr>
            </w:pPr>
          </w:p>
        </w:tc>
        <w:tc>
          <w:tcPr>
            <w:tcW w:w="1914" w:type="dxa"/>
          </w:tcPr>
          <w:p w14:paraId="1367BFA4" w14:textId="77777777" w:rsidR="00E754C3" w:rsidRPr="00EB1F74" w:rsidDel="00880EE3" w:rsidRDefault="00E754C3" w:rsidP="00DD65F5">
            <w:pPr>
              <w:pStyle w:val="TableBodyText"/>
              <w:rPr>
                <w:del w:id="3705" w:author="Islam Nady" w:date="2024-06-09T18:26:00Z"/>
                <w:lang w:val="en-GB"/>
              </w:rPr>
            </w:pPr>
          </w:p>
        </w:tc>
        <w:tc>
          <w:tcPr>
            <w:tcW w:w="991" w:type="dxa"/>
          </w:tcPr>
          <w:p w14:paraId="0E2FA2DD" w14:textId="77777777" w:rsidR="00E754C3" w:rsidRPr="00EB1F74" w:rsidDel="00880EE3" w:rsidRDefault="00E754C3" w:rsidP="00DD65F5">
            <w:pPr>
              <w:pStyle w:val="TableBodyText"/>
              <w:rPr>
                <w:del w:id="3706" w:author="Islam Nady" w:date="2024-06-09T18:26:00Z"/>
                <w:lang w:val="en-GB"/>
              </w:rPr>
            </w:pPr>
          </w:p>
        </w:tc>
        <w:tc>
          <w:tcPr>
            <w:tcW w:w="1418" w:type="dxa"/>
          </w:tcPr>
          <w:p w14:paraId="5487B92C" w14:textId="77777777" w:rsidR="00E754C3" w:rsidRPr="00EB1F74" w:rsidDel="00880EE3" w:rsidRDefault="00E754C3" w:rsidP="00DD65F5">
            <w:pPr>
              <w:pStyle w:val="TableBodyText"/>
              <w:rPr>
                <w:del w:id="3707" w:author="Islam Nady" w:date="2024-06-09T18:26:00Z"/>
                <w:lang w:val="en-GB"/>
              </w:rPr>
            </w:pPr>
          </w:p>
        </w:tc>
        <w:tc>
          <w:tcPr>
            <w:tcW w:w="1276" w:type="dxa"/>
          </w:tcPr>
          <w:p w14:paraId="75D7B25C" w14:textId="77777777" w:rsidR="00E754C3" w:rsidRPr="00EB1F74" w:rsidDel="00880EE3" w:rsidRDefault="00E754C3" w:rsidP="00DD65F5">
            <w:pPr>
              <w:pStyle w:val="TableBodyText"/>
              <w:rPr>
                <w:del w:id="3708" w:author="Islam Nady" w:date="2024-06-09T18:26:00Z"/>
                <w:lang w:val="en-GB"/>
              </w:rPr>
            </w:pPr>
          </w:p>
        </w:tc>
        <w:tc>
          <w:tcPr>
            <w:tcW w:w="851" w:type="dxa"/>
          </w:tcPr>
          <w:p w14:paraId="6EE26A68" w14:textId="77777777" w:rsidR="00E754C3" w:rsidRPr="00EB1F74" w:rsidDel="00880EE3" w:rsidRDefault="00E754C3" w:rsidP="00DD65F5">
            <w:pPr>
              <w:pStyle w:val="TableBodyText"/>
              <w:rPr>
                <w:del w:id="3709" w:author="Islam Nady" w:date="2024-06-09T18:26:00Z"/>
                <w:lang w:val="en-GB"/>
              </w:rPr>
            </w:pPr>
          </w:p>
        </w:tc>
        <w:tc>
          <w:tcPr>
            <w:tcW w:w="2126" w:type="dxa"/>
          </w:tcPr>
          <w:p w14:paraId="7F1902B3" w14:textId="77777777" w:rsidR="00E754C3" w:rsidRPr="00EB1F74" w:rsidDel="00880EE3" w:rsidRDefault="00E754C3" w:rsidP="00DD65F5">
            <w:pPr>
              <w:pStyle w:val="TableBodyText"/>
              <w:rPr>
                <w:del w:id="3710" w:author="Islam Nady" w:date="2024-06-09T18:26:00Z"/>
                <w:lang w:val="en-GB"/>
              </w:rPr>
            </w:pPr>
          </w:p>
        </w:tc>
      </w:tr>
    </w:tbl>
    <w:p w14:paraId="2226D4BC" w14:textId="77777777" w:rsidR="001272B0" w:rsidRPr="00EB1F74" w:rsidDel="00880EE3" w:rsidRDefault="001272B0" w:rsidP="001272B0">
      <w:pPr>
        <w:pStyle w:val="ListParagraph"/>
        <w:numPr>
          <w:ilvl w:val="0"/>
          <w:numId w:val="15"/>
        </w:numPr>
        <w:rPr>
          <w:del w:id="3711" w:author="Islam Nady" w:date="2024-06-09T18:26:00Z"/>
          <w:rStyle w:val="-Normal"/>
          <w:rFonts w:ascii="Frutiger LT Arabic 45 Light" w:hAnsi="Frutiger LT Arabic 45 Light" w:cs="Frutiger LT Arabic 45 Light"/>
          <w:color w:val="000000" w:themeColor="text1"/>
        </w:rPr>
      </w:pPr>
      <w:del w:id="3712" w:author="Islam Nady" w:date="2024-06-09T18:26:00Z">
        <w:r w:rsidRPr="00EB1F74" w:rsidDel="00880EE3">
          <w:rPr>
            <w:rStyle w:val="-Normal"/>
            <w:rFonts w:ascii="Frutiger LT Arabic 45 Light" w:hAnsi="Frutiger LT Arabic 45 Light" w:cs="Frutiger LT Arabic 45 Light"/>
            <w:color w:val="000000" w:themeColor="text1"/>
          </w:rPr>
          <w:delText>Run could be (Online, Batch).</w:delText>
        </w:r>
      </w:del>
    </w:p>
    <w:p w14:paraId="46BBE3C6" w14:textId="77777777" w:rsidR="001272B0" w:rsidRPr="00EB1F74" w:rsidDel="00880EE3" w:rsidRDefault="001272B0" w:rsidP="001272B0">
      <w:pPr>
        <w:pStyle w:val="ListParagraph"/>
        <w:numPr>
          <w:ilvl w:val="0"/>
          <w:numId w:val="15"/>
        </w:numPr>
        <w:rPr>
          <w:del w:id="3713" w:author="Islam Nady" w:date="2024-06-09T18:26:00Z"/>
          <w:rStyle w:val="-Normal"/>
          <w:rFonts w:ascii="Frutiger LT Arabic 45 Light" w:hAnsi="Frutiger LT Arabic 45 Light" w:cs="Frutiger LT Arabic 45 Light"/>
          <w:color w:val="000000" w:themeColor="text1"/>
        </w:rPr>
      </w:pPr>
      <w:del w:id="3714" w:author="Islam Nady" w:date="2024-06-09T18:26:00Z">
        <w:r w:rsidRPr="00EB1F74" w:rsidDel="00880EE3">
          <w:rPr>
            <w:rStyle w:val="-Normal"/>
            <w:rFonts w:ascii="Frutiger LT Arabic 45 Light" w:hAnsi="Frutiger LT Arabic 45 Light" w:cs="Frutiger LT Arabic 45 Light"/>
            <w:color w:val="000000" w:themeColor="text1"/>
          </w:rPr>
          <w:delText>Traffic schedule time (e.g. online during business hours or 24/7, batch every day at 7 p.m.).</w:delText>
        </w:r>
      </w:del>
    </w:p>
    <w:p w14:paraId="311DF49A" w14:textId="77777777" w:rsidR="001272B0" w:rsidRPr="00EB1F74" w:rsidDel="00880EE3" w:rsidRDefault="001272B0" w:rsidP="001272B0">
      <w:pPr>
        <w:pStyle w:val="ListParagraph"/>
        <w:numPr>
          <w:ilvl w:val="0"/>
          <w:numId w:val="15"/>
        </w:numPr>
        <w:rPr>
          <w:del w:id="3715" w:author="Islam Nady" w:date="2024-06-09T18:26:00Z"/>
          <w:rStyle w:val="-Normal"/>
          <w:rFonts w:ascii="Frutiger LT Arabic 45 Light" w:hAnsi="Frutiger LT Arabic 45 Light" w:cs="Frutiger LT Arabic 45 Light"/>
          <w:color w:val="000000" w:themeColor="text1"/>
        </w:rPr>
      </w:pPr>
      <w:del w:id="3716" w:author="Islam Nady" w:date="2024-06-09T18:26:00Z">
        <w:r w:rsidRPr="00EB1F74" w:rsidDel="00880EE3">
          <w:rPr>
            <w:rStyle w:val="-Normal"/>
            <w:rFonts w:ascii="Frutiger LT Arabic 45 Light" w:hAnsi="Frutiger LT Arabic 45 Light" w:cs="Frutiger LT Arabic 45 Light"/>
            <w:color w:val="000000" w:themeColor="text1"/>
          </w:rPr>
          <w:delText>Repeat the table per environment.</w:delText>
        </w:r>
      </w:del>
    </w:p>
    <w:p w14:paraId="653D9155" w14:textId="77777777" w:rsidR="001272B0" w:rsidRPr="00EB1F74" w:rsidDel="00880EE3" w:rsidRDefault="001272B0" w:rsidP="001272B0">
      <w:pPr>
        <w:pStyle w:val="ListParagraph"/>
        <w:numPr>
          <w:ilvl w:val="0"/>
          <w:numId w:val="15"/>
        </w:numPr>
        <w:rPr>
          <w:del w:id="3717" w:author="Islam Nady" w:date="2024-06-09T18:26:00Z"/>
          <w:rStyle w:val="-Normal"/>
          <w:rFonts w:ascii="Frutiger LT Arabic 45 Light" w:hAnsi="Frutiger LT Arabic 45 Light" w:cs="Frutiger LT Arabic 45 Light"/>
          <w:color w:val="000000" w:themeColor="text1"/>
        </w:rPr>
      </w:pPr>
      <w:del w:id="3718" w:author="Islam Nady" w:date="2024-06-09T18:26:00Z">
        <w:r w:rsidRPr="00EB1F74" w:rsidDel="00880EE3">
          <w:rPr>
            <w:rStyle w:val="-Normal"/>
            <w:rFonts w:ascii="Frutiger LT Arabic 45 Light" w:hAnsi="Frutiger LT Arabic 45 Light" w:cs="Frutiger LT Arabic 45 Light"/>
            <w:color w:val="000000" w:themeColor="text1"/>
          </w:rPr>
          <w:delText>Sequential Number that is mentioned in the Diagram.</w:delText>
        </w:r>
      </w:del>
    </w:p>
    <w:p w14:paraId="05FD5E79" w14:textId="77777777" w:rsidR="001272B0" w:rsidRPr="00EB1F74" w:rsidDel="00880EE3" w:rsidRDefault="001272B0" w:rsidP="001272B0">
      <w:pPr>
        <w:pStyle w:val="ListParagraph"/>
        <w:numPr>
          <w:ilvl w:val="0"/>
          <w:numId w:val="15"/>
        </w:numPr>
        <w:rPr>
          <w:del w:id="3719" w:author="Islam Nady" w:date="2024-06-09T18:26:00Z"/>
          <w:rStyle w:val="-Normal"/>
          <w:rFonts w:ascii="Frutiger LT Arabic 45 Light" w:hAnsi="Frutiger LT Arabic 45 Light" w:cs="Frutiger LT Arabic 45 Light"/>
          <w:color w:val="000000" w:themeColor="text1"/>
        </w:rPr>
      </w:pPr>
      <w:del w:id="3720" w:author="Islam Nady" w:date="2024-06-09T18:26:00Z">
        <w:r w:rsidRPr="00EB1F74" w:rsidDel="00880EE3">
          <w:rPr>
            <w:rStyle w:val="-Normal"/>
            <w:rFonts w:ascii="Frutiger LT Arabic 45 Light" w:hAnsi="Frutiger LT Arabic 45 Light" w:cs="Frutiger LT Arabic 45 Light"/>
            <w:color w:val="000000" w:themeColor="text1"/>
          </w:rPr>
          <w:delText>Quality of Service (QoS) could be (Law, High, Normal).</w:delText>
        </w:r>
      </w:del>
    </w:p>
    <w:p w14:paraId="641DED58" w14:textId="77777777" w:rsidR="000B474F" w:rsidRPr="00367045" w:rsidDel="00880EE3" w:rsidRDefault="000B474F" w:rsidP="00CB3C97">
      <w:pPr>
        <w:pStyle w:val="-Heading2"/>
        <w:rPr>
          <w:del w:id="3721" w:author="Islam Nady" w:date="2024-06-09T18:26:00Z"/>
          <w:rFonts w:ascii="Frutiger LT Arabic 45 Light" w:eastAsia="Calibri" w:hAnsi="Frutiger LT Arabic 45 Light" w:cs="Frutiger LT Arabic 45 Light"/>
          <w:i/>
          <w:iCs/>
          <w:color w:val="8A7967"/>
        </w:rPr>
      </w:pPr>
      <w:bookmarkStart w:id="3722" w:name="_Toc133740265"/>
      <w:del w:id="3723" w:author="Islam Nady" w:date="2024-06-09T18:26:00Z">
        <w:r w:rsidRPr="00367045" w:rsidDel="00880EE3">
          <w:rPr>
            <w:rFonts w:ascii="Frutiger LT Arabic 45 Light" w:eastAsia="Calibri" w:hAnsi="Frutiger LT Arabic 45 Light" w:cs="Frutiger LT Arabic 45 Light"/>
            <w:i/>
            <w:iCs/>
            <w:color w:val="8A7967"/>
          </w:rPr>
          <w:delText>DNS Entry</w:delText>
        </w:r>
        <w:bookmarkEnd w:id="3406"/>
        <w:bookmarkEnd w:id="3407"/>
        <w:bookmarkEnd w:id="3722"/>
      </w:del>
    </w:p>
    <w:p w14:paraId="6B273B4F" w14:textId="77777777" w:rsidR="00CF2456" w:rsidRPr="00EB1F74" w:rsidDel="00880EE3" w:rsidRDefault="00CF2456" w:rsidP="00CB3C97">
      <w:pPr>
        <w:rPr>
          <w:del w:id="3724" w:author="Islam Nady" w:date="2024-06-09T18:26:00Z"/>
          <w:rStyle w:val="-Normal"/>
          <w:rFonts w:ascii="Frutiger LT Arabic 45 Light" w:hAnsi="Frutiger LT Arabic 45 Light" w:cs="Frutiger LT Arabic 45 Light"/>
          <w:color w:val="000000" w:themeColor="text1"/>
        </w:rPr>
      </w:pPr>
      <w:del w:id="3725" w:author="Islam Nady" w:date="2024-06-09T18:26:00Z">
        <w:r w:rsidRPr="00EB1F74" w:rsidDel="00880EE3">
          <w:rPr>
            <w:rStyle w:val="-Normal"/>
            <w:rFonts w:ascii="Frutiger LT Arabic 45 Light" w:hAnsi="Frutiger LT Arabic 45 Light" w:cs="Frutiger LT Arabic 45 Light"/>
            <w:color w:val="000000" w:themeColor="text1"/>
          </w:rPr>
          <w:delText xml:space="preserve">No software use static IP will be installed. IP change can be done easily at any time. </w:delText>
        </w:r>
      </w:del>
    </w:p>
    <w:p w14:paraId="5B1B2695" w14:textId="77777777" w:rsidR="00CD56E5" w:rsidDel="00880EE3" w:rsidRDefault="00CF2456" w:rsidP="002521CE">
      <w:pPr>
        <w:rPr>
          <w:ins w:id="3726" w:author="MMAhmed@bankAlbilad.com" w:date="2023-04-30T09:35:00Z"/>
          <w:del w:id="3727" w:author="Islam Nady" w:date="2024-06-09T18:26:00Z"/>
          <w:rStyle w:val="-Normal"/>
          <w:rFonts w:ascii="Frutiger LT Arabic 45 Light" w:hAnsi="Frutiger LT Arabic 45 Light" w:cs="Frutiger LT Arabic 45 Light"/>
          <w:color w:val="000000" w:themeColor="text1"/>
        </w:rPr>
      </w:pPr>
      <w:del w:id="3728" w:author="Islam Nady" w:date="2024-06-09T18:26:00Z">
        <w:r w:rsidRPr="00CD56E5" w:rsidDel="00880EE3">
          <w:rPr>
            <w:rStyle w:val="-Normal"/>
            <w:rFonts w:ascii="Frutiger LT Arabic 45 Light" w:hAnsi="Frutiger LT Arabic 45 Light" w:cs="Frutiger LT Arabic 45 Light"/>
            <w:color w:val="000000" w:themeColor="text1"/>
            <w:highlight w:val="yellow"/>
          </w:rPr>
          <w:delText>&lt;The above statement is confirming that during installation a hostname can be used instead of IP address. This should not be erased unless it is not true.&gt;</w:delText>
        </w:r>
      </w:del>
    </w:p>
    <w:tbl>
      <w:tblPr>
        <w:tblStyle w:val="BABTable2"/>
        <w:tblW w:w="0" w:type="auto"/>
        <w:tblLook w:val="04A0" w:firstRow="1" w:lastRow="0" w:firstColumn="1" w:lastColumn="0" w:noHBand="0" w:noVBand="1"/>
        <w:tblPrChange w:id="3729" w:author="MMAhmed@bankAlbilad.com" w:date="2023-04-30T10:05:00Z">
          <w:tblPr>
            <w:tblStyle w:val="TableGrid"/>
            <w:tblW w:w="0" w:type="auto"/>
            <w:tblLook w:val="04A0" w:firstRow="1" w:lastRow="0" w:firstColumn="1" w:lastColumn="0" w:noHBand="0" w:noVBand="1"/>
          </w:tblPr>
        </w:tblPrChange>
      </w:tblPr>
      <w:tblGrid>
        <w:gridCol w:w="1777"/>
        <w:gridCol w:w="990"/>
        <w:gridCol w:w="3279"/>
        <w:gridCol w:w="4411"/>
        <w:tblGridChange w:id="3730">
          <w:tblGrid>
            <w:gridCol w:w="1777"/>
            <w:gridCol w:w="837"/>
            <w:gridCol w:w="153"/>
            <w:gridCol w:w="2461"/>
            <w:gridCol w:w="818"/>
            <w:gridCol w:w="1796"/>
            <w:gridCol w:w="2615"/>
          </w:tblGrid>
        </w:tblGridChange>
      </w:tblGrid>
      <w:tr w:rsidR="00DD65F5" w:rsidDel="00880EE3" w14:paraId="369AE856" w14:textId="77777777" w:rsidTr="00AA4C8E">
        <w:trPr>
          <w:cnfStyle w:val="100000000000" w:firstRow="1" w:lastRow="0" w:firstColumn="0" w:lastColumn="0" w:oddVBand="0" w:evenVBand="0" w:oddHBand="0" w:evenHBand="0" w:firstRowFirstColumn="0" w:firstRowLastColumn="0" w:lastRowFirstColumn="0" w:lastRowLastColumn="0"/>
          <w:ins w:id="3731" w:author="MMAhmed@bankAlbilad.com" w:date="2023-04-30T09:35:00Z"/>
          <w:del w:id="3732" w:author="Islam Nady" w:date="2024-06-09T18:26:00Z"/>
        </w:trPr>
        <w:tc>
          <w:tcPr>
            <w:tcW w:w="1552" w:type="dxa"/>
            <w:tcPrChange w:id="3733" w:author="MMAhmed@bankAlbilad.com" w:date="2023-04-30T10:05:00Z">
              <w:tcPr>
                <w:tcW w:w="2614" w:type="dxa"/>
                <w:gridSpan w:val="2"/>
              </w:tcPr>
            </w:tcPrChange>
          </w:tcPr>
          <w:p w14:paraId="3BA3F6B9" w14:textId="77777777" w:rsidR="00DD65F5" w:rsidDel="00880EE3" w:rsidRDefault="00DD65F5" w:rsidP="00DD65F5">
            <w:pPr>
              <w:cnfStyle w:val="100000000000" w:firstRow="1" w:lastRow="0" w:firstColumn="0" w:lastColumn="0" w:oddVBand="0" w:evenVBand="0" w:oddHBand="0" w:evenHBand="0" w:firstRowFirstColumn="0" w:firstRowLastColumn="0" w:lastRowFirstColumn="0" w:lastRowLastColumn="0"/>
              <w:rPr>
                <w:ins w:id="3734" w:author="MMAhmed@bankAlbilad.com" w:date="2023-04-30T09:35:00Z"/>
                <w:del w:id="3735" w:author="Islam Nady" w:date="2024-06-09T18:26:00Z"/>
                <w:rStyle w:val="-Normal"/>
                <w:rFonts w:ascii="Frutiger LT Arabic 45 Light" w:hAnsi="Frutiger LT Arabic 45 Light" w:cs="Frutiger LT Arabic 45 Light"/>
                <w:color w:val="000000" w:themeColor="text1"/>
              </w:rPr>
            </w:pPr>
            <w:ins w:id="3736" w:author="MMAhmed@bankAlbilad.com" w:date="2023-04-30T09:35:00Z">
              <w:del w:id="3737" w:author="Islam Nady" w:date="2024-06-09T18:26:00Z">
                <w:r w:rsidRPr="002521CE" w:rsidDel="00880EE3">
                  <w:rPr>
                    <w:color w:val="FFFFFF"/>
                  </w:rPr>
                  <w:delText>Classification</w:delText>
                </w:r>
              </w:del>
            </w:ins>
          </w:p>
        </w:tc>
        <w:tc>
          <w:tcPr>
            <w:tcW w:w="951" w:type="dxa"/>
            <w:tcPrChange w:id="3738" w:author="MMAhmed@bankAlbilad.com" w:date="2023-04-30T10:05:00Z">
              <w:tcPr>
                <w:tcW w:w="2614" w:type="dxa"/>
                <w:gridSpan w:val="2"/>
              </w:tcPr>
            </w:tcPrChange>
          </w:tcPr>
          <w:p w14:paraId="1C3CF3D2" w14:textId="77777777" w:rsidR="00DD65F5" w:rsidDel="00880EE3" w:rsidRDefault="00DD65F5" w:rsidP="00DD65F5">
            <w:pPr>
              <w:cnfStyle w:val="100000000000" w:firstRow="1" w:lastRow="0" w:firstColumn="0" w:lastColumn="0" w:oddVBand="0" w:evenVBand="0" w:oddHBand="0" w:evenHBand="0" w:firstRowFirstColumn="0" w:firstRowLastColumn="0" w:lastRowFirstColumn="0" w:lastRowLastColumn="0"/>
              <w:rPr>
                <w:ins w:id="3739" w:author="MMAhmed@bankAlbilad.com" w:date="2023-04-30T09:35:00Z"/>
                <w:del w:id="3740" w:author="Islam Nady" w:date="2024-06-09T18:26:00Z"/>
                <w:rStyle w:val="-Normal"/>
                <w:rFonts w:ascii="Frutiger LT Arabic 45 Light" w:hAnsi="Frutiger LT Arabic 45 Light" w:cs="Frutiger LT Arabic 45 Light"/>
                <w:color w:val="000000" w:themeColor="text1"/>
              </w:rPr>
            </w:pPr>
            <w:ins w:id="3741" w:author="MMAhmed@bankAlbilad.com" w:date="2023-04-30T09:35:00Z">
              <w:del w:id="3742" w:author="Islam Nady" w:date="2024-06-09T18:26:00Z">
                <w:r w:rsidDel="00880EE3">
                  <w:rPr>
                    <w:color w:val="FFFFFF"/>
                  </w:rPr>
                  <w:delText>FQDN*</w:delText>
                </w:r>
              </w:del>
            </w:ins>
          </w:p>
        </w:tc>
        <w:tc>
          <w:tcPr>
            <w:tcW w:w="3342" w:type="dxa"/>
            <w:tcPrChange w:id="3743" w:author="MMAhmed@bankAlbilad.com" w:date="2023-04-30T10:05:00Z">
              <w:tcPr>
                <w:tcW w:w="2614" w:type="dxa"/>
                <w:gridSpan w:val="2"/>
              </w:tcPr>
            </w:tcPrChange>
          </w:tcPr>
          <w:p w14:paraId="6962863E" w14:textId="77777777" w:rsidR="00DD65F5" w:rsidDel="00880EE3" w:rsidRDefault="00DD65F5" w:rsidP="00DD65F5">
            <w:pPr>
              <w:cnfStyle w:val="100000000000" w:firstRow="1" w:lastRow="0" w:firstColumn="0" w:lastColumn="0" w:oddVBand="0" w:evenVBand="0" w:oddHBand="0" w:evenHBand="0" w:firstRowFirstColumn="0" w:firstRowLastColumn="0" w:lastRowFirstColumn="0" w:lastRowLastColumn="0"/>
              <w:rPr>
                <w:ins w:id="3744" w:author="MMAhmed@bankAlbilad.com" w:date="2023-04-30T09:35:00Z"/>
                <w:del w:id="3745" w:author="Islam Nady" w:date="2024-06-09T18:26:00Z"/>
                <w:rStyle w:val="-Normal"/>
                <w:rFonts w:ascii="Frutiger LT Arabic 45 Light" w:hAnsi="Frutiger LT Arabic 45 Light" w:cs="Frutiger LT Arabic 45 Light"/>
                <w:color w:val="000000" w:themeColor="text1"/>
              </w:rPr>
            </w:pPr>
            <w:ins w:id="3746" w:author="MMAhmed@bankAlbilad.com" w:date="2023-04-30T09:35:00Z">
              <w:del w:id="3747" w:author="Islam Nady" w:date="2024-06-09T18:26:00Z">
                <w:r w:rsidDel="00880EE3">
                  <w:rPr>
                    <w:color w:val="FFFFFF"/>
                  </w:rPr>
                  <w:delText>IP Address</w:delText>
                </w:r>
              </w:del>
            </w:ins>
          </w:p>
        </w:tc>
        <w:tc>
          <w:tcPr>
            <w:tcW w:w="4500" w:type="dxa"/>
            <w:tcPrChange w:id="3748" w:author="MMAhmed@bankAlbilad.com" w:date="2023-04-30T10:05:00Z">
              <w:tcPr>
                <w:tcW w:w="2615" w:type="dxa"/>
              </w:tcPr>
            </w:tcPrChange>
          </w:tcPr>
          <w:p w14:paraId="03C4F941" w14:textId="77777777" w:rsidR="00DD65F5" w:rsidDel="00880EE3" w:rsidRDefault="00DD65F5" w:rsidP="00DD65F5">
            <w:pPr>
              <w:cnfStyle w:val="100000000000" w:firstRow="1" w:lastRow="0" w:firstColumn="0" w:lastColumn="0" w:oddVBand="0" w:evenVBand="0" w:oddHBand="0" w:evenHBand="0" w:firstRowFirstColumn="0" w:firstRowLastColumn="0" w:lastRowFirstColumn="0" w:lastRowLastColumn="0"/>
              <w:rPr>
                <w:ins w:id="3749" w:author="MMAhmed@bankAlbilad.com" w:date="2023-04-30T09:35:00Z"/>
                <w:del w:id="3750" w:author="Islam Nady" w:date="2024-06-09T18:26:00Z"/>
                <w:rStyle w:val="-Normal"/>
                <w:rFonts w:ascii="Frutiger LT Arabic 45 Light" w:hAnsi="Frutiger LT Arabic 45 Light" w:cs="Frutiger LT Arabic 45 Light"/>
                <w:color w:val="000000" w:themeColor="text1"/>
              </w:rPr>
            </w:pPr>
            <w:ins w:id="3751" w:author="MMAhmed@bankAlbilad.com" w:date="2023-04-30T09:35:00Z">
              <w:del w:id="3752" w:author="Islam Nady" w:date="2024-06-09T18:26:00Z">
                <w:r w:rsidDel="00880EE3">
                  <w:rPr>
                    <w:color w:val="FFFFFF"/>
                  </w:rPr>
                  <w:delText>Comments</w:delText>
                </w:r>
              </w:del>
            </w:ins>
          </w:p>
        </w:tc>
      </w:tr>
      <w:tr w:rsidR="00DD65F5" w:rsidDel="00880EE3" w14:paraId="50A01D61" w14:textId="77777777" w:rsidTr="00AA4C8E">
        <w:trPr>
          <w:ins w:id="3753" w:author="MMAhmed@bankAlbilad.com" w:date="2023-04-30T09:35:00Z"/>
          <w:del w:id="3754" w:author="Islam Nady" w:date="2024-06-09T18:26:00Z"/>
        </w:trPr>
        <w:tc>
          <w:tcPr>
            <w:tcW w:w="1552" w:type="dxa"/>
            <w:vAlign w:val="top"/>
            <w:tcPrChange w:id="3755" w:author="MMAhmed@bankAlbilad.com" w:date="2023-04-30T10:05:00Z">
              <w:tcPr>
                <w:tcW w:w="2614" w:type="dxa"/>
                <w:gridSpan w:val="2"/>
              </w:tcPr>
            </w:tcPrChange>
          </w:tcPr>
          <w:p w14:paraId="6FD00E25" w14:textId="77777777" w:rsidR="00DD65F5" w:rsidRPr="00DD65F5" w:rsidDel="00880EE3" w:rsidRDefault="00DD65F5" w:rsidP="00DD65F5">
            <w:pPr>
              <w:rPr>
                <w:ins w:id="3756" w:author="MMAhmed@bankAlbilad.com" w:date="2023-04-30T09:35:00Z"/>
                <w:del w:id="3757" w:author="Islam Nady" w:date="2024-06-09T18:26:00Z"/>
                <w:rStyle w:val="-Normal"/>
                <w:rFonts w:asciiTheme="minorHAnsi" w:hAnsiTheme="minorHAnsi" w:cstheme="minorHAnsi"/>
                <w:color w:val="000000" w:themeColor="text1"/>
                <w:rPrChange w:id="3758" w:author="MMAhmed@bankAlbilad.com" w:date="2023-04-30T09:35:00Z">
                  <w:rPr>
                    <w:ins w:id="3759" w:author="MMAhmed@bankAlbilad.com" w:date="2023-04-30T09:35:00Z"/>
                    <w:del w:id="3760" w:author="Islam Nady" w:date="2024-06-09T18:26:00Z"/>
                    <w:rStyle w:val="-Normal"/>
                    <w:rFonts w:ascii="Frutiger LT Arabic 45 Light" w:hAnsi="Frutiger LT Arabic 45 Light" w:cs="Frutiger LT Arabic 45 Light"/>
                    <w:b/>
                    <w:bCs/>
                    <w:color w:val="000000" w:themeColor="text1"/>
                  </w:rPr>
                </w:rPrChange>
              </w:rPr>
            </w:pPr>
            <w:ins w:id="3761" w:author="MMAhmed@bankAlbilad.com" w:date="2023-04-30T09:35:00Z">
              <w:del w:id="3762" w:author="Islam Nady" w:date="2024-06-09T18:26:00Z">
                <w:r w:rsidRPr="00DD65F5" w:rsidDel="00880EE3">
                  <w:rPr>
                    <w:rFonts w:asciiTheme="minorHAnsi" w:hAnsiTheme="minorHAnsi" w:cstheme="minorHAnsi"/>
                    <w:sz w:val="20"/>
                    <w:szCs w:val="20"/>
                    <w:lang w:val="en-GB"/>
                    <w:rPrChange w:id="3763" w:author="MMAhmed@bankAlbilad.com" w:date="2023-04-30T09:35:00Z">
                      <w:rPr>
                        <w:rFonts w:ascii="Tahoma" w:hAnsi="Tahoma" w:cs="Tahoma"/>
                        <w:sz w:val="20"/>
                        <w:szCs w:val="20"/>
                        <w:lang w:val="en-GB"/>
                      </w:rPr>
                    </w:rPrChange>
                  </w:rPr>
                  <w:delText>External DNS</w:delText>
                </w:r>
              </w:del>
            </w:ins>
          </w:p>
        </w:tc>
        <w:tc>
          <w:tcPr>
            <w:tcW w:w="951" w:type="dxa"/>
            <w:tcPrChange w:id="3764" w:author="MMAhmed@bankAlbilad.com" w:date="2023-04-30T10:05:00Z">
              <w:tcPr>
                <w:tcW w:w="2614" w:type="dxa"/>
                <w:gridSpan w:val="2"/>
              </w:tcPr>
            </w:tcPrChange>
          </w:tcPr>
          <w:p w14:paraId="1BBB98A8" w14:textId="77777777" w:rsidR="00DD65F5" w:rsidRPr="00DD65F5" w:rsidDel="00880EE3" w:rsidRDefault="00DD65F5" w:rsidP="00DD65F5">
            <w:pPr>
              <w:rPr>
                <w:ins w:id="3765" w:author="MMAhmed@bankAlbilad.com" w:date="2023-04-30T09:35:00Z"/>
                <w:del w:id="3766" w:author="Islam Nady" w:date="2024-06-09T18:26:00Z"/>
                <w:rStyle w:val="-Normal"/>
                <w:rFonts w:asciiTheme="minorHAnsi" w:hAnsiTheme="minorHAnsi" w:cstheme="minorHAnsi"/>
                <w:color w:val="000000" w:themeColor="text1"/>
                <w:rPrChange w:id="3767" w:author="MMAhmed@bankAlbilad.com" w:date="2023-04-30T09:35:00Z">
                  <w:rPr>
                    <w:ins w:id="3768" w:author="MMAhmed@bankAlbilad.com" w:date="2023-04-30T09:35:00Z"/>
                    <w:del w:id="3769" w:author="Islam Nady" w:date="2024-06-09T18:26:00Z"/>
                    <w:rStyle w:val="-Normal"/>
                    <w:rFonts w:ascii="Frutiger LT Arabic 45 Light" w:hAnsi="Frutiger LT Arabic 45 Light" w:cs="Frutiger LT Arabic 45 Light"/>
                    <w:color w:val="000000" w:themeColor="text1"/>
                  </w:rPr>
                </w:rPrChange>
              </w:rPr>
            </w:pPr>
          </w:p>
        </w:tc>
        <w:tc>
          <w:tcPr>
            <w:tcW w:w="3342" w:type="dxa"/>
            <w:tcPrChange w:id="3770" w:author="MMAhmed@bankAlbilad.com" w:date="2023-04-30T10:05:00Z">
              <w:tcPr>
                <w:tcW w:w="2614" w:type="dxa"/>
                <w:gridSpan w:val="2"/>
              </w:tcPr>
            </w:tcPrChange>
          </w:tcPr>
          <w:p w14:paraId="06DC1836" w14:textId="77777777" w:rsidR="00DD65F5" w:rsidRPr="00DD65F5" w:rsidDel="00880EE3" w:rsidRDefault="00DD65F5" w:rsidP="00DD65F5">
            <w:pPr>
              <w:rPr>
                <w:ins w:id="3771" w:author="MMAhmed@bankAlbilad.com" w:date="2023-04-30T09:35:00Z"/>
                <w:del w:id="3772" w:author="Islam Nady" w:date="2024-06-09T18:26:00Z"/>
                <w:rStyle w:val="-Normal"/>
                <w:rFonts w:asciiTheme="minorHAnsi" w:hAnsiTheme="minorHAnsi" w:cstheme="minorHAnsi"/>
                <w:color w:val="000000" w:themeColor="text1"/>
                <w:rPrChange w:id="3773" w:author="MMAhmed@bankAlbilad.com" w:date="2023-04-30T09:35:00Z">
                  <w:rPr>
                    <w:ins w:id="3774" w:author="MMAhmed@bankAlbilad.com" w:date="2023-04-30T09:35:00Z"/>
                    <w:del w:id="3775" w:author="Islam Nady" w:date="2024-06-09T18:26:00Z"/>
                    <w:rStyle w:val="-Normal"/>
                    <w:rFonts w:ascii="Frutiger LT Arabic 45 Light" w:hAnsi="Frutiger LT Arabic 45 Light" w:cs="Frutiger LT Arabic 45 Light"/>
                    <w:color w:val="000000" w:themeColor="text1"/>
                  </w:rPr>
                </w:rPrChange>
              </w:rPr>
            </w:pPr>
          </w:p>
        </w:tc>
        <w:tc>
          <w:tcPr>
            <w:tcW w:w="4500" w:type="dxa"/>
            <w:tcPrChange w:id="3776" w:author="MMAhmed@bankAlbilad.com" w:date="2023-04-30T10:05:00Z">
              <w:tcPr>
                <w:tcW w:w="2615" w:type="dxa"/>
              </w:tcPr>
            </w:tcPrChange>
          </w:tcPr>
          <w:p w14:paraId="4499856A" w14:textId="77777777" w:rsidR="00DD65F5" w:rsidRPr="00DD65F5" w:rsidDel="00880EE3" w:rsidRDefault="00DD65F5" w:rsidP="00DD65F5">
            <w:pPr>
              <w:rPr>
                <w:ins w:id="3777" w:author="MMAhmed@bankAlbilad.com" w:date="2023-04-30T09:35:00Z"/>
                <w:del w:id="3778" w:author="Islam Nady" w:date="2024-06-09T18:26:00Z"/>
                <w:rStyle w:val="-Normal"/>
                <w:rFonts w:asciiTheme="minorHAnsi" w:hAnsiTheme="minorHAnsi" w:cstheme="minorHAnsi"/>
                <w:color w:val="000000" w:themeColor="text1"/>
                <w:rPrChange w:id="3779" w:author="MMAhmed@bankAlbilad.com" w:date="2023-04-30T09:35:00Z">
                  <w:rPr>
                    <w:ins w:id="3780" w:author="MMAhmed@bankAlbilad.com" w:date="2023-04-30T09:35:00Z"/>
                    <w:del w:id="3781" w:author="Islam Nady" w:date="2024-06-09T18:26:00Z"/>
                    <w:rStyle w:val="-Normal"/>
                    <w:rFonts w:ascii="Frutiger LT Arabic 45 Light" w:hAnsi="Frutiger LT Arabic 45 Light" w:cs="Frutiger LT Arabic 45 Light"/>
                    <w:color w:val="000000" w:themeColor="text1"/>
                  </w:rPr>
                </w:rPrChange>
              </w:rPr>
            </w:pPr>
          </w:p>
        </w:tc>
      </w:tr>
      <w:tr w:rsidR="00DD65F5" w:rsidDel="00880EE3" w14:paraId="3C4F9A61" w14:textId="77777777" w:rsidTr="00AA4C8E">
        <w:trPr>
          <w:cnfStyle w:val="000000010000" w:firstRow="0" w:lastRow="0" w:firstColumn="0" w:lastColumn="0" w:oddVBand="0" w:evenVBand="0" w:oddHBand="0" w:evenHBand="1" w:firstRowFirstColumn="0" w:firstRowLastColumn="0" w:lastRowFirstColumn="0" w:lastRowLastColumn="0"/>
          <w:ins w:id="3782" w:author="MMAhmed@bankAlbilad.com" w:date="2023-04-30T09:35:00Z"/>
          <w:del w:id="3783" w:author="Islam Nady" w:date="2024-06-09T18:26:00Z"/>
        </w:trPr>
        <w:tc>
          <w:tcPr>
            <w:tcW w:w="1552" w:type="dxa"/>
            <w:vAlign w:val="top"/>
            <w:tcPrChange w:id="3784" w:author="MMAhmed@bankAlbilad.com" w:date="2023-04-30T10:05:00Z">
              <w:tcPr>
                <w:tcW w:w="2614" w:type="dxa"/>
                <w:gridSpan w:val="2"/>
              </w:tcPr>
            </w:tcPrChange>
          </w:tcPr>
          <w:p w14:paraId="29940554" w14:textId="77777777" w:rsidR="00DD65F5" w:rsidRPr="00DD65F5" w:rsidDel="00880EE3" w:rsidRDefault="00DD65F5" w:rsidP="00DD65F5">
            <w:pPr>
              <w:cnfStyle w:val="000000010000" w:firstRow="0" w:lastRow="0" w:firstColumn="0" w:lastColumn="0" w:oddVBand="0" w:evenVBand="0" w:oddHBand="0" w:evenHBand="1" w:firstRowFirstColumn="0" w:firstRowLastColumn="0" w:lastRowFirstColumn="0" w:lastRowLastColumn="0"/>
              <w:rPr>
                <w:ins w:id="3785" w:author="MMAhmed@bankAlbilad.com" w:date="2023-04-30T09:35:00Z"/>
                <w:del w:id="3786" w:author="Islam Nady" w:date="2024-06-09T18:26:00Z"/>
                <w:rStyle w:val="-Normal"/>
                <w:rFonts w:asciiTheme="minorHAnsi" w:hAnsiTheme="minorHAnsi" w:cstheme="minorHAnsi"/>
                <w:color w:val="000000" w:themeColor="text1"/>
                <w:rPrChange w:id="3787" w:author="MMAhmed@bankAlbilad.com" w:date="2023-04-30T09:35:00Z">
                  <w:rPr>
                    <w:ins w:id="3788" w:author="MMAhmed@bankAlbilad.com" w:date="2023-04-30T09:35:00Z"/>
                    <w:del w:id="3789" w:author="Islam Nady" w:date="2024-06-09T18:26:00Z"/>
                    <w:rStyle w:val="-Normal"/>
                    <w:rFonts w:ascii="Frutiger LT Arabic 45 Light" w:hAnsi="Frutiger LT Arabic 45 Light" w:cs="Frutiger LT Arabic 45 Light"/>
                    <w:color w:val="000000" w:themeColor="text1"/>
                  </w:rPr>
                </w:rPrChange>
              </w:rPr>
            </w:pPr>
            <w:ins w:id="3790" w:author="MMAhmed@bankAlbilad.com" w:date="2023-04-30T09:35:00Z">
              <w:del w:id="3791" w:author="Islam Nady" w:date="2024-06-09T18:26:00Z">
                <w:r w:rsidRPr="00DD65F5" w:rsidDel="00880EE3">
                  <w:rPr>
                    <w:rFonts w:asciiTheme="minorHAnsi" w:hAnsiTheme="minorHAnsi" w:cstheme="minorHAnsi"/>
                    <w:sz w:val="20"/>
                    <w:szCs w:val="20"/>
                    <w:lang w:val="en-GB"/>
                    <w:rPrChange w:id="3792" w:author="MMAhmed@bankAlbilad.com" w:date="2023-04-30T09:35:00Z">
                      <w:rPr>
                        <w:rFonts w:ascii="Tahoma" w:hAnsi="Tahoma" w:cs="Tahoma"/>
                        <w:sz w:val="20"/>
                        <w:szCs w:val="20"/>
                        <w:lang w:val="en-GB"/>
                      </w:rPr>
                    </w:rPrChange>
                  </w:rPr>
                  <w:delText>Internal DNS</w:delText>
                </w:r>
              </w:del>
            </w:ins>
          </w:p>
        </w:tc>
        <w:tc>
          <w:tcPr>
            <w:tcW w:w="951" w:type="dxa"/>
            <w:tcPrChange w:id="3793" w:author="MMAhmed@bankAlbilad.com" w:date="2023-04-30T10:05:00Z">
              <w:tcPr>
                <w:tcW w:w="2614" w:type="dxa"/>
                <w:gridSpan w:val="2"/>
              </w:tcPr>
            </w:tcPrChange>
          </w:tcPr>
          <w:p w14:paraId="2E9D415B" w14:textId="77777777" w:rsidR="00DD65F5" w:rsidRPr="00DD65F5" w:rsidDel="00880EE3" w:rsidRDefault="00DD65F5" w:rsidP="00DD65F5">
            <w:pPr>
              <w:cnfStyle w:val="000000010000" w:firstRow="0" w:lastRow="0" w:firstColumn="0" w:lastColumn="0" w:oddVBand="0" w:evenVBand="0" w:oddHBand="0" w:evenHBand="1" w:firstRowFirstColumn="0" w:firstRowLastColumn="0" w:lastRowFirstColumn="0" w:lastRowLastColumn="0"/>
              <w:rPr>
                <w:ins w:id="3794" w:author="MMAhmed@bankAlbilad.com" w:date="2023-04-30T09:35:00Z"/>
                <w:del w:id="3795" w:author="Islam Nady" w:date="2024-06-09T18:26:00Z"/>
                <w:rStyle w:val="-Normal"/>
                <w:rFonts w:asciiTheme="minorHAnsi" w:hAnsiTheme="minorHAnsi" w:cstheme="minorHAnsi"/>
                <w:color w:val="000000" w:themeColor="text1"/>
                <w:rPrChange w:id="3796" w:author="MMAhmed@bankAlbilad.com" w:date="2023-04-30T09:35:00Z">
                  <w:rPr>
                    <w:ins w:id="3797" w:author="MMAhmed@bankAlbilad.com" w:date="2023-04-30T09:35:00Z"/>
                    <w:del w:id="3798" w:author="Islam Nady" w:date="2024-06-09T18:26:00Z"/>
                    <w:rStyle w:val="-Normal"/>
                    <w:rFonts w:ascii="Frutiger LT Arabic 45 Light" w:hAnsi="Frutiger LT Arabic 45 Light" w:cs="Frutiger LT Arabic 45 Light"/>
                    <w:color w:val="000000" w:themeColor="text1"/>
                  </w:rPr>
                </w:rPrChange>
              </w:rPr>
            </w:pPr>
          </w:p>
        </w:tc>
        <w:tc>
          <w:tcPr>
            <w:tcW w:w="3342" w:type="dxa"/>
            <w:tcPrChange w:id="3799" w:author="MMAhmed@bankAlbilad.com" w:date="2023-04-30T10:05:00Z">
              <w:tcPr>
                <w:tcW w:w="2614" w:type="dxa"/>
                <w:gridSpan w:val="2"/>
              </w:tcPr>
            </w:tcPrChange>
          </w:tcPr>
          <w:p w14:paraId="61E111BB" w14:textId="77777777" w:rsidR="00DD65F5" w:rsidRPr="00DD65F5" w:rsidDel="00880EE3" w:rsidRDefault="00DD65F5" w:rsidP="00DD65F5">
            <w:pPr>
              <w:cnfStyle w:val="000000010000" w:firstRow="0" w:lastRow="0" w:firstColumn="0" w:lastColumn="0" w:oddVBand="0" w:evenVBand="0" w:oddHBand="0" w:evenHBand="1" w:firstRowFirstColumn="0" w:firstRowLastColumn="0" w:lastRowFirstColumn="0" w:lastRowLastColumn="0"/>
              <w:rPr>
                <w:ins w:id="3800" w:author="MMAhmed@bankAlbilad.com" w:date="2023-04-30T09:35:00Z"/>
                <w:del w:id="3801" w:author="Islam Nady" w:date="2024-06-09T18:26:00Z"/>
                <w:rStyle w:val="-Normal"/>
                <w:rFonts w:asciiTheme="minorHAnsi" w:hAnsiTheme="minorHAnsi" w:cstheme="minorHAnsi"/>
                <w:color w:val="000000" w:themeColor="text1"/>
                <w:rPrChange w:id="3802" w:author="MMAhmed@bankAlbilad.com" w:date="2023-04-30T09:35:00Z">
                  <w:rPr>
                    <w:ins w:id="3803" w:author="MMAhmed@bankAlbilad.com" w:date="2023-04-30T09:35:00Z"/>
                    <w:del w:id="3804" w:author="Islam Nady" w:date="2024-06-09T18:26:00Z"/>
                    <w:rStyle w:val="-Normal"/>
                    <w:rFonts w:ascii="Frutiger LT Arabic 45 Light" w:hAnsi="Frutiger LT Arabic 45 Light" w:cs="Frutiger LT Arabic 45 Light"/>
                    <w:color w:val="000000" w:themeColor="text1"/>
                  </w:rPr>
                </w:rPrChange>
              </w:rPr>
            </w:pPr>
          </w:p>
        </w:tc>
        <w:tc>
          <w:tcPr>
            <w:tcW w:w="4500" w:type="dxa"/>
            <w:tcPrChange w:id="3805" w:author="MMAhmed@bankAlbilad.com" w:date="2023-04-30T10:05:00Z">
              <w:tcPr>
                <w:tcW w:w="2615" w:type="dxa"/>
              </w:tcPr>
            </w:tcPrChange>
          </w:tcPr>
          <w:p w14:paraId="12720C53" w14:textId="77777777" w:rsidR="00DD65F5" w:rsidRPr="00DD65F5" w:rsidDel="00880EE3" w:rsidRDefault="00DD65F5" w:rsidP="00DD65F5">
            <w:pPr>
              <w:cnfStyle w:val="000000010000" w:firstRow="0" w:lastRow="0" w:firstColumn="0" w:lastColumn="0" w:oddVBand="0" w:evenVBand="0" w:oddHBand="0" w:evenHBand="1" w:firstRowFirstColumn="0" w:firstRowLastColumn="0" w:lastRowFirstColumn="0" w:lastRowLastColumn="0"/>
              <w:rPr>
                <w:ins w:id="3806" w:author="MMAhmed@bankAlbilad.com" w:date="2023-04-30T09:35:00Z"/>
                <w:del w:id="3807" w:author="Islam Nady" w:date="2024-06-09T18:26:00Z"/>
                <w:rStyle w:val="-Normal"/>
                <w:rFonts w:asciiTheme="minorHAnsi" w:hAnsiTheme="minorHAnsi" w:cstheme="minorHAnsi"/>
                <w:color w:val="000000" w:themeColor="text1"/>
                <w:rPrChange w:id="3808" w:author="MMAhmed@bankAlbilad.com" w:date="2023-04-30T09:35:00Z">
                  <w:rPr>
                    <w:ins w:id="3809" w:author="MMAhmed@bankAlbilad.com" w:date="2023-04-30T09:35:00Z"/>
                    <w:del w:id="3810" w:author="Islam Nady" w:date="2024-06-09T18:26:00Z"/>
                    <w:rStyle w:val="-Normal"/>
                    <w:rFonts w:ascii="Frutiger LT Arabic 45 Light" w:hAnsi="Frutiger LT Arabic 45 Light" w:cs="Frutiger LT Arabic 45 Light"/>
                    <w:color w:val="000000" w:themeColor="text1"/>
                  </w:rPr>
                </w:rPrChange>
              </w:rPr>
            </w:pPr>
          </w:p>
        </w:tc>
      </w:tr>
      <w:tr w:rsidR="00DD65F5" w:rsidDel="00880EE3" w14:paraId="2BB8A6A8" w14:textId="77777777" w:rsidTr="00AA4C8E">
        <w:trPr>
          <w:ins w:id="3811" w:author="MMAhmed@bankAlbilad.com" w:date="2023-04-30T09:35:00Z"/>
          <w:del w:id="3812" w:author="Islam Nady" w:date="2024-06-09T18:26:00Z"/>
        </w:trPr>
        <w:tc>
          <w:tcPr>
            <w:tcW w:w="1552" w:type="dxa"/>
            <w:tcPrChange w:id="3813" w:author="MMAhmed@bankAlbilad.com" w:date="2023-04-30T10:05:00Z">
              <w:tcPr>
                <w:tcW w:w="2614" w:type="dxa"/>
                <w:gridSpan w:val="2"/>
              </w:tcPr>
            </w:tcPrChange>
          </w:tcPr>
          <w:p w14:paraId="54E246FD" w14:textId="77777777" w:rsidR="00DD65F5" w:rsidDel="00880EE3" w:rsidRDefault="00DD65F5" w:rsidP="002521CE">
            <w:pPr>
              <w:rPr>
                <w:ins w:id="3814" w:author="MMAhmed@bankAlbilad.com" w:date="2023-04-30T09:35:00Z"/>
                <w:del w:id="3815" w:author="Islam Nady" w:date="2024-06-09T18:26:00Z"/>
                <w:rStyle w:val="-Normal"/>
                <w:rFonts w:ascii="Frutiger LT Arabic 45 Light" w:hAnsi="Frutiger LT Arabic 45 Light" w:cs="Frutiger LT Arabic 45 Light"/>
                <w:color w:val="000000" w:themeColor="text1"/>
              </w:rPr>
            </w:pPr>
          </w:p>
        </w:tc>
        <w:tc>
          <w:tcPr>
            <w:tcW w:w="951" w:type="dxa"/>
            <w:tcPrChange w:id="3816" w:author="MMAhmed@bankAlbilad.com" w:date="2023-04-30T10:05:00Z">
              <w:tcPr>
                <w:tcW w:w="2614" w:type="dxa"/>
                <w:gridSpan w:val="2"/>
              </w:tcPr>
            </w:tcPrChange>
          </w:tcPr>
          <w:p w14:paraId="07CA4A41" w14:textId="77777777" w:rsidR="00DD65F5" w:rsidDel="00880EE3" w:rsidRDefault="00DD65F5" w:rsidP="002521CE">
            <w:pPr>
              <w:rPr>
                <w:ins w:id="3817" w:author="MMAhmed@bankAlbilad.com" w:date="2023-04-30T09:35:00Z"/>
                <w:del w:id="3818" w:author="Islam Nady" w:date="2024-06-09T18:26:00Z"/>
                <w:rStyle w:val="-Normal"/>
                <w:rFonts w:ascii="Frutiger LT Arabic 45 Light" w:hAnsi="Frutiger LT Arabic 45 Light" w:cs="Frutiger LT Arabic 45 Light"/>
                <w:color w:val="000000" w:themeColor="text1"/>
              </w:rPr>
            </w:pPr>
          </w:p>
        </w:tc>
        <w:tc>
          <w:tcPr>
            <w:tcW w:w="3342" w:type="dxa"/>
            <w:tcPrChange w:id="3819" w:author="MMAhmed@bankAlbilad.com" w:date="2023-04-30T10:05:00Z">
              <w:tcPr>
                <w:tcW w:w="2614" w:type="dxa"/>
                <w:gridSpan w:val="2"/>
              </w:tcPr>
            </w:tcPrChange>
          </w:tcPr>
          <w:p w14:paraId="768F5A21" w14:textId="77777777" w:rsidR="00DD65F5" w:rsidDel="00880EE3" w:rsidRDefault="00DD65F5" w:rsidP="002521CE">
            <w:pPr>
              <w:rPr>
                <w:ins w:id="3820" w:author="MMAhmed@bankAlbilad.com" w:date="2023-04-30T09:35:00Z"/>
                <w:del w:id="3821" w:author="Islam Nady" w:date="2024-06-09T18:26:00Z"/>
                <w:rStyle w:val="-Normal"/>
                <w:rFonts w:ascii="Frutiger LT Arabic 45 Light" w:hAnsi="Frutiger LT Arabic 45 Light" w:cs="Frutiger LT Arabic 45 Light"/>
                <w:color w:val="000000" w:themeColor="text1"/>
              </w:rPr>
            </w:pPr>
          </w:p>
        </w:tc>
        <w:tc>
          <w:tcPr>
            <w:tcW w:w="4500" w:type="dxa"/>
            <w:tcPrChange w:id="3822" w:author="MMAhmed@bankAlbilad.com" w:date="2023-04-30T10:05:00Z">
              <w:tcPr>
                <w:tcW w:w="2615" w:type="dxa"/>
              </w:tcPr>
            </w:tcPrChange>
          </w:tcPr>
          <w:p w14:paraId="74819EDE" w14:textId="77777777" w:rsidR="00DD65F5" w:rsidDel="00880EE3" w:rsidRDefault="00DD65F5" w:rsidP="002521CE">
            <w:pPr>
              <w:rPr>
                <w:ins w:id="3823" w:author="MMAhmed@bankAlbilad.com" w:date="2023-04-30T09:35:00Z"/>
                <w:del w:id="3824" w:author="Islam Nady" w:date="2024-06-09T18:26:00Z"/>
                <w:rStyle w:val="-Normal"/>
                <w:rFonts w:ascii="Frutiger LT Arabic 45 Light" w:hAnsi="Frutiger LT Arabic 45 Light" w:cs="Frutiger LT Arabic 45 Light"/>
                <w:color w:val="000000" w:themeColor="text1"/>
              </w:rPr>
            </w:pPr>
          </w:p>
        </w:tc>
      </w:tr>
    </w:tbl>
    <w:p w14:paraId="65DE462F" w14:textId="77777777" w:rsidR="00DD65F5" w:rsidDel="00880EE3" w:rsidRDefault="00DD65F5" w:rsidP="002521CE">
      <w:pPr>
        <w:rPr>
          <w:del w:id="3825" w:author="Islam Nady" w:date="2024-06-09T18:26:00Z"/>
          <w:rStyle w:val="-Normal"/>
          <w:rFonts w:ascii="Frutiger LT Arabic 45 Light" w:hAnsi="Frutiger LT Arabic 45 Light" w:cs="Frutiger LT Arabic 45 Light"/>
          <w:color w:val="000000" w:themeColor="text1"/>
        </w:rPr>
      </w:pPr>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2481"/>
        <w:gridCol w:w="2481"/>
        <w:gridCol w:w="2126"/>
        <w:gridCol w:w="3402"/>
      </w:tblGrid>
      <w:tr w:rsidR="00CD56E5" w:rsidRPr="007967CB" w:rsidDel="00880EE3" w14:paraId="52CB11CA" w14:textId="77777777" w:rsidTr="00CD56E5">
        <w:trPr>
          <w:cnfStyle w:val="100000000000" w:firstRow="1" w:lastRow="0" w:firstColumn="0" w:lastColumn="0" w:oddVBand="0" w:evenVBand="0" w:oddHBand="0" w:evenHBand="0" w:firstRowFirstColumn="0" w:firstRowLastColumn="0" w:lastRowFirstColumn="0" w:lastRowLastColumn="0"/>
          <w:tblHeader/>
          <w:del w:id="3826" w:author="Islam Nady" w:date="2024-06-09T18:26:00Z"/>
        </w:trPr>
        <w:tc>
          <w:tcPr>
            <w:tcW w:w="2481" w:type="dxa"/>
          </w:tcPr>
          <w:p w14:paraId="1B375A09" w14:textId="77777777" w:rsidR="00CD56E5" w:rsidRPr="000926D4" w:rsidDel="00880EE3" w:rsidRDefault="00CD56E5" w:rsidP="0032675C">
            <w:pPr>
              <w:tabs>
                <w:tab w:val="right" w:pos="224"/>
              </w:tabs>
              <w:rPr>
                <w:del w:id="3827" w:author="Islam Nady" w:date="2024-06-09T18:26:00Z"/>
                <w:b w:val="0"/>
                <w:bCs w:val="0"/>
                <w:color w:val="FFFFFF"/>
              </w:rPr>
            </w:pPr>
            <w:del w:id="3828" w:author="Islam Nady" w:date="2024-06-09T18:26:00Z">
              <w:r w:rsidRPr="002521CE" w:rsidDel="00880EE3">
                <w:rPr>
                  <w:color w:val="FFFFFF"/>
                </w:rPr>
                <w:delText>Classification</w:delText>
              </w:r>
            </w:del>
          </w:p>
        </w:tc>
        <w:tc>
          <w:tcPr>
            <w:tcW w:w="2481" w:type="dxa"/>
          </w:tcPr>
          <w:p w14:paraId="3585C065" w14:textId="77777777" w:rsidR="00CD56E5" w:rsidRPr="000926D4" w:rsidDel="00880EE3" w:rsidRDefault="00CD56E5" w:rsidP="0032675C">
            <w:pPr>
              <w:tabs>
                <w:tab w:val="right" w:pos="224"/>
              </w:tabs>
              <w:rPr>
                <w:del w:id="3829" w:author="Islam Nady" w:date="2024-06-09T18:26:00Z"/>
                <w:b w:val="0"/>
                <w:bCs w:val="0"/>
                <w:color w:val="FFFFFF"/>
              </w:rPr>
            </w:pPr>
            <w:del w:id="3830" w:author="Islam Nady" w:date="2024-06-09T18:26:00Z">
              <w:r w:rsidDel="00880EE3">
                <w:rPr>
                  <w:color w:val="FFFFFF"/>
                </w:rPr>
                <w:delText>FQDN*</w:delText>
              </w:r>
            </w:del>
          </w:p>
        </w:tc>
        <w:tc>
          <w:tcPr>
            <w:tcW w:w="2126" w:type="dxa"/>
          </w:tcPr>
          <w:p w14:paraId="6732B436" w14:textId="77777777" w:rsidR="00CD56E5" w:rsidRPr="007967CB" w:rsidDel="00880EE3" w:rsidRDefault="00CD56E5" w:rsidP="0032675C">
            <w:pPr>
              <w:tabs>
                <w:tab w:val="right" w:pos="224"/>
              </w:tabs>
              <w:rPr>
                <w:del w:id="3831" w:author="Islam Nady" w:date="2024-06-09T18:26:00Z"/>
                <w:color w:val="FFFFFF"/>
              </w:rPr>
            </w:pPr>
            <w:del w:id="3832" w:author="Islam Nady" w:date="2024-06-09T18:26:00Z">
              <w:r w:rsidDel="00880EE3">
                <w:rPr>
                  <w:color w:val="FFFFFF"/>
                </w:rPr>
                <w:delText>IP Address</w:delText>
              </w:r>
            </w:del>
          </w:p>
        </w:tc>
        <w:tc>
          <w:tcPr>
            <w:tcW w:w="3402" w:type="dxa"/>
          </w:tcPr>
          <w:p w14:paraId="1F386D70" w14:textId="77777777" w:rsidR="00CD56E5" w:rsidDel="00880EE3" w:rsidRDefault="00CD56E5" w:rsidP="00CD56E5">
            <w:pPr>
              <w:tabs>
                <w:tab w:val="right" w:pos="224"/>
              </w:tabs>
              <w:rPr>
                <w:del w:id="3833" w:author="Islam Nady" w:date="2024-06-09T18:26:00Z"/>
                <w:color w:val="FFFFFF"/>
              </w:rPr>
            </w:pPr>
            <w:del w:id="3834" w:author="Islam Nady" w:date="2024-06-09T18:26:00Z">
              <w:r w:rsidDel="00880EE3">
                <w:rPr>
                  <w:color w:val="FFFFFF"/>
                </w:rPr>
                <w:delText>Comments</w:delText>
              </w:r>
            </w:del>
          </w:p>
        </w:tc>
      </w:tr>
      <w:tr w:rsidR="00CD56E5" w:rsidDel="00880EE3" w14:paraId="797E820A" w14:textId="77777777" w:rsidTr="00CD56E5">
        <w:trPr>
          <w:trHeight w:val="251"/>
          <w:del w:id="3835" w:author="Islam Nady" w:date="2024-06-09T18:26:00Z"/>
        </w:trPr>
        <w:tc>
          <w:tcPr>
            <w:tcW w:w="2481" w:type="dxa"/>
            <w:vAlign w:val="top"/>
          </w:tcPr>
          <w:p w14:paraId="537663C0" w14:textId="77777777" w:rsidR="00CD56E5" w:rsidRPr="00DD65F5" w:rsidDel="00880EE3" w:rsidRDefault="00CD56E5" w:rsidP="00DD65F5">
            <w:pPr>
              <w:pStyle w:val="TableBodyText"/>
              <w:rPr>
                <w:del w:id="3836" w:author="Islam Nady" w:date="2024-06-09T18:26:00Z"/>
                <w:lang w:val="en-GB"/>
              </w:rPr>
            </w:pPr>
            <w:del w:id="3837" w:author="Islam Nady" w:date="2024-06-09T18:26:00Z">
              <w:r w:rsidRPr="00DD65F5" w:rsidDel="00880EE3">
                <w:rPr>
                  <w:lang w:val="en-GB"/>
                </w:rPr>
                <w:delText>External DNS</w:delText>
              </w:r>
            </w:del>
          </w:p>
        </w:tc>
        <w:tc>
          <w:tcPr>
            <w:tcW w:w="2481" w:type="dxa"/>
            <w:vAlign w:val="top"/>
          </w:tcPr>
          <w:p w14:paraId="7FDD8FC4" w14:textId="77777777" w:rsidR="00CD56E5" w:rsidRPr="00DD65F5" w:rsidDel="00880EE3" w:rsidRDefault="00CD56E5" w:rsidP="00DD65F5">
            <w:pPr>
              <w:pStyle w:val="TableBodyText"/>
              <w:rPr>
                <w:del w:id="3838" w:author="Islam Nady" w:date="2024-06-09T18:26:00Z"/>
                <w:lang w:val="en-GB"/>
              </w:rPr>
            </w:pPr>
          </w:p>
        </w:tc>
        <w:tc>
          <w:tcPr>
            <w:tcW w:w="2126" w:type="dxa"/>
          </w:tcPr>
          <w:p w14:paraId="71E15C4B" w14:textId="77777777" w:rsidR="00CD56E5" w:rsidRPr="00DD65F5" w:rsidDel="00880EE3" w:rsidRDefault="00CD56E5" w:rsidP="00DD65F5">
            <w:pPr>
              <w:pStyle w:val="TableBodyText"/>
              <w:rPr>
                <w:del w:id="3839" w:author="Islam Nady" w:date="2024-06-09T18:26:00Z"/>
                <w:lang w:val="en-GB"/>
              </w:rPr>
            </w:pPr>
          </w:p>
        </w:tc>
        <w:tc>
          <w:tcPr>
            <w:tcW w:w="3402" w:type="dxa"/>
          </w:tcPr>
          <w:p w14:paraId="6D9EA074" w14:textId="77777777" w:rsidR="00CD56E5" w:rsidRPr="00DD65F5" w:rsidDel="00880EE3" w:rsidRDefault="00CD56E5" w:rsidP="00DD65F5">
            <w:pPr>
              <w:pStyle w:val="TableBodyText"/>
              <w:rPr>
                <w:del w:id="3840" w:author="Islam Nady" w:date="2024-06-09T18:26:00Z"/>
                <w:lang w:val="en-GB"/>
              </w:rPr>
            </w:pPr>
          </w:p>
        </w:tc>
      </w:tr>
      <w:tr w:rsidR="00CD56E5" w:rsidRPr="00EB1F74" w:rsidDel="00880EE3" w14:paraId="17575C7F" w14:textId="77777777" w:rsidTr="00CD56E5">
        <w:trPr>
          <w:cnfStyle w:val="000000010000" w:firstRow="0" w:lastRow="0" w:firstColumn="0" w:lastColumn="0" w:oddVBand="0" w:evenVBand="0" w:oddHBand="0" w:evenHBand="1" w:firstRowFirstColumn="0" w:firstRowLastColumn="0" w:lastRowFirstColumn="0" w:lastRowLastColumn="0"/>
          <w:trHeight w:val="251"/>
          <w:del w:id="3841" w:author="Islam Nady" w:date="2024-06-09T18:26:00Z"/>
        </w:trPr>
        <w:tc>
          <w:tcPr>
            <w:tcW w:w="2481" w:type="dxa"/>
            <w:vAlign w:val="top"/>
          </w:tcPr>
          <w:p w14:paraId="054FBC3D" w14:textId="77777777" w:rsidR="00CD56E5" w:rsidRPr="00DD65F5" w:rsidDel="00880EE3" w:rsidRDefault="00CD56E5" w:rsidP="00DD65F5">
            <w:pPr>
              <w:pStyle w:val="TableBodyText"/>
              <w:rPr>
                <w:del w:id="3842" w:author="Islam Nady" w:date="2024-06-09T18:26:00Z"/>
                <w:lang w:val="en-GB"/>
              </w:rPr>
            </w:pPr>
            <w:del w:id="3843" w:author="Islam Nady" w:date="2024-06-09T18:26:00Z">
              <w:r w:rsidRPr="00DD65F5" w:rsidDel="00880EE3">
                <w:rPr>
                  <w:lang w:val="en-GB"/>
                </w:rPr>
                <w:delText>Internal DNS</w:delText>
              </w:r>
            </w:del>
          </w:p>
        </w:tc>
        <w:tc>
          <w:tcPr>
            <w:tcW w:w="2481" w:type="dxa"/>
            <w:vAlign w:val="top"/>
          </w:tcPr>
          <w:p w14:paraId="5EF51459" w14:textId="77777777" w:rsidR="00CD56E5" w:rsidRPr="00DD65F5" w:rsidDel="00880EE3" w:rsidRDefault="00CD56E5" w:rsidP="00DD65F5">
            <w:pPr>
              <w:pStyle w:val="TableBodyText"/>
              <w:rPr>
                <w:del w:id="3844" w:author="Islam Nady" w:date="2024-06-09T18:26:00Z"/>
                <w:lang w:val="en-GB"/>
              </w:rPr>
            </w:pPr>
          </w:p>
        </w:tc>
        <w:tc>
          <w:tcPr>
            <w:tcW w:w="2126" w:type="dxa"/>
          </w:tcPr>
          <w:p w14:paraId="7B1A9044" w14:textId="77777777" w:rsidR="00CD56E5" w:rsidRPr="00DD65F5" w:rsidDel="00880EE3" w:rsidRDefault="00CD56E5" w:rsidP="00DD65F5">
            <w:pPr>
              <w:pStyle w:val="TableBodyText"/>
              <w:rPr>
                <w:del w:id="3845" w:author="Islam Nady" w:date="2024-06-09T18:26:00Z"/>
                <w:lang w:val="en-GB"/>
              </w:rPr>
            </w:pPr>
          </w:p>
        </w:tc>
        <w:tc>
          <w:tcPr>
            <w:tcW w:w="3402" w:type="dxa"/>
          </w:tcPr>
          <w:p w14:paraId="451D7D29" w14:textId="77777777" w:rsidR="00CD56E5" w:rsidRPr="00DD65F5" w:rsidDel="00880EE3" w:rsidRDefault="00CD56E5" w:rsidP="00DD65F5">
            <w:pPr>
              <w:pStyle w:val="TableBodyText"/>
              <w:rPr>
                <w:del w:id="3846" w:author="Islam Nady" w:date="2024-06-09T18:26:00Z"/>
                <w:lang w:val="en-GB"/>
              </w:rPr>
            </w:pPr>
          </w:p>
        </w:tc>
      </w:tr>
      <w:tr w:rsidR="00CD56E5" w:rsidRPr="00EB1F74" w:rsidDel="00880EE3" w14:paraId="7B51DA28" w14:textId="77777777" w:rsidTr="00CD56E5">
        <w:trPr>
          <w:trHeight w:val="251"/>
          <w:del w:id="3847" w:author="Islam Nady" w:date="2024-06-09T18:26:00Z"/>
        </w:trPr>
        <w:tc>
          <w:tcPr>
            <w:tcW w:w="2481" w:type="dxa"/>
            <w:vAlign w:val="top"/>
          </w:tcPr>
          <w:p w14:paraId="0D843C5F" w14:textId="77777777" w:rsidR="00CD56E5" w:rsidRPr="00DD65F5" w:rsidDel="00880EE3" w:rsidRDefault="00CD56E5" w:rsidP="00DD65F5">
            <w:pPr>
              <w:pStyle w:val="TableBodyText"/>
              <w:rPr>
                <w:del w:id="3848" w:author="Islam Nady" w:date="2024-06-09T18:26:00Z"/>
                <w:lang w:val="en-GB"/>
              </w:rPr>
            </w:pPr>
          </w:p>
        </w:tc>
        <w:tc>
          <w:tcPr>
            <w:tcW w:w="2481" w:type="dxa"/>
            <w:vAlign w:val="top"/>
          </w:tcPr>
          <w:p w14:paraId="250CBFE3" w14:textId="77777777" w:rsidR="00CD56E5" w:rsidRPr="00DD65F5" w:rsidDel="00880EE3" w:rsidRDefault="00CD56E5" w:rsidP="00DD65F5">
            <w:pPr>
              <w:pStyle w:val="TableBodyText"/>
              <w:rPr>
                <w:del w:id="3849" w:author="Islam Nady" w:date="2024-06-09T18:26:00Z"/>
                <w:lang w:val="en-GB"/>
              </w:rPr>
            </w:pPr>
          </w:p>
        </w:tc>
        <w:tc>
          <w:tcPr>
            <w:tcW w:w="2126" w:type="dxa"/>
          </w:tcPr>
          <w:p w14:paraId="752A23DB" w14:textId="77777777" w:rsidR="00CD56E5" w:rsidRPr="00DD65F5" w:rsidDel="00880EE3" w:rsidRDefault="00CD56E5" w:rsidP="00DD65F5">
            <w:pPr>
              <w:pStyle w:val="TableBodyText"/>
              <w:rPr>
                <w:del w:id="3850" w:author="Islam Nady" w:date="2024-06-09T18:26:00Z"/>
                <w:lang w:val="en-GB"/>
              </w:rPr>
            </w:pPr>
          </w:p>
        </w:tc>
        <w:tc>
          <w:tcPr>
            <w:tcW w:w="3402" w:type="dxa"/>
          </w:tcPr>
          <w:p w14:paraId="6CAE71D5" w14:textId="77777777" w:rsidR="00CD56E5" w:rsidRPr="00DD65F5" w:rsidDel="00880EE3" w:rsidRDefault="00CD56E5" w:rsidP="00DD65F5">
            <w:pPr>
              <w:pStyle w:val="TableBodyText"/>
              <w:rPr>
                <w:del w:id="3851" w:author="Islam Nady" w:date="2024-06-09T18:26:00Z"/>
                <w:lang w:val="en-GB"/>
              </w:rPr>
            </w:pPr>
          </w:p>
        </w:tc>
      </w:tr>
      <w:tr w:rsidR="00CD56E5" w:rsidRPr="00EB1F74" w:rsidDel="00880EE3" w14:paraId="3CD18E81" w14:textId="77777777" w:rsidTr="00CD56E5">
        <w:trPr>
          <w:cnfStyle w:val="000000010000" w:firstRow="0" w:lastRow="0" w:firstColumn="0" w:lastColumn="0" w:oddVBand="0" w:evenVBand="0" w:oddHBand="0" w:evenHBand="1" w:firstRowFirstColumn="0" w:firstRowLastColumn="0" w:lastRowFirstColumn="0" w:lastRowLastColumn="0"/>
          <w:trHeight w:val="251"/>
          <w:del w:id="3852" w:author="Islam Nady" w:date="2024-06-09T18:26:00Z"/>
        </w:trPr>
        <w:tc>
          <w:tcPr>
            <w:tcW w:w="2481" w:type="dxa"/>
            <w:vAlign w:val="top"/>
          </w:tcPr>
          <w:p w14:paraId="0E2B3263" w14:textId="77777777" w:rsidR="00CD56E5" w:rsidRPr="00DD65F5" w:rsidDel="00880EE3" w:rsidRDefault="00CD56E5" w:rsidP="00DD65F5">
            <w:pPr>
              <w:pStyle w:val="TableBodyText"/>
              <w:rPr>
                <w:del w:id="3853" w:author="Islam Nady" w:date="2024-06-09T18:26:00Z"/>
                <w:lang w:val="en-GB"/>
              </w:rPr>
            </w:pPr>
          </w:p>
        </w:tc>
        <w:tc>
          <w:tcPr>
            <w:tcW w:w="2481" w:type="dxa"/>
            <w:vAlign w:val="top"/>
          </w:tcPr>
          <w:p w14:paraId="2A38AB33" w14:textId="77777777" w:rsidR="00CD56E5" w:rsidRPr="00DD65F5" w:rsidDel="00880EE3" w:rsidRDefault="00CD56E5" w:rsidP="00DD65F5">
            <w:pPr>
              <w:pStyle w:val="TableBodyText"/>
              <w:rPr>
                <w:del w:id="3854" w:author="Islam Nady" w:date="2024-06-09T18:26:00Z"/>
                <w:lang w:val="en-GB"/>
              </w:rPr>
            </w:pPr>
          </w:p>
        </w:tc>
        <w:tc>
          <w:tcPr>
            <w:tcW w:w="2126" w:type="dxa"/>
          </w:tcPr>
          <w:p w14:paraId="5B0C95F2" w14:textId="77777777" w:rsidR="00CD56E5" w:rsidRPr="00DD65F5" w:rsidDel="00880EE3" w:rsidRDefault="00CD56E5" w:rsidP="00DD65F5">
            <w:pPr>
              <w:pStyle w:val="TableBodyText"/>
              <w:rPr>
                <w:del w:id="3855" w:author="Islam Nady" w:date="2024-06-09T18:26:00Z"/>
                <w:lang w:val="en-GB"/>
              </w:rPr>
            </w:pPr>
          </w:p>
        </w:tc>
        <w:tc>
          <w:tcPr>
            <w:tcW w:w="3402" w:type="dxa"/>
          </w:tcPr>
          <w:p w14:paraId="0CE15DA1" w14:textId="77777777" w:rsidR="00CD56E5" w:rsidRPr="00DD65F5" w:rsidDel="00880EE3" w:rsidRDefault="00CD56E5" w:rsidP="00DD65F5">
            <w:pPr>
              <w:pStyle w:val="TableBodyText"/>
              <w:rPr>
                <w:del w:id="3856" w:author="Islam Nady" w:date="2024-06-09T18:26:00Z"/>
                <w:lang w:val="en-GB"/>
              </w:rPr>
            </w:pPr>
          </w:p>
        </w:tc>
      </w:tr>
    </w:tbl>
    <w:p w14:paraId="4E54BA5D" w14:textId="77777777" w:rsidR="00CF2456" w:rsidRPr="00CD56E5" w:rsidDel="00880EE3" w:rsidRDefault="00CD56E5" w:rsidP="00D9305B">
      <w:pPr>
        <w:rPr>
          <w:del w:id="3857" w:author="Islam Nady" w:date="2024-06-09T18:26:00Z"/>
          <w:rStyle w:val="-Normal"/>
          <w:rFonts w:ascii="Frutiger LT Arabic 45 Light" w:hAnsi="Frutiger LT Arabic 45 Light" w:cs="Frutiger LT Arabic 45 Light"/>
          <w:color w:val="000000" w:themeColor="text1"/>
        </w:rPr>
      </w:pPr>
      <w:del w:id="3858" w:author="Islam Nady" w:date="2024-06-09T18:26:00Z">
        <w:r w:rsidRPr="00CD56E5" w:rsidDel="00880EE3">
          <w:rPr>
            <w:rStyle w:val="-Normal"/>
            <w:rFonts w:ascii="Frutiger LT Arabic 45 Light" w:hAnsi="Frutiger LT Arabic 45 Light" w:cs="Frutiger LT Arabic 45 Light"/>
            <w:color w:val="000000" w:themeColor="text1"/>
          </w:rPr>
          <w:delText>*</w:delText>
        </w:r>
        <w:r w:rsidDel="00880EE3">
          <w:rPr>
            <w:rStyle w:val="-Normal"/>
            <w:rFonts w:ascii="Frutiger LT Arabic 45 Light" w:hAnsi="Frutiger LT Arabic 45 Light" w:cs="Frutiger LT Arabic 45 Light"/>
            <w:color w:val="000000" w:themeColor="text1"/>
          </w:rPr>
          <w:delText xml:space="preserve"> </w:delText>
        </w:r>
        <w:r w:rsidR="00CF2456" w:rsidRPr="00CD56E5" w:rsidDel="00880EE3">
          <w:rPr>
            <w:rStyle w:val="-Normal"/>
            <w:rFonts w:ascii="Frutiger LT Arabic 45 Light" w:hAnsi="Frutiger LT Arabic 45 Light" w:cs="Frutiger LT Arabic 45 Light"/>
            <w:color w:val="000000" w:themeColor="text1"/>
          </w:rPr>
          <w:delText xml:space="preserve">FQDN </w:delText>
        </w:r>
        <w:r w:rsidR="00D9305B" w:rsidDel="00880EE3">
          <w:rPr>
            <w:rStyle w:val="-Normal"/>
            <w:rFonts w:ascii="Frutiger LT Arabic 45 Light" w:hAnsi="Frutiger LT Arabic 45 Light" w:cs="Frutiger LT Arabic 45 Light"/>
            <w:color w:val="000000" w:themeColor="text1"/>
          </w:rPr>
          <w:delText>F</w:delText>
        </w:r>
        <w:r w:rsidR="00CF2456" w:rsidRPr="00CD56E5" w:rsidDel="00880EE3">
          <w:rPr>
            <w:rStyle w:val="-Normal"/>
            <w:rFonts w:ascii="Frutiger LT Arabic 45 Light" w:hAnsi="Frutiger LT Arabic 45 Light" w:cs="Frutiger LT Arabic 45 Light"/>
            <w:color w:val="000000" w:themeColor="text1"/>
          </w:rPr>
          <w:delText xml:space="preserve">ully </w:delText>
        </w:r>
        <w:r w:rsidR="00D9305B" w:rsidDel="00880EE3">
          <w:rPr>
            <w:rStyle w:val="-Normal"/>
            <w:rFonts w:ascii="Frutiger LT Arabic 45 Light" w:hAnsi="Frutiger LT Arabic 45 Light" w:cs="Frutiger LT Arabic 45 Light"/>
            <w:color w:val="000000" w:themeColor="text1"/>
          </w:rPr>
          <w:delText>Q</w:delText>
        </w:r>
        <w:r w:rsidR="00CF2456" w:rsidRPr="00CD56E5" w:rsidDel="00880EE3">
          <w:rPr>
            <w:rStyle w:val="-Normal"/>
            <w:rFonts w:ascii="Frutiger LT Arabic 45 Light" w:hAnsi="Frutiger LT Arabic 45 Light" w:cs="Frutiger LT Arabic 45 Light"/>
            <w:color w:val="000000" w:themeColor="text1"/>
          </w:rPr>
          <w:delText xml:space="preserve">ualified </w:delText>
        </w:r>
        <w:r w:rsidR="00D9305B" w:rsidDel="00880EE3">
          <w:rPr>
            <w:rStyle w:val="-Normal"/>
            <w:rFonts w:ascii="Frutiger LT Arabic 45 Light" w:hAnsi="Frutiger LT Arabic 45 Light" w:cs="Frutiger LT Arabic 45 Light"/>
            <w:color w:val="000000" w:themeColor="text1"/>
          </w:rPr>
          <w:delText>D</w:delText>
        </w:r>
        <w:r w:rsidR="00CF2456" w:rsidRPr="00CD56E5" w:rsidDel="00880EE3">
          <w:rPr>
            <w:rStyle w:val="-Normal"/>
            <w:rFonts w:ascii="Frutiger LT Arabic 45 Light" w:hAnsi="Frutiger LT Arabic 45 Light" w:cs="Frutiger LT Arabic 45 Light"/>
            <w:color w:val="000000" w:themeColor="text1"/>
          </w:rPr>
          <w:delText xml:space="preserve">omain </w:delText>
        </w:r>
        <w:r w:rsidR="00D9305B" w:rsidDel="00880EE3">
          <w:rPr>
            <w:rStyle w:val="-Normal"/>
            <w:rFonts w:ascii="Frutiger LT Arabic 45 Light" w:hAnsi="Frutiger LT Arabic 45 Light" w:cs="Frutiger LT Arabic 45 Light"/>
            <w:color w:val="000000" w:themeColor="text1"/>
          </w:rPr>
          <w:delText>N</w:delText>
        </w:r>
        <w:r w:rsidR="00CF2456" w:rsidRPr="00CD56E5" w:rsidDel="00880EE3">
          <w:rPr>
            <w:rStyle w:val="-Normal"/>
            <w:rFonts w:ascii="Frutiger LT Arabic 45 Light" w:hAnsi="Frutiger LT Arabic 45 Light" w:cs="Frutiger LT Arabic 45 Light"/>
            <w:color w:val="000000" w:themeColor="text1"/>
          </w:rPr>
          <w:delText>ame</w:delText>
        </w:r>
      </w:del>
    </w:p>
    <w:p w14:paraId="237E50E9" w14:textId="77777777" w:rsidR="000B474F" w:rsidRPr="00367045" w:rsidDel="000B67EC" w:rsidRDefault="000B474F" w:rsidP="00CB3C97">
      <w:pPr>
        <w:pStyle w:val="-Heading2"/>
        <w:rPr>
          <w:del w:id="3859" w:author="Islam Nady" w:date="2024-06-09T18:26:00Z"/>
          <w:rFonts w:ascii="Frutiger LT Arabic 45 Light" w:eastAsia="Calibri" w:hAnsi="Frutiger LT Arabic 45 Light" w:cs="Frutiger LT Arabic 45 Light"/>
          <w:i/>
          <w:iCs/>
          <w:color w:val="8A7967"/>
        </w:rPr>
      </w:pPr>
      <w:bookmarkStart w:id="3860" w:name="_Toc465250438"/>
      <w:bookmarkStart w:id="3861" w:name="_Toc465254795"/>
      <w:bookmarkStart w:id="3862" w:name="_Toc133740266"/>
      <w:del w:id="3863" w:author="Islam Nady" w:date="2024-06-09T18:26:00Z">
        <w:r w:rsidRPr="00367045" w:rsidDel="000B67EC">
          <w:rPr>
            <w:rFonts w:ascii="Frutiger LT Arabic 45 Light" w:eastAsia="Calibri" w:hAnsi="Frutiger LT Arabic 45 Light" w:cs="Frutiger LT Arabic 45 Light"/>
            <w:i/>
            <w:iCs/>
            <w:color w:val="8A7967"/>
          </w:rPr>
          <w:delText>Network Production Design Diagram</w:delText>
        </w:r>
        <w:bookmarkEnd w:id="3860"/>
        <w:bookmarkEnd w:id="3861"/>
        <w:bookmarkEnd w:id="3862"/>
      </w:del>
    </w:p>
    <w:p w14:paraId="3FF2CD4A" w14:textId="77777777" w:rsidR="000B474F" w:rsidRPr="00EB1F74" w:rsidDel="000B67EC" w:rsidRDefault="000B474F" w:rsidP="00CB3C97">
      <w:pPr>
        <w:rPr>
          <w:del w:id="3864" w:author="Islam Nady" w:date="2024-06-09T18:26:00Z"/>
          <w:rStyle w:val="-Normal"/>
          <w:rFonts w:ascii="Frutiger LT Arabic 45 Light" w:hAnsi="Frutiger LT Arabic 45 Light" w:cs="Frutiger LT Arabic 45 Light"/>
          <w:color w:val="000000" w:themeColor="text1"/>
        </w:rPr>
      </w:pPr>
      <w:del w:id="3865" w:author="Islam Nady" w:date="2024-06-09T18:26:00Z">
        <w:r w:rsidRPr="00EB1F74" w:rsidDel="000B67EC">
          <w:rPr>
            <w:rStyle w:val="-Normal"/>
            <w:rFonts w:ascii="Frutiger LT Arabic 45 Light" w:hAnsi="Frutiger LT Arabic 45 Light" w:cs="Frutiger LT Arabic 45 Light"/>
            <w:color w:val="000000" w:themeColor="text1"/>
          </w:rPr>
          <w:delText>This is provided by NCD after the document is approved for distribution.</w:delText>
        </w:r>
      </w:del>
    </w:p>
    <w:p w14:paraId="60BA7722" w14:textId="77777777" w:rsidR="000B474F" w:rsidRPr="00367045" w:rsidRDefault="000B474F" w:rsidP="00CB3C97">
      <w:pPr>
        <w:pStyle w:val="-Heading2"/>
        <w:rPr>
          <w:rFonts w:ascii="Frutiger LT Arabic 45 Light" w:eastAsia="Calibri" w:hAnsi="Frutiger LT Arabic 45 Light" w:cs="Frutiger LT Arabic 45 Light"/>
          <w:i/>
          <w:iCs/>
          <w:color w:val="8A7967"/>
        </w:rPr>
      </w:pPr>
      <w:bookmarkStart w:id="3866" w:name="_Toc465250439"/>
      <w:bookmarkStart w:id="3867" w:name="_Toc465254796"/>
      <w:bookmarkStart w:id="3868" w:name="_Toc133740267"/>
      <w:r w:rsidRPr="00367045">
        <w:rPr>
          <w:rFonts w:ascii="Frutiger LT Arabic 45 Light" w:eastAsia="Calibri" w:hAnsi="Frutiger LT Arabic 45 Light" w:cs="Frutiger LT Arabic 45 Light"/>
          <w:i/>
          <w:iCs/>
          <w:color w:val="8A7967"/>
        </w:rPr>
        <w:t>Network UAT Design Diagram</w:t>
      </w:r>
      <w:bookmarkEnd w:id="3866"/>
      <w:bookmarkEnd w:id="3867"/>
      <w:bookmarkEnd w:id="3868"/>
    </w:p>
    <w:p w14:paraId="6C7938BA" w14:textId="77777777" w:rsidR="000B474F" w:rsidRPr="00EB1F74" w:rsidRDefault="000B474F" w:rsidP="00CB3C97">
      <w:pPr>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This is provided by NCD after the document is approved for distribution.</w:t>
      </w:r>
    </w:p>
    <w:p w14:paraId="01822E90" w14:textId="77777777" w:rsidR="000B474F" w:rsidRPr="00367045" w:rsidRDefault="000B474F" w:rsidP="00CB3C97">
      <w:pPr>
        <w:pStyle w:val="-Heading2"/>
        <w:rPr>
          <w:rFonts w:ascii="Frutiger LT Arabic 45 Light" w:eastAsia="Calibri" w:hAnsi="Frutiger LT Arabic 45 Light" w:cs="Frutiger LT Arabic 45 Light"/>
          <w:i/>
          <w:iCs/>
          <w:color w:val="8A7967"/>
        </w:rPr>
      </w:pPr>
      <w:bookmarkStart w:id="3869" w:name="_Toc465250440"/>
      <w:bookmarkStart w:id="3870" w:name="_Toc465254797"/>
      <w:bookmarkStart w:id="3871" w:name="_Toc133740268"/>
      <w:r w:rsidRPr="00367045">
        <w:rPr>
          <w:rFonts w:ascii="Frutiger LT Arabic 45 Light" w:eastAsia="Calibri" w:hAnsi="Frutiger LT Arabic 45 Light" w:cs="Frutiger LT Arabic 45 Light"/>
          <w:i/>
          <w:iCs/>
          <w:color w:val="8A7967"/>
        </w:rPr>
        <w:t>Network SIT Design Diagram</w:t>
      </w:r>
      <w:bookmarkEnd w:id="3869"/>
      <w:bookmarkEnd w:id="3870"/>
      <w:bookmarkEnd w:id="3871"/>
    </w:p>
    <w:p w14:paraId="7A40E881" w14:textId="77777777" w:rsidR="000B474F" w:rsidRPr="00EB1F74" w:rsidRDefault="000B474F" w:rsidP="00CB3C97">
      <w:pPr>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This is provided by NCD after the document is approved for distribution.</w:t>
      </w:r>
    </w:p>
    <w:p w14:paraId="2724A4C9" w14:textId="77777777" w:rsidR="000B474F" w:rsidRPr="00367045" w:rsidRDefault="000B474F" w:rsidP="00CB3C97">
      <w:pPr>
        <w:pStyle w:val="-Heading2"/>
        <w:rPr>
          <w:rFonts w:ascii="Frutiger LT Arabic 45 Light" w:eastAsia="Calibri" w:hAnsi="Frutiger LT Arabic 45 Light" w:cs="Frutiger LT Arabic 45 Light"/>
          <w:i/>
          <w:iCs/>
          <w:color w:val="8A7967"/>
        </w:rPr>
      </w:pPr>
      <w:bookmarkStart w:id="3872" w:name="_Toc465250441"/>
      <w:bookmarkStart w:id="3873" w:name="_Toc465254798"/>
      <w:bookmarkStart w:id="3874" w:name="_Toc133740269"/>
      <w:r w:rsidRPr="00367045">
        <w:rPr>
          <w:rFonts w:ascii="Frutiger LT Arabic 45 Light" w:eastAsia="Calibri" w:hAnsi="Frutiger LT Arabic 45 Light" w:cs="Frutiger LT Arabic 45 Light"/>
          <w:i/>
          <w:iCs/>
          <w:color w:val="8A7967"/>
        </w:rPr>
        <w:t>Network Development Design Diagram</w:t>
      </w:r>
      <w:bookmarkEnd w:id="3872"/>
      <w:bookmarkEnd w:id="3873"/>
      <w:bookmarkEnd w:id="3874"/>
    </w:p>
    <w:p w14:paraId="43D28511" w14:textId="77777777" w:rsidR="000B474F" w:rsidRPr="00EB1F74" w:rsidRDefault="000B474F" w:rsidP="00CB3C97">
      <w:pPr>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This is provided by NCD after the document is approved for distribution.</w:t>
      </w:r>
    </w:p>
    <w:p w14:paraId="7E47B30A" w14:textId="77777777" w:rsidR="000B474F" w:rsidRPr="00367045" w:rsidRDefault="000B474F" w:rsidP="00CB3C97">
      <w:pPr>
        <w:pStyle w:val="-Heading2"/>
        <w:rPr>
          <w:rFonts w:ascii="Frutiger LT Arabic 45 Light" w:eastAsia="Calibri" w:hAnsi="Frutiger LT Arabic 45 Light" w:cs="Frutiger LT Arabic 45 Light"/>
          <w:i/>
          <w:iCs/>
          <w:color w:val="8A7967"/>
        </w:rPr>
      </w:pPr>
      <w:bookmarkStart w:id="3875" w:name="_Toc465250442"/>
      <w:bookmarkStart w:id="3876" w:name="_Toc465254799"/>
      <w:bookmarkStart w:id="3877" w:name="_Toc133740270"/>
      <w:r w:rsidRPr="00367045">
        <w:rPr>
          <w:rFonts w:ascii="Frutiger LT Arabic 45 Light" w:eastAsia="Calibri" w:hAnsi="Frutiger LT Arabic 45 Light" w:cs="Frutiger LT Arabic 45 Light"/>
          <w:i/>
          <w:iCs/>
          <w:color w:val="8A7967"/>
        </w:rPr>
        <w:t>Network Disaster Recovery Design Diagram</w:t>
      </w:r>
      <w:bookmarkEnd w:id="3875"/>
      <w:bookmarkEnd w:id="3876"/>
      <w:bookmarkEnd w:id="3877"/>
    </w:p>
    <w:p w14:paraId="1FAC8CFB" w14:textId="77777777" w:rsidR="000B474F" w:rsidRPr="00EB1F74" w:rsidDel="005E117D" w:rsidRDefault="000B474F" w:rsidP="00CB3C97">
      <w:pPr>
        <w:rPr>
          <w:del w:id="3878" w:author="MMAhmed@bankAlbilad.com" w:date="2023-04-30T09:46:00Z"/>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This is provided by NCD after the document is approved for distribution.</w:t>
      </w:r>
    </w:p>
    <w:p w14:paraId="39A946E3" w14:textId="77777777" w:rsidR="000B474F" w:rsidRPr="00EB1F74" w:rsidDel="005E117D" w:rsidRDefault="000B474F" w:rsidP="00CB3C97">
      <w:pPr>
        <w:rPr>
          <w:del w:id="3879" w:author="MMAhmed@bankAlbilad.com" w:date="2023-04-30T09:46:00Z"/>
          <w:rStyle w:val="-Normal"/>
          <w:rFonts w:ascii="Frutiger LT Arabic 45 Light" w:hAnsi="Frutiger LT Arabic 45 Light" w:cs="Frutiger LT Arabic 45 Light"/>
          <w:color w:val="000000" w:themeColor="text1"/>
        </w:rPr>
      </w:pPr>
    </w:p>
    <w:p w14:paraId="2E1133CE" w14:textId="77777777" w:rsidR="00990201" w:rsidRPr="00EB1F74" w:rsidRDefault="00990201" w:rsidP="005E117D">
      <w:pPr>
        <w:rPr>
          <w:rFonts w:ascii="Frutiger LT Arabic 45 Light" w:hAnsi="Frutiger LT Arabic 45 Light" w:cs="Frutiger LT Arabic 45 Light"/>
          <w:color w:val="000000" w:themeColor="text1"/>
        </w:rPr>
      </w:pPr>
    </w:p>
    <w:p w14:paraId="64FD284C" w14:textId="77777777" w:rsidR="002E385A" w:rsidRPr="00EB1F74" w:rsidDel="005E117D" w:rsidRDefault="002E385A" w:rsidP="00CB3C97">
      <w:pPr>
        <w:rPr>
          <w:del w:id="3880" w:author="MMAhmed@bankAlbilad.com" w:date="2023-04-30T09:46:00Z"/>
          <w:rFonts w:ascii="Frutiger LT Arabic 45 Light" w:hAnsi="Frutiger LT Arabic 45 Light" w:cs="Frutiger LT Arabic 45 Light"/>
          <w:color w:val="000000" w:themeColor="text1"/>
        </w:rPr>
      </w:pPr>
    </w:p>
    <w:p w14:paraId="5EFFC9DE" w14:textId="77777777" w:rsidR="002E385A" w:rsidRPr="00EB1F74" w:rsidDel="005E117D" w:rsidRDefault="002E385A" w:rsidP="00CB3C97">
      <w:pPr>
        <w:rPr>
          <w:del w:id="3881" w:author="MMAhmed@bankAlbilad.com" w:date="2023-04-30T09:46:00Z"/>
          <w:rFonts w:ascii="Frutiger LT Arabic 45 Light" w:hAnsi="Frutiger LT Arabic 45 Light" w:cs="Frutiger LT Arabic 45 Light"/>
          <w:color w:val="000000" w:themeColor="text1"/>
        </w:rPr>
      </w:pPr>
    </w:p>
    <w:p w14:paraId="15F036D2" w14:textId="77777777" w:rsidR="00F302A8" w:rsidRPr="00EB1F74" w:rsidDel="005E117D" w:rsidRDefault="00F302A8" w:rsidP="00CB3C97">
      <w:pPr>
        <w:rPr>
          <w:del w:id="3882" w:author="MMAhmed@bankAlbilad.com" w:date="2023-04-30T09:46:00Z"/>
          <w:rStyle w:val="-Normal"/>
          <w:rFonts w:ascii="Frutiger LT Arabic 45 Light" w:hAnsi="Frutiger LT Arabic 45 Light" w:cs="Frutiger LT Arabic 45 Light"/>
          <w:color w:val="000000" w:themeColor="text1"/>
        </w:rPr>
      </w:pPr>
    </w:p>
    <w:p w14:paraId="3B73E2B7" w14:textId="77777777" w:rsidR="00E2008F" w:rsidRPr="00EB1F74" w:rsidDel="005E117D" w:rsidRDefault="00E2008F" w:rsidP="00E2008F">
      <w:pPr>
        <w:rPr>
          <w:del w:id="3883" w:author="MMAhmed@bankAlbilad.com" w:date="2023-04-30T09:46:00Z"/>
          <w:rFonts w:ascii="Frutiger LT Arabic 45 Light" w:hAnsi="Frutiger LT Arabic 45 Light" w:cs="Frutiger LT Arabic 45 Light"/>
          <w:color w:val="000000" w:themeColor="text1"/>
        </w:rPr>
      </w:pPr>
      <w:bookmarkStart w:id="3884" w:name="_Toc465250443"/>
      <w:bookmarkStart w:id="3885" w:name="_Toc465254800"/>
    </w:p>
    <w:p w14:paraId="67CD6ACF" w14:textId="77777777" w:rsidR="00E2008F" w:rsidRPr="00EB1F74" w:rsidDel="005E117D" w:rsidRDefault="00E2008F" w:rsidP="00E2008F">
      <w:pPr>
        <w:rPr>
          <w:del w:id="3886" w:author="MMAhmed@bankAlbilad.com" w:date="2023-04-30T09:46:00Z"/>
          <w:rFonts w:ascii="Frutiger LT Arabic 45 Light" w:hAnsi="Frutiger LT Arabic 45 Light" w:cs="Frutiger LT Arabic 45 Light"/>
          <w:color w:val="000000" w:themeColor="text1"/>
        </w:rPr>
        <w:sectPr w:rsidR="00E2008F" w:rsidRPr="00EB1F74" w:rsidDel="005E117D" w:rsidSect="009C786A">
          <w:headerReference w:type="even" r:id="rId38"/>
          <w:headerReference w:type="default" r:id="rId39"/>
          <w:footerReference w:type="even" r:id="rId40"/>
          <w:footerReference w:type="default" r:id="rId41"/>
          <w:headerReference w:type="first" r:id="rId42"/>
          <w:footerReference w:type="first" r:id="rId43"/>
          <w:pgSz w:w="11907" w:h="16840" w:code="9"/>
          <w:pgMar w:top="720" w:right="720" w:bottom="720" w:left="720" w:header="576" w:footer="288" w:gutter="0"/>
          <w:cols w:space="720"/>
          <w:docGrid w:linePitch="360"/>
        </w:sectPr>
      </w:pPr>
    </w:p>
    <w:p w14:paraId="4E87695B" w14:textId="77777777" w:rsidR="004358C7" w:rsidRPr="00367045" w:rsidRDefault="00CF2456" w:rsidP="00CB3C97">
      <w:pPr>
        <w:pStyle w:val="-Heading1"/>
        <w:shd w:val="clear" w:color="auto" w:fill="E7E6E6"/>
        <w:rPr>
          <w:rFonts w:ascii="Frutiger LT Arabic 45 Light" w:eastAsia="Calibri" w:hAnsi="Frutiger LT Arabic 45 Light" w:cs="Frutiger LT Arabic 45 Light"/>
          <w:color w:val="FF0000"/>
          <w:kern w:val="0"/>
          <w:sz w:val="28"/>
          <w:szCs w:val="28"/>
        </w:rPr>
      </w:pPr>
      <w:bookmarkStart w:id="3889" w:name="_Toc133740271"/>
      <w:r w:rsidRPr="00367045">
        <w:rPr>
          <w:rFonts w:ascii="Frutiger LT Arabic 45 Light" w:eastAsia="Calibri" w:hAnsi="Frutiger LT Arabic 45 Light" w:cs="Frutiger LT Arabic 45 Light"/>
          <w:color w:val="FF0000"/>
          <w:kern w:val="0"/>
          <w:sz w:val="28"/>
          <w:szCs w:val="28"/>
        </w:rPr>
        <w:lastRenderedPageBreak/>
        <w:t>System Inventory</w:t>
      </w:r>
      <w:bookmarkEnd w:id="3884"/>
      <w:bookmarkEnd w:id="3885"/>
      <w:bookmarkEnd w:id="3889"/>
    </w:p>
    <w:p w14:paraId="3BE19FF3" w14:textId="77777777" w:rsidR="004358C7" w:rsidRDefault="00CF2456" w:rsidP="00CB3C97">
      <w:pPr>
        <w:pStyle w:val="-Heading2"/>
        <w:rPr>
          <w:ins w:id="3890" w:author="MMAhmed@bankAlbilad.com" w:date="2023-04-30T09:36:00Z"/>
          <w:rFonts w:ascii="Frutiger LT Arabic 45 Light" w:eastAsia="Calibri" w:hAnsi="Frutiger LT Arabic 45 Light" w:cs="Frutiger LT Arabic 45 Light"/>
          <w:i/>
          <w:iCs/>
          <w:color w:val="8A7967"/>
        </w:rPr>
      </w:pPr>
      <w:bookmarkStart w:id="3891" w:name="_Toc465250444"/>
      <w:bookmarkStart w:id="3892" w:name="_Toc465254801"/>
      <w:bookmarkStart w:id="3893" w:name="_Toc133740272"/>
      <w:r w:rsidRPr="00367045">
        <w:rPr>
          <w:rFonts w:ascii="Frutiger LT Arabic 45 Light" w:eastAsia="Calibri" w:hAnsi="Frutiger LT Arabic 45 Light" w:cs="Frutiger LT Arabic 45 Light"/>
          <w:i/>
          <w:iCs/>
          <w:color w:val="8A7967"/>
        </w:rPr>
        <w:t>Hardware Requirements</w:t>
      </w:r>
      <w:bookmarkEnd w:id="3891"/>
      <w:bookmarkEnd w:id="3892"/>
      <w:bookmarkEnd w:id="3893"/>
    </w:p>
    <w:tbl>
      <w:tblPr>
        <w:tblStyle w:val="TableGrid"/>
        <w:tblW w:w="10457" w:type="dxa"/>
        <w:tblLook w:val="04A0" w:firstRow="1" w:lastRow="0" w:firstColumn="1" w:lastColumn="0" w:noHBand="0" w:noVBand="1"/>
        <w:tblPrChange w:id="3894" w:author="MMAhmed@bankAlbilad.com" w:date="2023-04-30T09:46:00Z">
          <w:tblPr>
            <w:tblStyle w:val="TableGrid"/>
            <w:tblW w:w="18219" w:type="dxa"/>
            <w:tblLook w:val="04A0" w:firstRow="1" w:lastRow="0" w:firstColumn="1" w:lastColumn="0" w:noHBand="0" w:noVBand="1"/>
          </w:tblPr>
        </w:tblPrChange>
      </w:tblPr>
      <w:tblGrid>
        <w:gridCol w:w="3775"/>
        <w:gridCol w:w="6682"/>
        <w:tblGridChange w:id="3895">
          <w:tblGrid>
            <w:gridCol w:w="2695"/>
            <w:gridCol w:w="1080"/>
            <w:gridCol w:w="6682"/>
          </w:tblGrid>
        </w:tblGridChange>
      </w:tblGrid>
      <w:tr w:rsidR="00DD65F5" w14:paraId="2AE2EFD2" w14:textId="77777777" w:rsidTr="005E117D">
        <w:trPr>
          <w:ins w:id="3896" w:author="MMAhmed@bankAlbilad.com" w:date="2023-04-30T09:37:00Z"/>
        </w:trPr>
        <w:tc>
          <w:tcPr>
            <w:tcW w:w="3775" w:type="dxa"/>
            <w:shd w:val="clear" w:color="auto" w:fill="C00000"/>
            <w:vAlign w:val="center"/>
            <w:tcPrChange w:id="3897" w:author="MMAhmed@bankAlbilad.com" w:date="2023-04-30T09:46:00Z">
              <w:tcPr>
                <w:tcW w:w="2695" w:type="dxa"/>
                <w:shd w:val="clear" w:color="auto" w:fill="C00000"/>
                <w:vAlign w:val="center"/>
              </w:tcPr>
            </w:tcPrChange>
          </w:tcPr>
          <w:p w14:paraId="59C20996" w14:textId="77777777" w:rsidR="00DD65F5" w:rsidRPr="005E117D" w:rsidRDefault="00DD65F5">
            <w:pPr>
              <w:pStyle w:val="-Heading2"/>
              <w:spacing w:before="0"/>
              <w:rPr>
                <w:ins w:id="3898" w:author="MMAhmed@bankAlbilad.com" w:date="2023-04-30T09:37:00Z"/>
                <w:rFonts w:ascii="Frutiger LT Arabic 45 Light" w:eastAsia="Calibri" w:hAnsi="Frutiger LT Arabic 45 Light" w:cs="Frutiger LT Arabic 45 Light"/>
                <w:b w:val="0"/>
                <w:bCs w:val="0"/>
                <w:i/>
                <w:iCs/>
                <w:color w:val="8A7967"/>
                <w:sz w:val="24"/>
                <w:szCs w:val="24"/>
                <w:rPrChange w:id="3899" w:author="MMAhmed@bankAlbilad.com" w:date="2023-04-30T09:46:00Z">
                  <w:rPr>
                    <w:ins w:id="3900" w:author="MMAhmed@bankAlbilad.com" w:date="2023-04-30T09:37:00Z"/>
                    <w:rFonts w:asciiTheme="minorHAnsi" w:eastAsia="Calibri" w:hAnsiTheme="minorHAnsi" w:cstheme="minorHAnsi"/>
                    <w:i/>
                    <w:iCs/>
                    <w:color w:val="8A7967"/>
                    <w:sz w:val="20"/>
                    <w:szCs w:val="20"/>
                  </w:rPr>
                </w:rPrChange>
              </w:rPr>
              <w:pPrChange w:id="3901" w:author="MMAhmed@bankAlbilad.com" w:date="2023-04-30T09:47:00Z">
                <w:pPr>
                  <w:pStyle w:val="-Heading2"/>
                </w:pPr>
              </w:pPrChange>
            </w:pPr>
            <w:bookmarkStart w:id="3902" w:name="_Toc133740273"/>
            <w:ins w:id="3903" w:author="MMAhmed@bankAlbilad.com" w:date="2023-04-30T09:37:00Z">
              <w:r w:rsidRPr="005E117D">
                <w:rPr>
                  <w:rFonts w:ascii="Frutiger LT Arabic 45 Light" w:hAnsi="Frutiger LT Arabic 45 Light" w:cs="Frutiger LT Arabic 45 Light"/>
                  <w:b w:val="0"/>
                  <w:bCs w:val="0"/>
                  <w:color w:val="FFFFFF"/>
                  <w:sz w:val="24"/>
                  <w:szCs w:val="24"/>
                  <w:rPrChange w:id="3904" w:author="MMAhmed@bankAlbilad.com" w:date="2023-04-30T09:46:00Z">
                    <w:rPr>
                      <w:rFonts w:ascii="Frutiger LT Arabic 45 Light" w:hAnsi="Frutiger LT Arabic 45 Light" w:cs="Frutiger LT Arabic 45 Light"/>
                      <w:color w:val="FFFFFF"/>
                    </w:rPr>
                  </w:rPrChange>
                </w:rPr>
                <w:t>ENVIRONMENT</w:t>
              </w:r>
              <w:bookmarkEnd w:id="3902"/>
            </w:ins>
          </w:p>
        </w:tc>
        <w:tc>
          <w:tcPr>
            <w:tcW w:w="6682" w:type="dxa"/>
            <w:tcPrChange w:id="3905" w:author="MMAhmed@bankAlbilad.com" w:date="2023-04-30T09:46:00Z">
              <w:tcPr>
                <w:tcW w:w="7762" w:type="dxa"/>
                <w:gridSpan w:val="2"/>
              </w:tcPr>
            </w:tcPrChange>
          </w:tcPr>
          <w:p w14:paraId="03F6B74E" w14:textId="43AE34EC" w:rsidR="00DD65F5" w:rsidRPr="00DD65F5" w:rsidRDefault="00DD65F5">
            <w:pPr>
              <w:pStyle w:val="-Heading2"/>
              <w:spacing w:before="0"/>
              <w:rPr>
                <w:ins w:id="3906" w:author="MMAhmed@bankAlbilad.com" w:date="2023-04-30T09:38:00Z"/>
                <w:rFonts w:asciiTheme="minorHAnsi" w:eastAsia="Calibri" w:hAnsiTheme="minorHAnsi" w:cstheme="minorHAnsi"/>
                <w:b w:val="0"/>
                <w:bCs w:val="0"/>
                <w:i/>
                <w:iCs/>
                <w:color w:val="8A7967"/>
                <w:sz w:val="20"/>
                <w:szCs w:val="20"/>
                <w:rPrChange w:id="3907" w:author="MMAhmed@bankAlbilad.com" w:date="2023-04-30T09:38:00Z">
                  <w:rPr>
                    <w:ins w:id="3908" w:author="MMAhmed@bankAlbilad.com" w:date="2023-04-30T09:38:00Z"/>
                    <w:rFonts w:asciiTheme="minorHAnsi" w:eastAsia="Calibri" w:hAnsiTheme="minorHAnsi" w:cstheme="minorHAnsi"/>
                    <w:i/>
                    <w:iCs/>
                    <w:color w:val="8A7967"/>
                    <w:sz w:val="20"/>
                    <w:szCs w:val="20"/>
                  </w:rPr>
                </w:rPrChange>
              </w:rPr>
              <w:pPrChange w:id="3909" w:author="MMAhmed@bankAlbilad.com" w:date="2023-04-30T09:47:00Z">
                <w:pPr>
                  <w:pStyle w:val="-Heading2"/>
                </w:pPr>
              </w:pPrChange>
            </w:pPr>
            <w:bookmarkStart w:id="3910" w:name="_Toc133740274"/>
            <w:ins w:id="3911" w:author="MMAhmed@bankAlbilad.com" w:date="2023-04-30T09:38:00Z">
              <w:r w:rsidRPr="00DD65F5">
                <w:rPr>
                  <w:rFonts w:asciiTheme="minorHAnsi" w:hAnsiTheme="minorHAnsi" w:cstheme="minorHAnsi"/>
                  <w:b w:val="0"/>
                  <w:bCs w:val="0"/>
                  <w:sz w:val="20"/>
                  <w:szCs w:val="20"/>
                  <w:lang w:val="en-GB"/>
                  <w:rPrChange w:id="3912" w:author="MMAhmed@bankAlbilad.com" w:date="2023-04-30T09:38:00Z">
                    <w:rPr>
                      <w:lang w:val="en-GB"/>
                    </w:rPr>
                  </w:rPrChange>
                </w:rPr>
                <w:t xml:space="preserve">Production </w:t>
              </w:r>
            </w:ins>
            <w:ins w:id="3913" w:author="Islam Nady" w:date="2024-06-09T18:28:00Z">
              <w:del w:id="3914" w:author="Mohamed Amer" w:date="2024-06-13T04:45:00Z" w16du:dateUtc="2024-06-13T01:45:00Z">
                <w:r w:rsidR="00D549B9" w:rsidDel="00786861">
                  <w:rPr>
                    <w:rFonts w:asciiTheme="minorHAnsi" w:hAnsiTheme="minorHAnsi" w:cstheme="minorHAnsi"/>
                    <w:b w:val="0"/>
                    <w:bCs w:val="0"/>
                    <w:sz w:val="20"/>
                    <w:szCs w:val="20"/>
                    <w:lang w:val="en-GB"/>
                  </w:rPr>
                  <w:delText>-</w:delText>
                </w:r>
              </w:del>
            </w:ins>
            <w:ins w:id="3915" w:author="Mohamed Amer" w:date="2024-06-13T04:45:00Z" w16du:dateUtc="2024-06-13T01:45:00Z">
              <w:r w:rsidR="00786861">
                <w:rPr>
                  <w:rFonts w:asciiTheme="minorHAnsi" w:hAnsiTheme="minorHAnsi" w:cstheme="minorHAnsi"/>
                  <w:b w:val="0"/>
                  <w:bCs w:val="0"/>
                  <w:sz w:val="20"/>
                  <w:szCs w:val="20"/>
                  <w:lang w:val="en-GB"/>
                </w:rPr>
                <w:t>–</w:t>
              </w:r>
            </w:ins>
            <w:ins w:id="3916" w:author="Islam Nady" w:date="2024-06-09T18:28:00Z">
              <w:r w:rsidR="00D549B9" w:rsidRPr="00786861">
                <w:rPr>
                  <w:rFonts w:asciiTheme="minorHAnsi" w:hAnsiTheme="minorHAnsi" w:cstheme="minorHAnsi"/>
                  <w:b w:val="0"/>
                  <w:bCs w:val="0"/>
                  <w:sz w:val="20"/>
                  <w:szCs w:val="20"/>
                  <w:lang w:val="en-GB"/>
                  <w:rPrChange w:id="3917" w:author="Mohamed Amer" w:date="2024-06-13T04:46:00Z" w16du:dateUtc="2024-06-13T01:46:00Z">
                    <w:rPr>
                      <w:rFonts w:asciiTheme="minorHAnsi" w:hAnsiTheme="minorHAnsi" w:cstheme="minorHAnsi"/>
                      <w:lang w:val="en-GB"/>
                    </w:rPr>
                  </w:rPrChange>
                </w:rPr>
                <w:t xml:space="preserve"> </w:t>
              </w:r>
            </w:ins>
            <w:ins w:id="3918" w:author="Mohamed Amer" w:date="2024-06-13T04:45:00Z" w16du:dateUtc="2024-06-13T01:45:00Z">
              <w:r w:rsidR="00786861" w:rsidRPr="00786861">
                <w:rPr>
                  <w:rFonts w:asciiTheme="minorHAnsi" w:hAnsiTheme="minorHAnsi" w:cstheme="minorHAnsi"/>
                  <w:b w:val="0"/>
                  <w:bCs w:val="0"/>
                  <w:sz w:val="20"/>
                  <w:szCs w:val="20"/>
                  <w:lang w:val="en-GB"/>
                  <w:rPrChange w:id="3919" w:author="Mohamed Amer" w:date="2024-06-13T04:46:00Z" w16du:dateUtc="2024-06-13T01:46:00Z">
                    <w:rPr>
                      <w:rFonts w:asciiTheme="minorHAnsi" w:hAnsiTheme="minorHAnsi" w:cstheme="minorHAnsi"/>
                      <w:lang w:val="en-GB"/>
                    </w:rPr>
                  </w:rPrChange>
                </w:rPr>
                <w:t>Control room1</w:t>
              </w:r>
            </w:ins>
            <w:ins w:id="3920" w:author="MMAhmed@bankAlbilad.com" w:date="2023-04-30T09:38:00Z">
              <w:del w:id="3921" w:author="Islam Nady" w:date="2024-06-09T18:28:00Z">
                <w:r w:rsidRPr="00DD65F5" w:rsidDel="00D549B9">
                  <w:rPr>
                    <w:rFonts w:asciiTheme="minorHAnsi" w:hAnsiTheme="minorHAnsi" w:cstheme="minorHAnsi"/>
                    <w:b w:val="0"/>
                    <w:bCs w:val="0"/>
                    <w:sz w:val="20"/>
                    <w:szCs w:val="20"/>
                    <w:lang w:val="en-GB"/>
                    <w:rPrChange w:id="3922" w:author="MMAhmed@bankAlbilad.com" w:date="2023-04-30T09:38:00Z">
                      <w:rPr>
                        <w:lang w:val="en-GB"/>
                      </w:rPr>
                    </w:rPrChange>
                  </w:rPr>
                  <w:delText>/UAT /SIT/ DEV /POC</w:delText>
                </w:r>
              </w:del>
              <w:bookmarkEnd w:id="3910"/>
            </w:ins>
          </w:p>
        </w:tc>
      </w:tr>
      <w:tr w:rsidR="00D549B9" w14:paraId="3CC933B1" w14:textId="77777777" w:rsidTr="005E117D">
        <w:trPr>
          <w:ins w:id="3923" w:author="MMAhmed@bankAlbilad.com" w:date="2023-04-30T09:37:00Z"/>
        </w:trPr>
        <w:tc>
          <w:tcPr>
            <w:tcW w:w="3775" w:type="dxa"/>
            <w:shd w:val="clear" w:color="auto" w:fill="C00000"/>
            <w:vAlign w:val="center"/>
            <w:tcPrChange w:id="3924" w:author="MMAhmed@bankAlbilad.com" w:date="2023-04-30T09:46:00Z">
              <w:tcPr>
                <w:tcW w:w="2695" w:type="dxa"/>
                <w:shd w:val="clear" w:color="auto" w:fill="C00000"/>
                <w:vAlign w:val="center"/>
              </w:tcPr>
            </w:tcPrChange>
          </w:tcPr>
          <w:p w14:paraId="5F1725E0" w14:textId="77777777" w:rsidR="00D549B9" w:rsidRPr="005E117D" w:rsidRDefault="00D549B9">
            <w:pPr>
              <w:pStyle w:val="-Heading2"/>
              <w:spacing w:before="0"/>
              <w:rPr>
                <w:ins w:id="3925" w:author="MMAhmed@bankAlbilad.com" w:date="2023-04-30T09:37:00Z"/>
                <w:rFonts w:ascii="Frutiger LT Arabic 45 Light" w:eastAsia="Calibri" w:hAnsi="Frutiger LT Arabic 45 Light" w:cs="Frutiger LT Arabic 45 Light"/>
                <w:b w:val="0"/>
                <w:bCs w:val="0"/>
                <w:i/>
                <w:iCs/>
                <w:color w:val="8A7967"/>
                <w:sz w:val="24"/>
                <w:szCs w:val="24"/>
                <w:rPrChange w:id="3926" w:author="MMAhmed@bankAlbilad.com" w:date="2023-04-30T09:46:00Z">
                  <w:rPr>
                    <w:ins w:id="3927" w:author="MMAhmed@bankAlbilad.com" w:date="2023-04-30T09:37:00Z"/>
                    <w:rFonts w:asciiTheme="minorHAnsi" w:eastAsia="Calibri" w:hAnsiTheme="minorHAnsi" w:cstheme="minorHAnsi"/>
                    <w:i/>
                    <w:iCs/>
                    <w:color w:val="8A7967"/>
                    <w:sz w:val="20"/>
                    <w:szCs w:val="20"/>
                  </w:rPr>
                </w:rPrChange>
              </w:rPr>
              <w:pPrChange w:id="3928" w:author="MMAhmed@bankAlbilad.com" w:date="2023-04-30T09:47:00Z">
                <w:pPr>
                  <w:pStyle w:val="-Heading2"/>
                </w:pPr>
              </w:pPrChange>
            </w:pPr>
            <w:bookmarkStart w:id="3929" w:name="_Toc133740275"/>
            <w:ins w:id="3930" w:author="MMAhmed@bankAlbilad.com" w:date="2023-04-30T09:37:00Z">
              <w:r w:rsidRPr="005E117D">
                <w:rPr>
                  <w:rFonts w:ascii="Frutiger LT Arabic 45 Light" w:hAnsi="Frutiger LT Arabic 45 Light" w:cs="Frutiger LT Arabic 45 Light"/>
                  <w:b w:val="0"/>
                  <w:bCs w:val="0"/>
                  <w:color w:val="FFFFFF"/>
                  <w:sz w:val="24"/>
                  <w:szCs w:val="24"/>
                  <w:rPrChange w:id="3931" w:author="MMAhmed@bankAlbilad.com" w:date="2023-04-30T09:46:00Z">
                    <w:rPr>
                      <w:rFonts w:ascii="Frutiger LT Arabic 45 Light" w:hAnsi="Frutiger LT Arabic 45 Light" w:cs="Frutiger LT Arabic 45 Light"/>
                      <w:color w:val="FFFFFF"/>
                    </w:rPr>
                  </w:rPrChange>
                </w:rPr>
                <w:t>SERVER NAME</w:t>
              </w:r>
              <w:bookmarkEnd w:id="3929"/>
            </w:ins>
          </w:p>
        </w:tc>
        <w:tc>
          <w:tcPr>
            <w:tcW w:w="6682" w:type="dxa"/>
            <w:tcPrChange w:id="3932" w:author="MMAhmed@bankAlbilad.com" w:date="2023-04-30T09:46:00Z">
              <w:tcPr>
                <w:tcW w:w="7762" w:type="dxa"/>
                <w:gridSpan w:val="2"/>
              </w:tcPr>
            </w:tcPrChange>
          </w:tcPr>
          <w:p w14:paraId="1614F35F" w14:textId="77777777" w:rsidR="00D549B9" w:rsidRPr="00DD65F5" w:rsidRDefault="00D549B9">
            <w:pPr>
              <w:pStyle w:val="-Heading2"/>
              <w:spacing w:before="0"/>
              <w:rPr>
                <w:ins w:id="3933" w:author="MMAhmed@bankAlbilad.com" w:date="2023-04-30T09:38:00Z"/>
                <w:rFonts w:asciiTheme="minorHAnsi" w:eastAsia="Calibri" w:hAnsiTheme="minorHAnsi" w:cstheme="minorHAnsi"/>
                <w:b w:val="0"/>
                <w:bCs w:val="0"/>
                <w:i/>
                <w:iCs/>
                <w:color w:val="8A7967"/>
                <w:sz w:val="20"/>
                <w:szCs w:val="20"/>
                <w:rPrChange w:id="3934" w:author="MMAhmed@bankAlbilad.com" w:date="2023-04-30T09:38:00Z">
                  <w:rPr>
                    <w:ins w:id="3935" w:author="MMAhmed@bankAlbilad.com" w:date="2023-04-30T09:38:00Z"/>
                    <w:rFonts w:asciiTheme="minorHAnsi" w:eastAsia="Calibri" w:hAnsiTheme="minorHAnsi" w:cstheme="minorHAnsi"/>
                    <w:i/>
                    <w:iCs/>
                    <w:color w:val="8A7967"/>
                    <w:sz w:val="20"/>
                    <w:szCs w:val="20"/>
                  </w:rPr>
                </w:rPrChange>
              </w:rPr>
              <w:pPrChange w:id="3936" w:author="MMAhmed@bankAlbilad.com" w:date="2023-04-30T09:47:00Z">
                <w:pPr>
                  <w:pStyle w:val="-Heading2"/>
                </w:pPr>
              </w:pPrChange>
            </w:pPr>
            <w:bookmarkStart w:id="3937" w:name="_Toc133740276"/>
            <w:ins w:id="3938" w:author="Islam Nady" w:date="2024-06-09T18:28:00Z">
              <w:r w:rsidRPr="00356D25">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ins w:id="3939" w:author="MMAhmed@bankAlbilad.com" w:date="2023-04-30T09:38:00Z">
              <w:del w:id="3940" w:author="Islam Nady" w:date="2024-06-09T18:28:00Z">
                <w:r w:rsidRPr="00DD65F5" w:rsidDel="000C1494">
                  <w:rPr>
                    <w:rFonts w:asciiTheme="minorHAnsi" w:hAnsiTheme="minorHAnsi" w:cstheme="minorHAnsi"/>
                    <w:b w:val="0"/>
                    <w:bCs w:val="0"/>
                    <w:sz w:val="20"/>
                    <w:szCs w:val="20"/>
                    <w:lang w:val="en-GB"/>
                    <w:rPrChange w:id="3941" w:author="MMAhmed@bankAlbilad.com" w:date="2023-04-30T09:38:00Z">
                      <w:rPr>
                        <w:lang w:val="en-GB"/>
                      </w:rPr>
                    </w:rPrChange>
                  </w:rPr>
                  <w:delText>Provided by A&amp;SO if the server is new, if server exist, put the name</w:delText>
                </w:r>
              </w:del>
              <w:bookmarkEnd w:id="3937"/>
            </w:ins>
          </w:p>
        </w:tc>
      </w:tr>
      <w:tr w:rsidR="00D549B9" w14:paraId="567A2D9E" w14:textId="77777777" w:rsidTr="005E117D">
        <w:trPr>
          <w:ins w:id="3942" w:author="MMAhmed@bankAlbilad.com" w:date="2023-04-30T09:37:00Z"/>
        </w:trPr>
        <w:tc>
          <w:tcPr>
            <w:tcW w:w="3775" w:type="dxa"/>
            <w:shd w:val="clear" w:color="auto" w:fill="C00000"/>
            <w:vAlign w:val="center"/>
            <w:tcPrChange w:id="3943" w:author="MMAhmed@bankAlbilad.com" w:date="2023-04-30T09:46:00Z">
              <w:tcPr>
                <w:tcW w:w="2695" w:type="dxa"/>
                <w:shd w:val="clear" w:color="auto" w:fill="C00000"/>
                <w:vAlign w:val="center"/>
              </w:tcPr>
            </w:tcPrChange>
          </w:tcPr>
          <w:p w14:paraId="0DD0DF47" w14:textId="77777777" w:rsidR="00D549B9" w:rsidRPr="005E117D" w:rsidRDefault="00D549B9">
            <w:pPr>
              <w:pStyle w:val="-Heading2"/>
              <w:spacing w:before="0"/>
              <w:rPr>
                <w:ins w:id="3944" w:author="MMAhmed@bankAlbilad.com" w:date="2023-04-30T09:37:00Z"/>
                <w:rFonts w:ascii="Frutiger LT Arabic 45 Light" w:eastAsia="Calibri" w:hAnsi="Frutiger LT Arabic 45 Light" w:cs="Frutiger LT Arabic 45 Light"/>
                <w:b w:val="0"/>
                <w:bCs w:val="0"/>
                <w:i/>
                <w:iCs/>
                <w:color w:val="8A7967"/>
                <w:sz w:val="24"/>
                <w:szCs w:val="24"/>
                <w:rPrChange w:id="3945" w:author="MMAhmed@bankAlbilad.com" w:date="2023-04-30T09:46:00Z">
                  <w:rPr>
                    <w:ins w:id="3946" w:author="MMAhmed@bankAlbilad.com" w:date="2023-04-30T09:37:00Z"/>
                    <w:rFonts w:asciiTheme="minorHAnsi" w:eastAsia="Calibri" w:hAnsiTheme="minorHAnsi" w:cstheme="minorHAnsi"/>
                    <w:i/>
                    <w:iCs/>
                    <w:color w:val="8A7967"/>
                    <w:sz w:val="20"/>
                    <w:szCs w:val="20"/>
                  </w:rPr>
                </w:rPrChange>
              </w:rPr>
              <w:pPrChange w:id="3947" w:author="MMAhmed@bankAlbilad.com" w:date="2023-04-30T09:47:00Z">
                <w:pPr>
                  <w:pStyle w:val="-Heading2"/>
                </w:pPr>
              </w:pPrChange>
            </w:pPr>
            <w:bookmarkStart w:id="3948" w:name="_Toc133740277"/>
            <w:ins w:id="3949" w:author="MMAhmed@bankAlbilad.com" w:date="2023-04-30T09:37:00Z">
              <w:r w:rsidRPr="005E117D">
                <w:rPr>
                  <w:rFonts w:ascii="Frutiger LT Arabic 45 Light" w:hAnsi="Frutiger LT Arabic 45 Light" w:cs="Frutiger LT Arabic 45 Light"/>
                  <w:b w:val="0"/>
                  <w:bCs w:val="0"/>
                  <w:color w:val="FFFFFF"/>
                  <w:sz w:val="24"/>
                  <w:szCs w:val="24"/>
                  <w:rPrChange w:id="3950" w:author="MMAhmed@bankAlbilad.com" w:date="2023-04-30T09:46:00Z">
                    <w:rPr>
                      <w:rFonts w:ascii="Frutiger LT Arabic 45 Light" w:hAnsi="Frutiger LT Arabic 45 Light" w:cs="Frutiger LT Arabic 45 Light"/>
                      <w:color w:val="FFFFFF"/>
                    </w:rPr>
                  </w:rPrChange>
                </w:rPr>
                <w:t>DESCRIPTION</w:t>
              </w:r>
              <w:bookmarkEnd w:id="3948"/>
            </w:ins>
          </w:p>
        </w:tc>
        <w:tc>
          <w:tcPr>
            <w:tcW w:w="6682" w:type="dxa"/>
            <w:tcPrChange w:id="3951" w:author="MMAhmed@bankAlbilad.com" w:date="2023-04-30T09:46:00Z">
              <w:tcPr>
                <w:tcW w:w="7762" w:type="dxa"/>
                <w:gridSpan w:val="2"/>
              </w:tcPr>
            </w:tcPrChange>
          </w:tcPr>
          <w:p w14:paraId="21124F55" w14:textId="77777777" w:rsidR="00D549B9" w:rsidRPr="00DD65F5" w:rsidRDefault="00D549B9">
            <w:pPr>
              <w:pStyle w:val="-Heading2"/>
              <w:spacing w:before="0"/>
              <w:rPr>
                <w:ins w:id="3952" w:author="MMAhmed@bankAlbilad.com" w:date="2023-04-30T09:38:00Z"/>
                <w:rFonts w:asciiTheme="minorHAnsi" w:eastAsia="Calibri" w:hAnsiTheme="minorHAnsi" w:cstheme="minorHAnsi"/>
                <w:b w:val="0"/>
                <w:bCs w:val="0"/>
                <w:i/>
                <w:iCs/>
                <w:color w:val="8A7967"/>
                <w:sz w:val="20"/>
                <w:szCs w:val="20"/>
                <w:rPrChange w:id="3953" w:author="MMAhmed@bankAlbilad.com" w:date="2023-04-30T09:38:00Z">
                  <w:rPr>
                    <w:ins w:id="3954" w:author="MMAhmed@bankAlbilad.com" w:date="2023-04-30T09:38:00Z"/>
                    <w:rFonts w:asciiTheme="minorHAnsi" w:eastAsia="Calibri" w:hAnsiTheme="minorHAnsi" w:cstheme="minorHAnsi"/>
                    <w:i/>
                    <w:iCs/>
                    <w:color w:val="8A7967"/>
                    <w:sz w:val="20"/>
                    <w:szCs w:val="20"/>
                  </w:rPr>
                </w:rPrChange>
              </w:rPr>
              <w:pPrChange w:id="3955" w:author="MMAhmed@bankAlbilad.com" w:date="2023-04-30T09:47:00Z">
                <w:pPr>
                  <w:pStyle w:val="-Heading2"/>
                </w:pPr>
              </w:pPrChange>
            </w:pPr>
            <w:bookmarkStart w:id="3956" w:name="_Toc133740278"/>
            <w:ins w:id="3957" w:author="MMAhmed@bankAlbilad.com" w:date="2023-04-30T09:38:00Z">
              <w:del w:id="3958" w:author="Islam Nady" w:date="2024-06-09T18:29:00Z">
                <w:r w:rsidRPr="00DD65F5" w:rsidDel="00D549B9">
                  <w:rPr>
                    <w:rFonts w:asciiTheme="minorHAnsi" w:hAnsiTheme="minorHAnsi" w:cstheme="minorHAnsi"/>
                    <w:b w:val="0"/>
                    <w:bCs w:val="0"/>
                    <w:sz w:val="20"/>
                    <w:szCs w:val="20"/>
                    <w:lang w:val="en-GB"/>
                    <w:rPrChange w:id="3959" w:author="MMAhmed@bankAlbilad.com" w:date="2023-04-30T09:38:00Z">
                      <w:rPr>
                        <w:lang w:val="en-GB"/>
                      </w:rPr>
                    </w:rPrChange>
                  </w:rPr>
                  <w:delText>Function of the server</w:delText>
                </w:r>
              </w:del>
            </w:ins>
            <w:bookmarkEnd w:id="3956"/>
            <w:ins w:id="3960" w:author="Islam Nady" w:date="2024-06-09T18:29:00Z">
              <w:r>
                <w:rPr>
                  <w:rFonts w:asciiTheme="minorHAnsi" w:hAnsiTheme="minorHAnsi" w:cstheme="minorHAnsi"/>
                  <w:b w:val="0"/>
                  <w:bCs w:val="0"/>
                  <w:sz w:val="20"/>
                  <w:szCs w:val="20"/>
                  <w:lang w:val="en-GB"/>
                </w:rPr>
                <w:t>Control Room</w:t>
              </w:r>
            </w:ins>
          </w:p>
        </w:tc>
      </w:tr>
      <w:tr w:rsidR="00D549B9" w14:paraId="1E06F029" w14:textId="77777777" w:rsidTr="005E117D">
        <w:trPr>
          <w:ins w:id="3961" w:author="MMAhmed@bankAlbilad.com" w:date="2023-04-30T09:37:00Z"/>
        </w:trPr>
        <w:tc>
          <w:tcPr>
            <w:tcW w:w="3775" w:type="dxa"/>
            <w:shd w:val="clear" w:color="auto" w:fill="C00000"/>
            <w:vAlign w:val="center"/>
            <w:tcPrChange w:id="3962" w:author="MMAhmed@bankAlbilad.com" w:date="2023-04-30T09:46:00Z">
              <w:tcPr>
                <w:tcW w:w="2695" w:type="dxa"/>
                <w:shd w:val="clear" w:color="auto" w:fill="C00000"/>
                <w:vAlign w:val="center"/>
              </w:tcPr>
            </w:tcPrChange>
          </w:tcPr>
          <w:p w14:paraId="2834FA04" w14:textId="77777777" w:rsidR="00D549B9" w:rsidRPr="005E117D" w:rsidRDefault="00D549B9">
            <w:pPr>
              <w:pStyle w:val="-Heading2"/>
              <w:spacing w:before="0"/>
              <w:rPr>
                <w:ins w:id="3963" w:author="MMAhmed@bankAlbilad.com" w:date="2023-04-30T09:37:00Z"/>
                <w:rFonts w:ascii="Frutiger LT Arabic 45 Light" w:eastAsia="Calibri" w:hAnsi="Frutiger LT Arabic 45 Light" w:cs="Frutiger LT Arabic 45 Light"/>
                <w:b w:val="0"/>
                <w:bCs w:val="0"/>
                <w:i/>
                <w:iCs/>
                <w:color w:val="8A7967"/>
                <w:sz w:val="24"/>
                <w:szCs w:val="24"/>
                <w:rPrChange w:id="3964" w:author="MMAhmed@bankAlbilad.com" w:date="2023-04-30T09:46:00Z">
                  <w:rPr>
                    <w:ins w:id="3965" w:author="MMAhmed@bankAlbilad.com" w:date="2023-04-30T09:37:00Z"/>
                    <w:rFonts w:asciiTheme="minorHAnsi" w:eastAsia="Calibri" w:hAnsiTheme="minorHAnsi" w:cstheme="minorHAnsi"/>
                    <w:i/>
                    <w:iCs/>
                    <w:color w:val="8A7967"/>
                    <w:sz w:val="20"/>
                    <w:szCs w:val="20"/>
                  </w:rPr>
                </w:rPrChange>
              </w:rPr>
              <w:pPrChange w:id="3966" w:author="MMAhmed@bankAlbilad.com" w:date="2023-04-30T09:47:00Z">
                <w:pPr>
                  <w:pStyle w:val="-Heading2"/>
                </w:pPr>
              </w:pPrChange>
            </w:pPr>
            <w:bookmarkStart w:id="3967" w:name="_Toc133740279"/>
            <w:ins w:id="3968" w:author="MMAhmed@bankAlbilad.com" w:date="2023-04-30T09:37:00Z">
              <w:r w:rsidRPr="005E117D">
                <w:rPr>
                  <w:rFonts w:ascii="Frutiger LT Arabic 45 Light" w:hAnsi="Frutiger LT Arabic 45 Light" w:cs="Frutiger LT Arabic 45 Light"/>
                  <w:b w:val="0"/>
                  <w:bCs w:val="0"/>
                  <w:color w:val="FFFFFF"/>
                  <w:sz w:val="24"/>
                  <w:szCs w:val="24"/>
                  <w:rPrChange w:id="3969" w:author="MMAhmed@bankAlbilad.com" w:date="2023-04-30T09:46:00Z">
                    <w:rPr>
                      <w:rFonts w:ascii="Frutiger LT Arabic 45 Light" w:hAnsi="Frutiger LT Arabic 45 Light" w:cs="Frutiger LT Arabic 45 Light"/>
                      <w:color w:val="FFFFFF"/>
                    </w:rPr>
                  </w:rPrChange>
                </w:rPr>
                <w:t>IP ADDRESS</w:t>
              </w:r>
              <w:bookmarkEnd w:id="3967"/>
            </w:ins>
          </w:p>
        </w:tc>
        <w:tc>
          <w:tcPr>
            <w:tcW w:w="6682" w:type="dxa"/>
            <w:tcPrChange w:id="3970" w:author="MMAhmed@bankAlbilad.com" w:date="2023-04-30T09:46:00Z">
              <w:tcPr>
                <w:tcW w:w="7762" w:type="dxa"/>
                <w:gridSpan w:val="2"/>
              </w:tcPr>
            </w:tcPrChange>
          </w:tcPr>
          <w:p w14:paraId="13682959" w14:textId="77777777" w:rsidR="00D549B9" w:rsidRPr="00786861" w:rsidRDefault="00D549B9">
            <w:pPr>
              <w:pStyle w:val="-Heading2"/>
              <w:spacing w:before="0"/>
              <w:rPr>
                <w:ins w:id="3971" w:author="MMAhmed@bankAlbilad.com" w:date="2023-04-30T09:38:00Z"/>
                <w:rFonts w:asciiTheme="minorHAnsi" w:hAnsiTheme="minorHAnsi" w:cstheme="minorHAnsi"/>
                <w:b w:val="0"/>
                <w:bCs w:val="0"/>
                <w:sz w:val="20"/>
                <w:szCs w:val="20"/>
                <w:lang w:val="en-GB"/>
                <w:rPrChange w:id="3972" w:author="Mohamed Amer" w:date="2024-06-13T04:45:00Z" w16du:dateUtc="2024-06-13T01:45:00Z">
                  <w:rPr>
                    <w:ins w:id="3973" w:author="MMAhmed@bankAlbilad.com" w:date="2023-04-30T09:38:00Z"/>
                    <w:rFonts w:asciiTheme="minorHAnsi" w:eastAsia="Calibri" w:hAnsiTheme="minorHAnsi" w:cstheme="minorHAnsi"/>
                    <w:i/>
                    <w:iCs/>
                    <w:color w:val="8A7967"/>
                    <w:sz w:val="20"/>
                    <w:szCs w:val="20"/>
                  </w:rPr>
                </w:rPrChange>
              </w:rPr>
              <w:pPrChange w:id="3974" w:author="MMAhmed@bankAlbilad.com" w:date="2023-04-30T09:47:00Z">
                <w:pPr>
                  <w:pStyle w:val="-Heading2"/>
                </w:pPr>
              </w:pPrChange>
            </w:pPr>
            <w:bookmarkStart w:id="3975" w:name="_Toc133740280"/>
            <w:ins w:id="3976" w:author="MMAhmed@bankAlbilad.com" w:date="2023-04-30T09:38:00Z">
              <w:r w:rsidRPr="00DD65F5">
                <w:rPr>
                  <w:rFonts w:asciiTheme="minorHAnsi" w:hAnsiTheme="minorHAnsi" w:cstheme="minorHAnsi"/>
                  <w:b w:val="0"/>
                  <w:bCs w:val="0"/>
                  <w:sz w:val="20"/>
                  <w:szCs w:val="20"/>
                  <w:lang w:val="en-GB"/>
                  <w:rPrChange w:id="3977" w:author="MMAhmed@bankAlbilad.com" w:date="2023-04-30T09:38:00Z">
                    <w:rPr>
                      <w:lang w:val="en-GB"/>
                    </w:rPr>
                  </w:rPrChange>
                </w:rPr>
                <w:t>To be provided by NCD</w:t>
              </w:r>
              <w:bookmarkEnd w:id="3975"/>
            </w:ins>
          </w:p>
        </w:tc>
      </w:tr>
      <w:tr w:rsidR="00D549B9" w14:paraId="1ADC414C" w14:textId="77777777" w:rsidTr="005E117D">
        <w:trPr>
          <w:ins w:id="3978" w:author="MMAhmed@bankAlbilad.com" w:date="2023-04-30T09:37:00Z"/>
        </w:trPr>
        <w:tc>
          <w:tcPr>
            <w:tcW w:w="3775" w:type="dxa"/>
            <w:shd w:val="clear" w:color="auto" w:fill="C00000"/>
            <w:vAlign w:val="center"/>
            <w:tcPrChange w:id="3979" w:author="MMAhmed@bankAlbilad.com" w:date="2023-04-30T09:46:00Z">
              <w:tcPr>
                <w:tcW w:w="2695" w:type="dxa"/>
                <w:shd w:val="clear" w:color="auto" w:fill="C00000"/>
                <w:vAlign w:val="center"/>
              </w:tcPr>
            </w:tcPrChange>
          </w:tcPr>
          <w:p w14:paraId="0B380A8C" w14:textId="77777777" w:rsidR="00D549B9" w:rsidRPr="005E117D" w:rsidRDefault="00D549B9">
            <w:pPr>
              <w:pStyle w:val="-Heading2"/>
              <w:spacing w:before="0"/>
              <w:rPr>
                <w:ins w:id="3980" w:author="MMAhmed@bankAlbilad.com" w:date="2023-04-30T09:37:00Z"/>
                <w:rFonts w:ascii="Frutiger LT Arabic 45 Light" w:eastAsia="Calibri" w:hAnsi="Frutiger LT Arabic 45 Light" w:cs="Frutiger LT Arabic 45 Light"/>
                <w:b w:val="0"/>
                <w:bCs w:val="0"/>
                <w:i/>
                <w:iCs/>
                <w:color w:val="8A7967"/>
                <w:sz w:val="24"/>
                <w:szCs w:val="24"/>
                <w:rPrChange w:id="3981" w:author="MMAhmed@bankAlbilad.com" w:date="2023-04-30T09:46:00Z">
                  <w:rPr>
                    <w:ins w:id="3982" w:author="MMAhmed@bankAlbilad.com" w:date="2023-04-30T09:37:00Z"/>
                    <w:rFonts w:asciiTheme="minorHAnsi" w:eastAsia="Calibri" w:hAnsiTheme="minorHAnsi" w:cstheme="minorHAnsi"/>
                    <w:i/>
                    <w:iCs/>
                    <w:color w:val="8A7967"/>
                    <w:sz w:val="20"/>
                    <w:szCs w:val="20"/>
                  </w:rPr>
                </w:rPrChange>
              </w:rPr>
              <w:pPrChange w:id="3983" w:author="MMAhmed@bankAlbilad.com" w:date="2023-04-30T09:47:00Z">
                <w:pPr>
                  <w:pStyle w:val="-Heading2"/>
                </w:pPr>
              </w:pPrChange>
            </w:pPr>
            <w:bookmarkStart w:id="3984" w:name="_Toc133740281"/>
            <w:ins w:id="3985" w:author="MMAhmed@bankAlbilad.com" w:date="2023-04-30T09:37:00Z">
              <w:r w:rsidRPr="005E117D">
                <w:rPr>
                  <w:rFonts w:ascii="Frutiger LT Arabic 45 Light" w:hAnsi="Frutiger LT Arabic 45 Light" w:cs="Frutiger LT Arabic 45 Light"/>
                  <w:b w:val="0"/>
                  <w:bCs w:val="0"/>
                  <w:color w:val="FFFFFF"/>
                  <w:sz w:val="24"/>
                  <w:szCs w:val="24"/>
                  <w:rPrChange w:id="3986" w:author="MMAhmed@bankAlbilad.com" w:date="2023-04-30T09:46:00Z">
                    <w:rPr>
                      <w:rFonts w:ascii="Frutiger LT Arabic 45 Light" w:hAnsi="Frutiger LT Arabic 45 Light" w:cs="Frutiger LT Arabic 45 Light"/>
                      <w:color w:val="FFFFFF"/>
                    </w:rPr>
                  </w:rPrChange>
                </w:rPr>
                <w:t>RAM</w:t>
              </w:r>
              <w:bookmarkEnd w:id="3984"/>
            </w:ins>
          </w:p>
        </w:tc>
        <w:tc>
          <w:tcPr>
            <w:tcW w:w="6682" w:type="dxa"/>
            <w:tcPrChange w:id="3987" w:author="MMAhmed@bankAlbilad.com" w:date="2023-04-30T09:46:00Z">
              <w:tcPr>
                <w:tcW w:w="7762" w:type="dxa"/>
                <w:gridSpan w:val="2"/>
              </w:tcPr>
            </w:tcPrChange>
          </w:tcPr>
          <w:p w14:paraId="7FF9526E" w14:textId="7074DDFE" w:rsidR="00D549B9" w:rsidRPr="00786861" w:rsidRDefault="00786861">
            <w:pPr>
              <w:pStyle w:val="-Heading2"/>
              <w:spacing w:before="0"/>
              <w:rPr>
                <w:ins w:id="3988" w:author="MMAhmed@bankAlbilad.com" w:date="2023-04-30T09:38:00Z"/>
                <w:rFonts w:asciiTheme="minorHAnsi" w:hAnsiTheme="minorHAnsi" w:cstheme="minorHAnsi"/>
                <w:b w:val="0"/>
                <w:bCs w:val="0"/>
                <w:sz w:val="20"/>
                <w:szCs w:val="20"/>
                <w:lang w:val="en-GB"/>
                <w:rPrChange w:id="3989" w:author="Mohamed Amer" w:date="2024-06-13T04:45:00Z" w16du:dateUtc="2024-06-13T01:45:00Z">
                  <w:rPr>
                    <w:ins w:id="3990" w:author="MMAhmed@bankAlbilad.com" w:date="2023-04-30T09:38:00Z"/>
                    <w:rFonts w:asciiTheme="minorHAnsi" w:eastAsia="Calibri" w:hAnsiTheme="minorHAnsi" w:cstheme="minorHAnsi"/>
                    <w:i/>
                    <w:iCs/>
                    <w:color w:val="8A7967"/>
                    <w:sz w:val="20"/>
                    <w:szCs w:val="20"/>
                  </w:rPr>
                </w:rPrChange>
              </w:rPr>
              <w:pPrChange w:id="3991" w:author="MMAhmed@bankAlbilad.com" w:date="2023-04-30T09:47:00Z">
                <w:pPr>
                  <w:pStyle w:val="-Heading2"/>
                </w:pPr>
              </w:pPrChange>
            </w:pPr>
            <w:ins w:id="3992" w:author="Mohamed Amer" w:date="2024-06-13T04:45:00Z" w16du:dateUtc="2024-06-13T01:45:00Z">
              <w:r w:rsidRPr="00786861">
                <w:rPr>
                  <w:rFonts w:asciiTheme="minorHAnsi" w:hAnsiTheme="minorHAnsi" w:cstheme="minorHAnsi"/>
                  <w:b w:val="0"/>
                  <w:bCs w:val="0"/>
                  <w:sz w:val="20"/>
                  <w:szCs w:val="20"/>
                  <w:lang w:val="en-GB"/>
                  <w:rPrChange w:id="3993" w:author="Mohamed Amer" w:date="2024-06-13T04:45:00Z" w16du:dateUtc="2024-06-13T01:45:00Z">
                    <w:rPr>
                      <w:rFonts w:asciiTheme="minorHAnsi" w:eastAsia="Calibri" w:hAnsiTheme="minorHAnsi" w:cstheme="minorHAnsi"/>
                      <w:b w:val="0"/>
                      <w:bCs w:val="0"/>
                      <w:i/>
                      <w:iCs/>
                      <w:color w:val="8A7967"/>
                      <w:sz w:val="20"/>
                      <w:szCs w:val="20"/>
                    </w:rPr>
                  </w:rPrChange>
                </w:rPr>
                <w:t>16 GB</w:t>
              </w:r>
            </w:ins>
            <w:ins w:id="3994" w:author="Islam Nady" w:date="2024-06-09T18:29:00Z">
              <w:del w:id="3995" w:author="Mohamed Amer" w:date="2024-06-13T04:45:00Z" w16du:dateUtc="2024-06-13T01:45:00Z">
                <w:r w:rsidR="00A623D4" w:rsidRPr="00786861" w:rsidDel="00786861">
                  <w:rPr>
                    <w:rFonts w:asciiTheme="minorHAnsi" w:hAnsiTheme="minorHAnsi" w:cstheme="minorHAnsi"/>
                    <w:b w:val="0"/>
                    <w:bCs w:val="0"/>
                    <w:sz w:val="20"/>
                    <w:szCs w:val="20"/>
                    <w:lang w:val="en-GB"/>
                    <w:rPrChange w:id="3996" w:author="Mohamed Amer" w:date="2024-06-13T04:45:00Z" w16du:dateUtc="2024-06-13T01:45:00Z">
                      <w:rPr>
                        <w:rFonts w:asciiTheme="minorHAnsi" w:eastAsia="Calibri" w:hAnsiTheme="minorHAnsi" w:cstheme="minorHAnsi"/>
                        <w:b w:val="0"/>
                        <w:bCs w:val="0"/>
                        <w:i/>
                        <w:iCs/>
                        <w:color w:val="8A7967"/>
                        <w:sz w:val="20"/>
                        <w:szCs w:val="20"/>
                      </w:rPr>
                    </w:rPrChange>
                  </w:rPr>
                  <w:delText>16</w:delText>
                </w:r>
              </w:del>
            </w:ins>
          </w:p>
        </w:tc>
      </w:tr>
      <w:tr w:rsidR="00D549B9" w14:paraId="4615E106" w14:textId="77777777" w:rsidTr="005E117D">
        <w:trPr>
          <w:ins w:id="3997" w:author="MMAhmed@bankAlbilad.com" w:date="2023-04-30T09:37:00Z"/>
        </w:trPr>
        <w:tc>
          <w:tcPr>
            <w:tcW w:w="3775" w:type="dxa"/>
            <w:shd w:val="clear" w:color="auto" w:fill="C00000"/>
            <w:vAlign w:val="center"/>
            <w:tcPrChange w:id="3998" w:author="MMAhmed@bankAlbilad.com" w:date="2023-04-30T09:46:00Z">
              <w:tcPr>
                <w:tcW w:w="2695" w:type="dxa"/>
                <w:shd w:val="clear" w:color="auto" w:fill="C00000"/>
                <w:vAlign w:val="center"/>
              </w:tcPr>
            </w:tcPrChange>
          </w:tcPr>
          <w:p w14:paraId="0EC1B37D" w14:textId="77777777" w:rsidR="00D549B9" w:rsidRPr="005E117D" w:rsidRDefault="00D549B9">
            <w:pPr>
              <w:pStyle w:val="-Heading2"/>
              <w:spacing w:before="0"/>
              <w:rPr>
                <w:ins w:id="3999" w:author="MMAhmed@bankAlbilad.com" w:date="2023-04-30T09:37:00Z"/>
                <w:rFonts w:ascii="Frutiger LT Arabic 45 Light" w:eastAsia="Calibri" w:hAnsi="Frutiger LT Arabic 45 Light" w:cs="Frutiger LT Arabic 45 Light"/>
                <w:b w:val="0"/>
                <w:bCs w:val="0"/>
                <w:i/>
                <w:iCs/>
                <w:color w:val="8A7967"/>
                <w:sz w:val="24"/>
                <w:szCs w:val="24"/>
                <w:rPrChange w:id="4000" w:author="MMAhmed@bankAlbilad.com" w:date="2023-04-30T09:46:00Z">
                  <w:rPr>
                    <w:ins w:id="4001" w:author="MMAhmed@bankAlbilad.com" w:date="2023-04-30T09:37:00Z"/>
                    <w:rFonts w:asciiTheme="minorHAnsi" w:eastAsia="Calibri" w:hAnsiTheme="minorHAnsi" w:cstheme="minorHAnsi"/>
                    <w:i/>
                    <w:iCs/>
                    <w:color w:val="8A7967"/>
                    <w:sz w:val="20"/>
                    <w:szCs w:val="20"/>
                  </w:rPr>
                </w:rPrChange>
              </w:rPr>
              <w:pPrChange w:id="4002" w:author="MMAhmed@bankAlbilad.com" w:date="2023-04-30T09:47:00Z">
                <w:pPr>
                  <w:pStyle w:val="-Heading2"/>
                </w:pPr>
              </w:pPrChange>
            </w:pPr>
            <w:bookmarkStart w:id="4003" w:name="_Toc133740282"/>
            <w:ins w:id="4004" w:author="MMAhmed@bankAlbilad.com" w:date="2023-04-30T09:37:00Z">
              <w:r w:rsidRPr="005E117D">
                <w:rPr>
                  <w:rFonts w:ascii="Frutiger LT Arabic 45 Light" w:hAnsi="Frutiger LT Arabic 45 Light" w:cs="Frutiger LT Arabic 45 Light"/>
                  <w:b w:val="0"/>
                  <w:bCs w:val="0"/>
                  <w:color w:val="FFFFFF"/>
                  <w:sz w:val="24"/>
                  <w:szCs w:val="24"/>
                  <w:rPrChange w:id="4005" w:author="MMAhmed@bankAlbilad.com" w:date="2023-04-30T09:46:00Z">
                    <w:rPr>
                      <w:rFonts w:ascii="Frutiger LT Arabic 45 Light" w:hAnsi="Frutiger LT Arabic 45 Light" w:cs="Frutiger LT Arabic 45 Light"/>
                      <w:color w:val="FFFFFF"/>
                    </w:rPr>
                  </w:rPrChange>
                </w:rPr>
                <w:t>CONNECTION</w:t>
              </w:r>
              <w:bookmarkEnd w:id="4003"/>
            </w:ins>
          </w:p>
        </w:tc>
        <w:tc>
          <w:tcPr>
            <w:tcW w:w="6682" w:type="dxa"/>
            <w:tcPrChange w:id="4006" w:author="MMAhmed@bankAlbilad.com" w:date="2023-04-30T09:46:00Z">
              <w:tcPr>
                <w:tcW w:w="7762" w:type="dxa"/>
                <w:gridSpan w:val="2"/>
              </w:tcPr>
            </w:tcPrChange>
          </w:tcPr>
          <w:p w14:paraId="380F82B3" w14:textId="77777777" w:rsidR="00D549B9" w:rsidRPr="00786861" w:rsidRDefault="00D549B9">
            <w:pPr>
              <w:pStyle w:val="-Heading2"/>
              <w:spacing w:before="0"/>
              <w:rPr>
                <w:ins w:id="4007" w:author="MMAhmed@bankAlbilad.com" w:date="2023-04-30T09:38:00Z"/>
                <w:rFonts w:asciiTheme="minorHAnsi" w:hAnsiTheme="minorHAnsi" w:cstheme="minorHAnsi"/>
                <w:b w:val="0"/>
                <w:bCs w:val="0"/>
                <w:sz w:val="20"/>
                <w:szCs w:val="20"/>
                <w:lang w:val="en-GB"/>
                <w:rPrChange w:id="4008" w:author="Mohamed Amer" w:date="2024-06-13T04:45:00Z" w16du:dateUtc="2024-06-13T01:45:00Z">
                  <w:rPr>
                    <w:ins w:id="4009" w:author="MMAhmed@bankAlbilad.com" w:date="2023-04-30T09:38:00Z"/>
                    <w:rFonts w:asciiTheme="minorHAnsi" w:eastAsia="Calibri" w:hAnsiTheme="minorHAnsi" w:cstheme="minorHAnsi"/>
                    <w:i/>
                    <w:iCs/>
                    <w:color w:val="8A7967"/>
                    <w:sz w:val="20"/>
                    <w:szCs w:val="20"/>
                  </w:rPr>
                </w:rPrChange>
              </w:rPr>
              <w:pPrChange w:id="4010" w:author="MMAhmed@bankAlbilad.com" w:date="2023-04-30T09:47:00Z">
                <w:pPr>
                  <w:pStyle w:val="-Heading2"/>
                </w:pPr>
              </w:pPrChange>
            </w:pPr>
          </w:p>
        </w:tc>
      </w:tr>
      <w:tr w:rsidR="00D549B9" w14:paraId="3DD77D29" w14:textId="77777777" w:rsidTr="005E117D">
        <w:trPr>
          <w:ins w:id="4011" w:author="MMAhmed@bankAlbilad.com" w:date="2023-04-30T09:37:00Z"/>
        </w:trPr>
        <w:tc>
          <w:tcPr>
            <w:tcW w:w="3775" w:type="dxa"/>
            <w:shd w:val="clear" w:color="auto" w:fill="C00000"/>
            <w:vAlign w:val="center"/>
            <w:tcPrChange w:id="4012" w:author="MMAhmed@bankAlbilad.com" w:date="2023-04-30T09:46:00Z">
              <w:tcPr>
                <w:tcW w:w="2695" w:type="dxa"/>
                <w:shd w:val="clear" w:color="auto" w:fill="C00000"/>
                <w:vAlign w:val="center"/>
              </w:tcPr>
            </w:tcPrChange>
          </w:tcPr>
          <w:p w14:paraId="50666E68" w14:textId="77777777" w:rsidR="00D549B9" w:rsidRPr="005E117D" w:rsidRDefault="00D549B9">
            <w:pPr>
              <w:pStyle w:val="-Heading2"/>
              <w:spacing w:before="0"/>
              <w:rPr>
                <w:ins w:id="4013" w:author="MMAhmed@bankAlbilad.com" w:date="2023-04-30T09:37:00Z"/>
                <w:rFonts w:ascii="Frutiger LT Arabic 45 Light" w:eastAsia="Calibri" w:hAnsi="Frutiger LT Arabic 45 Light" w:cs="Frutiger LT Arabic 45 Light"/>
                <w:b w:val="0"/>
                <w:bCs w:val="0"/>
                <w:i/>
                <w:iCs/>
                <w:color w:val="8A7967"/>
                <w:sz w:val="24"/>
                <w:szCs w:val="24"/>
                <w:rPrChange w:id="4014" w:author="MMAhmed@bankAlbilad.com" w:date="2023-04-30T09:46:00Z">
                  <w:rPr>
                    <w:ins w:id="4015" w:author="MMAhmed@bankAlbilad.com" w:date="2023-04-30T09:37:00Z"/>
                    <w:rFonts w:asciiTheme="minorHAnsi" w:eastAsia="Calibri" w:hAnsiTheme="minorHAnsi" w:cstheme="minorHAnsi"/>
                    <w:i/>
                    <w:iCs/>
                    <w:color w:val="8A7967"/>
                    <w:sz w:val="20"/>
                    <w:szCs w:val="20"/>
                  </w:rPr>
                </w:rPrChange>
              </w:rPr>
              <w:pPrChange w:id="4016" w:author="MMAhmed@bankAlbilad.com" w:date="2023-04-30T09:47:00Z">
                <w:pPr>
                  <w:pStyle w:val="-Heading2"/>
                </w:pPr>
              </w:pPrChange>
            </w:pPr>
            <w:bookmarkStart w:id="4017" w:name="_Toc133740283"/>
            <w:ins w:id="4018" w:author="MMAhmed@bankAlbilad.com" w:date="2023-04-30T09:37:00Z">
              <w:r w:rsidRPr="005E117D">
                <w:rPr>
                  <w:rFonts w:ascii="Frutiger LT Arabic 45 Light" w:hAnsi="Frutiger LT Arabic 45 Light" w:cs="Frutiger LT Arabic 45 Light"/>
                  <w:b w:val="0"/>
                  <w:bCs w:val="0"/>
                  <w:color w:val="FFFFFF"/>
                  <w:sz w:val="24"/>
                  <w:szCs w:val="24"/>
                  <w:rPrChange w:id="4019" w:author="MMAhmed@bankAlbilad.com" w:date="2023-04-30T09:46:00Z">
                    <w:rPr>
                      <w:rFonts w:ascii="Frutiger LT Arabic 45 Light" w:hAnsi="Frutiger LT Arabic 45 Light" w:cs="Frutiger LT Arabic 45 Light"/>
                      <w:color w:val="FFFFFF"/>
                    </w:rPr>
                  </w:rPrChange>
                </w:rPr>
                <w:t>DISK SPACE</w:t>
              </w:r>
              <w:bookmarkEnd w:id="4017"/>
            </w:ins>
          </w:p>
        </w:tc>
        <w:tc>
          <w:tcPr>
            <w:tcW w:w="6682" w:type="dxa"/>
            <w:tcPrChange w:id="4020" w:author="MMAhmed@bankAlbilad.com" w:date="2023-04-30T09:46:00Z">
              <w:tcPr>
                <w:tcW w:w="7762" w:type="dxa"/>
                <w:gridSpan w:val="2"/>
              </w:tcPr>
            </w:tcPrChange>
          </w:tcPr>
          <w:p w14:paraId="04A673B6" w14:textId="3A67E45E" w:rsidR="00D549B9" w:rsidRDefault="00D549B9" w:rsidP="00D549B9">
            <w:pPr>
              <w:pStyle w:val="-Heading2"/>
              <w:spacing w:before="0"/>
              <w:rPr>
                <w:ins w:id="4021" w:author="Islam Nady" w:date="2024-06-09T18:30:00Z"/>
                <w:rFonts w:asciiTheme="minorHAnsi" w:hAnsiTheme="minorHAnsi" w:cstheme="minorHAnsi"/>
                <w:b w:val="0"/>
                <w:bCs w:val="0"/>
                <w:sz w:val="20"/>
                <w:szCs w:val="20"/>
                <w:lang w:val="en-GB"/>
              </w:rPr>
            </w:pPr>
            <w:bookmarkStart w:id="4022" w:name="_Toc133740284"/>
            <w:ins w:id="4023" w:author="MMAhmed@bankAlbilad.com" w:date="2023-04-30T09:38:00Z">
              <w:del w:id="4024" w:author="Islam Nady" w:date="2024-06-09T18:29:00Z">
                <w:r w:rsidRPr="00DD65F5" w:rsidDel="00A623D4">
                  <w:rPr>
                    <w:rFonts w:asciiTheme="minorHAnsi" w:hAnsiTheme="minorHAnsi" w:cstheme="minorHAnsi"/>
                    <w:b w:val="0"/>
                    <w:bCs w:val="0"/>
                    <w:sz w:val="20"/>
                    <w:szCs w:val="20"/>
                    <w:lang w:val="en-GB"/>
                    <w:rPrChange w:id="4025" w:author="MMAhmed@bankAlbilad.com" w:date="2023-04-30T09:38:00Z">
                      <w:rPr>
                        <w:lang w:val="en-GB"/>
                      </w:rPr>
                    </w:rPrChange>
                  </w:rPr>
                  <w:delText>Should match the data provided in Disk Storage</w:delText>
                </w:r>
              </w:del>
            </w:ins>
            <w:bookmarkEnd w:id="4022"/>
            <w:ins w:id="4026" w:author="Mohamed Amer" w:date="2024-06-13T04:45:00Z" w16du:dateUtc="2024-06-13T01:45:00Z">
              <w:r w:rsidR="00786861">
                <w:rPr>
                  <w:rFonts w:asciiTheme="minorHAnsi" w:hAnsiTheme="minorHAnsi" w:cstheme="minorHAnsi"/>
                  <w:b w:val="0"/>
                  <w:bCs w:val="0"/>
                  <w:sz w:val="20"/>
                  <w:szCs w:val="20"/>
                  <w:lang w:val="en-GB"/>
                </w:rPr>
                <w:t>6</w:t>
              </w:r>
            </w:ins>
            <w:ins w:id="4027" w:author="Islam Nady" w:date="2024-06-09T18:29:00Z">
              <w:del w:id="4028" w:author="Mohamed Amer" w:date="2024-06-13T04:45:00Z" w16du:dateUtc="2024-06-13T01:45:00Z">
                <w:r w:rsidR="00A623D4" w:rsidDel="00786861">
                  <w:rPr>
                    <w:rFonts w:asciiTheme="minorHAnsi" w:hAnsiTheme="minorHAnsi" w:cstheme="minorHAnsi"/>
                    <w:b w:val="0"/>
                    <w:bCs w:val="0"/>
                    <w:sz w:val="20"/>
                    <w:szCs w:val="20"/>
                    <w:lang w:val="en-GB"/>
                  </w:rPr>
                  <w:delText>5</w:delText>
                </w:r>
              </w:del>
              <w:r w:rsidR="00A623D4">
                <w:rPr>
                  <w:rFonts w:asciiTheme="minorHAnsi" w:hAnsiTheme="minorHAnsi" w:cstheme="minorHAnsi"/>
                  <w:b w:val="0"/>
                  <w:bCs w:val="0"/>
                  <w:sz w:val="20"/>
                  <w:szCs w:val="20"/>
                  <w:lang w:val="en-GB"/>
                </w:rPr>
                <w:t>0 C: Drive</w:t>
              </w:r>
            </w:ins>
          </w:p>
          <w:p w14:paraId="00B1BE20" w14:textId="77777777" w:rsidR="00A623D4" w:rsidRPr="00A623D4" w:rsidRDefault="00A623D4">
            <w:pPr>
              <w:pStyle w:val="-Heading2"/>
              <w:spacing w:before="0"/>
              <w:rPr>
                <w:ins w:id="4029" w:author="MMAhmed@bankAlbilad.com" w:date="2023-04-30T09:38:00Z"/>
                <w:rFonts w:asciiTheme="minorHAnsi" w:hAnsiTheme="minorHAnsi" w:cstheme="minorHAnsi"/>
                <w:b w:val="0"/>
                <w:bCs w:val="0"/>
                <w:sz w:val="20"/>
                <w:szCs w:val="20"/>
                <w:lang w:val="en-GB"/>
                <w:rPrChange w:id="4030" w:author="Islam Nady" w:date="2024-06-09T18:30:00Z">
                  <w:rPr>
                    <w:ins w:id="4031" w:author="MMAhmed@bankAlbilad.com" w:date="2023-04-30T09:38:00Z"/>
                    <w:rFonts w:asciiTheme="minorHAnsi" w:eastAsia="Calibri" w:hAnsiTheme="minorHAnsi" w:cstheme="minorHAnsi"/>
                    <w:i/>
                    <w:iCs/>
                    <w:color w:val="8A7967"/>
                    <w:sz w:val="20"/>
                    <w:szCs w:val="20"/>
                  </w:rPr>
                </w:rPrChange>
              </w:rPr>
              <w:pPrChange w:id="4032" w:author="MMAhmed@bankAlbilad.com" w:date="2023-04-30T09:47:00Z">
                <w:pPr>
                  <w:pStyle w:val="-Heading2"/>
                </w:pPr>
              </w:pPrChange>
            </w:pPr>
            <w:ins w:id="4033" w:author="Islam Nady" w:date="2024-06-09T18:30:00Z">
              <w:r w:rsidRPr="00A623D4">
                <w:rPr>
                  <w:rFonts w:asciiTheme="minorHAnsi" w:hAnsiTheme="minorHAnsi" w:cstheme="minorHAnsi"/>
                  <w:b w:val="0"/>
                  <w:bCs w:val="0"/>
                  <w:sz w:val="20"/>
                  <w:szCs w:val="20"/>
                  <w:lang w:val="en-GB"/>
                  <w:rPrChange w:id="4034" w:author="Islam Nady" w:date="2024-06-09T18:30:00Z">
                    <w:rPr>
                      <w:rFonts w:asciiTheme="minorHAnsi" w:eastAsia="Calibri" w:hAnsiTheme="minorHAnsi" w:cstheme="minorHAnsi"/>
                      <w:b w:val="0"/>
                      <w:bCs w:val="0"/>
                      <w:i/>
                      <w:iCs/>
                      <w:color w:val="8A7967"/>
                      <w:sz w:val="20"/>
                      <w:szCs w:val="20"/>
                    </w:rPr>
                  </w:rPrChange>
                </w:rPr>
                <w:t>500 D: Drive</w:t>
              </w:r>
            </w:ins>
          </w:p>
        </w:tc>
      </w:tr>
      <w:tr w:rsidR="00D549B9" w14:paraId="7BEBBBD3" w14:textId="77777777" w:rsidTr="005E117D">
        <w:trPr>
          <w:ins w:id="4035" w:author="MMAhmed@bankAlbilad.com" w:date="2023-04-30T09:37:00Z"/>
        </w:trPr>
        <w:tc>
          <w:tcPr>
            <w:tcW w:w="3775" w:type="dxa"/>
            <w:shd w:val="clear" w:color="auto" w:fill="C00000"/>
            <w:vAlign w:val="center"/>
            <w:tcPrChange w:id="4036" w:author="MMAhmed@bankAlbilad.com" w:date="2023-04-30T09:46:00Z">
              <w:tcPr>
                <w:tcW w:w="2695" w:type="dxa"/>
                <w:shd w:val="clear" w:color="auto" w:fill="C00000"/>
                <w:vAlign w:val="center"/>
              </w:tcPr>
            </w:tcPrChange>
          </w:tcPr>
          <w:p w14:paraId="0EE955D5" w14:textId="77777777" w:rsidR="00D549B9" w:rsidRPr="005E117D" w:rsidRDefault="00D549B9">
            <w:pPr>
              <w:pStyle w:val="-Heading2"/>
              <w:spacing w:before="0"/>
              <w:rPr>
                <w:ins w:id="4037" w:author="MMAhmed@bankAlbilad.com" w:date="2023-04-30T09:37:00Z"/>
                <w:rFonts w:ascii="Frutiger LT Arabic 45 Light" w:eastAsia="Calibri" w:hAnsi="Frutiger LT Arabic 45 Light" w:cs="Frutiger LT Arabic 45 Light"/>
                <w:b w:val="0"/>
                <w:bCs w:val="0"/>
                <w:i/>
                <w:iCs/>
                <w:color w:val="8A7967"/>
                <w:sz w:val="24"/>
                <w:szCs w:val="24"/>
                <w:rPrChange w:id="4038" w:author="MMAhmed@bankAlbilad.com" w:date="2023-04-30T09:46:00Z">
                  <w:rPr>
                    <w:ins w:id="4039" w:author="MMAhmed@bankAlbilad.com" w:date="2023-04-30T09:37:00Z"/>
                    <w:rFonts w:asciiTheme="minorHAnsi" w:eastAsia="Calibri" w:hAnsiTheme="minorHAnsi" w:cstheme="minorHAnsi"/>
                    <w:i/>
                    <w:iCs/>
                    <w:color w:val="8A7967"/>
                    <w:sz w:val="20"/>
                    <w:szCs w:val="20"/>
                  </w:rPr>
                </w:rPrChange>
              </w:rPr>
              <w:pPrChange w:id="4040" w:author="MMAhmed@bankAlbilad.com" w:date="2023-04-30T09:47:00Z">
                <w:pPr>
                  <w:pStyle w:val="-Heading2"/>
                </w:pPr>
              </w:pPrChange>
            </w:pPr>
            <w:bookmarkStart w:id="4041" w:name="_Toc133740285"/>
            <w:ins w:id="4042" w:author="MMAhmed@bankAlbilad.com" w:date="2023-04-30T09:37:00Z">
              <w:r w:rsidRPr="005E117D">
                <w:rPr>
                  <w:rFonts w:ascii="Frutiger LT Arabic 45 Light" w:hAnsi="Frutiger LT Arabic 45 Light" w:cs="Frutiger LT Arabic 45 Light"/>
                  <w:b w:val="0"/>
                  <w:bCs w:val="0"/>
                  <w:color w:val="FFFFFF"/>
                  <w:sz w:val="24"/>
                  <w:szCs w:val="24"/>
                  <w:rPrChange w:id="4043" w:author="MMAhmed@bankAlbilad.com" w:date="2023-04-30T09:46:00Z">
                    <w:rPr>
                      <w:rFonts w:ascii="Frutiger LT Arabic 45 Light" w:hAnsi="Frutiger LT Arabic 45 Light" w:cs="Frutiger LT Arabic 45 Light"/>
                      <w:color w:val="FFFFFF"/>
                    </w:rPr>
                  </w:rPrChange>
                </w:rPr>
                <w:t>OPERATING SYSTEM</w:t>
              </w:r>
              <w:bookmarkEnd w:id="4041"/>
            </w:ins>
          </w:p>
        </w:tc>
        <w:tc>
          <w:tcPr>
            <w:tcW w:w="6682" w:type="dxa"/>
            <w:tcPrChange w:id="4044" w:author="MMAhmed@bankAlbilad.com" w:date="2023-04-30T09:46:00Z">
              <w:tcPr>
                <w:tcW w:w="7762" w:type="dxa"/>
                <w:gridSpan w:val="2"/>
              </w:tcPr>
            </w:tcPrChange>
          </w:tcPr>
          <w:p w14:paraId="288E7358" w14:textId="115185E8" w:rsidR="00D549B9" w:rsidRPr="005E13A9" w:rsidRDefault="005E13A9">
            <w:pPr>
              <w:pStyle w:val="-Heading2"/>
              <w:spacing w:before="0"/>
              <w:rPr>
                <w:ins w:id="4045" w:author="MMAhmed@bankAlbilad.com" w:date="2023-04-30T09:38:00Z"/>
                <w:rFonts w:asciiTheme="minorHAnsi" w:hAnsiTheme="minorHAnsi" w:cstheme="minorHAnsi"/>
                <w:b w:val="0"/>
                <w:bCs w:val="0"/>
                <w:sz w:val="20"/>
                <w:szCs w:val="20"/>
                <w:lang w:val="en-GB"/>
                <w:rPrChange w:id="4046" w:author="Islam Nady" w:date="2024-06-09T18:31:00Z">
                  <w:rPr>
                    <w:ins w:id="4047" w:author="MMAhmed@bankAlbilad.com" w:date="2023-04-30T09:38:00Z"/>
                    <w:rFonts w:asciiTheme="minorHAnsi" w:eastAsia="Calibri" w:hAnsiTheme="minorHAnsi" w:cstheme="minorHAnsi"/>
                    <w:i/>
                    <w:iCs/>
                    <w:color w:val="8A7967"/>
                    <w:sz w:val="20"/>
                    <w:szCs w:val="20"/>
                  </w:rPr>
                </w:rPrChange>
              </w:rPr>
              <w:pPrChange w:id="4048" w:author="MMAhmed@bankAlbilad.com" w:date="2023-04-30T09:47:00Z">
                <w:pPr>
                  <w:pStyle w:val="-Heading2"/>
                </w:pPr>
              </w:pPrChange>
            </w:pPr>
            <w:ins w:id="4049" w:author="Islam Nady" w:date="2024-06-09T18:31:00Z">
              <w:del w:id="4050" w:author="Mohamed Amer" w:date="2024-06-13T04:57:00Z" w16du:dateUtc="2024-06-13T01:57:00Z">
                <w:r w:rsidRPr="00055E0A" w:rsidDel="008D7A86">
                  <w:rPr>
                    <w:rFonts w:asciiTheme="minorHAnsi" w:hAnsiTheme="minorHAnsi" w:cstheme="minorHAnsi"/>
                    <w:b w:val="0"/>
                    <w:lang w:val="en-GB"/>
                    <w:rPrChange w:id="4051" w:author="Mohamed Amer" w:date="2024-07-28T16:42:00Z" w16du:dateUtc="2024-07-28T13:42:00Z">
                      <w:rPr>
                        <w:rStyle w:val="-Normal"/>
                        <w:rFonts w:ascii="Frutiger LT Arabic 45 Light" w:hAnsi="Frutiger LT Arabic 45 Light" w:cs="Frutiger LT Arabic 45 Light"/>
                        <w:bCs w:val="0"/>
                        <w:color w:val="000000" w:themeColor="text1"/>
                      </w:rPr>
                    </w:rPrChange>
                  </w:rPr>
                  <w:delText xml:space="preserve">Windows Server 2012 R2, </w:delText>
                </w:r>
              </w:del>
              <w:r w:rsidRPr="00055E0A">
                <w:rPr>
                  <w:rFonts w:asciiTheme="minorHAnsi" w:hAnsiTheme="minorHAnsi" w:cstheme="minorHAnsi"/>
                  <w:b w:val="0"/>
                  <w:lang w:val="en-GB"/>
                  <w:rPrChange w:id="4052" w:author="Mohamed Amer" w:date="2024-07-28T16:42:00Z" w16du:dateUtc="2024-07-28T13:42:00Z">
                    <w:rPr>
                      <w:rStyle w:val="-Normal"/>
                      <w:rFonts w:ascii="Frutiger LT Arabic 45 Light" w:hAnsi="Frutiger LT Arabic 45 Light" w:cs="Frutiger LT Arabic 45 Light"/>
                      <w:bCs w:val="0"/>
                      <w:color w:val="000000" w:themeColor="text1"/>
                    </w:rPr>
                  </w:rPrChange>
                </w:rPr>
                <w:t>2016 , 2019 or 2022 Datacenter</w:t>
              </w:r>
            </w:ins>
          </w:p>
        </w:tc>
      </w:tr>
      <w:tr w:rsidR="00D549B9" w14:paraId="30150E9C" w14:textId="77777777" w:rsidTr="005E117D">
        <w:trPr>
          <w:ins w:id="4053" w:author="MMAhmed@bankAlbilad.com" w:date="2023-04-30T09:37:00Z"/>
        </w:trPr>
        <w:tc>
          <w:tcPr>
            <w:tcW w:w="3775" w:type="dxa"/>
            <w:shd w:val="clear" w:color="auto" w:fill="C00000"/>
            <w:vAlign w:val="center"/>
            <w:tcPrChange w:id="4054" w:author="MMAhmed@bankAlbilad.com" w:date="2023-04-30T09:46:00Z">
              <w:tcPr>
                <w:tcW w:w="2695" w:type="dxa"/>
                <w:shd w:val="clear" w:color="auto" w:fill="C00000"/>
                <w:vAlign w:val="center"/>
              </w:tcPr>
            </w:tcPrChange>
          </w:tcPr>
          <w:p w14:paraId="1D918B16" w14:textId="77777777" w:rsidR="00D549B9" w:rsidRPr="005E117D" w:rsidRDefault="00D549B9">
            <w:pPr>
              <w:pStyle w:val="-Heading2"/>
              <w:spacing w:before="0"/>
              <w:rPr>
                <w:ins w:id="4055" w:author="MMAhmed@bankAlbilad.com" w:date="2023-04-30T09:37:00Z"/>
                <w:rFonts w:ascii="Frutiger LT Arabic 45 Light" w:eastAsia="Calibri" w:hAnsi="Frutiger LT Arabic 45 Light" w:cs="Frutiger LT Arabic 45 Light"/>
                <w:b w:val="0"/>
                <w:bCs w:val="0"/>
                <w:i/>
                <w:iCs/>
                <w:color w:val="8A7967"/>
                <w:sz w:val="24"/>
                <w:szCs w:val="24"/>
                <w:rPrChange w:id="4056" w:author="MMAhmed@bankAlbilad.com" w:date="2023-04-30T09:46:00Z">
                  <w:rPr>
                    <w:ins w:id="4057" w:author="MMAhmed@bankAlbilad.com" w:date="2023-04-30T09:37:00Z"/>
                    <w:rFonts w:asciiTheme="minorHAnsi" w:eastAsia="Calibri" w:hAnsiTheme="minorHAnsi" w:cstheme="minorHAnsi"/>
                    <w:i/>
                    <w:iCs/>
                    <w:color w:val="8A7967"/>
                    <w:sz w:val="20"/>
                    <w:szCs w:val="20"/>
                  </w:rPr>
                </w:rPrChange>
              </w:rPr>
              <w:pPrChange w:id="4058" w:author="MMAhmed@bankAlbilad.com" w:date="2023-04-30T09:47:00Z">
                <w:pPr>
                  <w:pStyle w:val="-Heading2"/>
                </w:pPr>
              </w:pPrChange>
            </w:pPr>
            <w:bookmarkStart w:id="4059" w:name="_Toc133740286"/>
            <w:ins w:id="4060" w:author="MMAhmed@bankAlbilad.com" w:date="2023-04-30T09:37:00Z">
              <w:r w:rsidRPr="005E117D">
                <w:rPr>
                  <w:rFonts w:ascii="Frutiger LT Arabic 45 Light" w:hAnsi="Frutiger LT Arabic 45 Light" w:cs="Frutiger LT Arabic 45 Light"/>
                  <w:b w:val="0"/>
                  <w:bCs w:val="0"/>
                  <w:color w:val="FFFFFF"/>
                  <w:sz w:val="24"/>
                  <w:szCs w:val="24"/>
                  <w:rPrChange w:id="4061" w:author="MMAhmed@bankAlbilad.com" w:date="2023-04-30T09:46:00Z">
                    <w:rPr>
                      <w:rFonts w:ascii="Frutiger LT Arabic 45 Light" w:hAnsi="Frutiger LT Arabic 45 Light" w:cs="Frutiger LT Arabic 45 Light"/>
                      <w:color w:val="FFFFFF"/>
                    </w:rPr>
                  </w:rPrChange>
                </w:rPr>
                <w:t>CPU</w:t>
              </w:r>
              <w:bookmarkEnd w:id="4059"/>
            </w:ins>
          </w:p>
        </w:tc>
        <w:tc>
          <w:tcPr>
            <w:tcW w:w="6682" w:type="dxa"/>
            <w:tcPrChange w:id="4062" w:author="MMAhmed@bankAlbilad.com" w:date="2023-04-30T09:46:00Z">
              <w:tcPr>
                <w:tcW w:w="7762" w:type="dxa"/>
                <w:gridSpan w:val="2"/>
              </w:tcPr>
            </w:tcPrChange>
          </w:tcPr>
          <w:p w14:paraId="7391812A" w14:textId="77777777" w:rsidR="00D549B9" w:rsidRPr="00786861" w:rsidRDefault="00081ED2">
            <w:pPr>
              <w:pStyle w:val="-Heading2"/>
              <w:spacing w:before="0"/>
              <w:rPr>
                <w:ins w:id="4063" w:author="MMAhmed@bankAlbilad.com" w:date="2023-04-30T09:38:00Z"/>
                <w:rFonts w:asciiTheme="minorHAnsi" w:hAnsiTheme="minorHAnsi" w:cstheme="minorHAnsi"/>
                <w:b w:val="0"/>
                <w:bCs w:val="0"/>
                <w:sz w:val="20"/>
                <w:szCs w:val="20"/>
                <w:lang w:val="en-GB"/>
                <w:rPrChange w:id="4064" w:author="Mohamed Amer" w:date="2024-06-13T04:45:00Z" w16du:dateUtc="2024-06-13T01:45:00Z">
                  <w:rPr>
                    <w:ins w:id="4065" w:author="MMAhmed@bankAlbilad.com" w:date="2023-04-30T09:38:00Z"/>
                    <w:rFonts w:asciiTheme="minorHAnsi" w:eastAsia="Calibri" w:hAnsiTheme="minorHAnsi" w:cstheme="minorHAnsi"/>
                    <w:i/>
                    <w:iCs/>
                    <w:color w:val="8A7967"/>
                    <w:sz w:val="20"/>
                    <w:szCs w:val="20"/>
                  </w:rPr>
                </w:rPrChange>
              </w:rPr>
              <w:pPrChange w:id="4066" w:author="MMAhmed@bankAlbilad.com" w:date="2023-04-30T09:47:00Z">
                <w:pPr>
                  <w:pStyle w:val="-Heading2"/>
                </w:pPr>
              </w:pPrChange>
            </w:pPr>
            <w:ins w:id="4067" w:author="Islam Nady" w:date="2024-06-09T18:30:00Z">
              <w:r w:rsidRPr="00786861">
                <w:rPr>
                  <w:rFonts w:asciiTheme="minorHAnsi" w:hAnsiTheme="minorHAnsi" w:cstheme="minorHAnsi"/>
                  <w:b w:val="0"/>
                  <w:bCs w:val="0"/>
                  <w:sz w:val="20"/>
                  <w:szCs w:val="20"/>
                  <w:lang w:val="en-GB"/>
                  <w:rPrChange w:id="4068" w:author="Mohamed Amer" w:date="2024-06-13T04:45:00Z" w16du:dateUtc="2024-06-13T01:45:00Z">
                    <w:rPr>
                      <w:rFonts w:asciiTheme="minorHAnsi" w:eastAsia="Calibri" w:hAnsiTheme="minorHAnsi" w:cstheme="minorHAnsi"/>
                      <w:b w:val="0"/>
                      <w:bCs w:val="0"/>
                      <w:i/>
                      <w:iCs/>
                      <w:color w:val="8A7967"/>
                      <w:sz w:val="20"/>
                      <w:szCs w:val="20"/>
                    </w:rPr>
                  </w:rPrChange>
                </w:rPr>
                <w:t>8 C</w:t>
              </w:r>
            </w:ins>
            <w:ins w:id="4069" w:author="Islam Nady" w:date="2024-06-09T18:31:00Z">
              <w:r w:rsidRPr="00786861">
                <w:rPr>
                  <w:rFonts w:asciiTheme="minorHAnsi" w:hAnsiTheme="minorHAnsi" w:cstheme="minorHAnsi"/>
                  <w:b w:val="0"/>
                  <w:bCs w:val="0"/>
                  <w:sz w:val="20"/>
                  <w:szCs w:val="20"/>
                  <w:lang w:val="en-GB"/>
                  <w:rPrChange w:id="4070" w:author="Mohamed Amer" w:date="2024-06-13T04:45:00Z" w16du:dateUtc="2024-06-13T01:45:00Z">
                    <w:rPr>
                      <w:rFonts w:asciiTheme="minorHAnsi" w:eastAsia="Calibri" w:hAnsiTheme="minorHAnsi" w:cstheme="minorHAnsi"/>
                      <w:b w:val="0"/>
                      <w:bCs w:val="0"/>
                      <w:i/>
                      <w:iCs/>
                      <w:color w:val="8A7967"/>
                      <w:sz w:val="20"/>
                      <w:szCs w:val="20"/>
                    </w:rPr>
                  </w:rPrChange>
                </w:rPr>
                <w:t>ores</w:t>
              </w:r>
            </w:ins>
          </w:p>
        </w:tc>
      </w:tr>
      <w:tr w:rsidR="00D549B9" w14:paraId="1A29F3BC" w14:textId="77777777" w:rsidTr="005E117D">
        <w:trPr>
          <w:ins w:id="4071" w:author="MMAhmed@bankAlbilad.com" w:date="2023-04-30T09:37:00Z"/>
        </w:trPr>
        <w:tc>
          <w:tcPr>
            <w:tcW w:w="3775" w:type="dxa"/>
            <w:shd w:val="clear" w:color="auto" w:fill="C00000"/>
            <w:vAlign w:val="center"/>
            <w:tcPrChange w:id="4072" w:author="MMAhmed@bankAlbilad.com" w:date="2023-04-30T09:46:00Z">
              <w:tcPr>
                <w:tcW w:w="2695" w:type="dxa"/>
                <w:shd w:val="clear" w:color="auto" w:fill="C00000"/>
                <w:vAlign w:val="center"/>
              </w:tcPr>
            </w:tcPrChange>
          </w:tcPr>
          <w:p w14:paraId="32DE554F" w14:textId="77777777" w:rsidR="00D549B9" w:rsidRPr="005E117D" w:rsidRDefault="00D549B9">
            <w:pPr>
              <w:pStyle w:val="-Heading2"/>
              <w:spacing w:before="0"/>
              <w:rPr>
                <w:ins w:id="4073" w:author="MMAhmed@bankAlbilad.com" w:date="2023-04-30T09:37:00Z"/>
                <w:rFonts w:ascii="Frutiger LT Arabic 45 Light" w:eastAsia="Calibri" w:hAnsi="Frutiger LT Arabic 45 Light" w:cs="Frutiger LT Arabic 45 Light"/>
                <w:b w:val="0"/>
                <w:bCs w:val="0"/>
                <w:i/>
                <w:iCs/>
                <w:color w:val="8A7967"/>
                <w:sz w:val="24"/>
                <w:szCs w:val="24"/>
                <w:rPrChange w:id="4074" w:author="MMAhmed@bankAlbilad.com" w:date="2023-04-30T09:46:00Z">
                  <w:rPr>
                    <w:ins w:id="4075" w:author="MMAhmed@bankAlbilad.com" w:date="2023-04-30T09:37:00Z"/>
                    <w:rFonts w:asciiTheme="minorHAnsi" w:eastAsia="Calibri" w:hAnsiTheme="minorHAnsi" w:cstheme="minorHAnsi"/>
                    <w:i/>
                    <w:iCs/>
                    <w:color w:val="8A7967"/>
                    <w:sz w:val="20"/>
                    <w:szCs w:val="20"/>
                  </w:rPr>
                </w:rPrChange>
              </w:rPr>
              <w:pPrChange w:id="4076" w:author="MMAhmed@bankAlbilad.com" w:date="2023-04-30T09:47:00Z">
                <w:pPr>
                  <w:pStyle w:val="-Heading2"/>
                </w:pPr>
              </w:pPrChange>
            </w:pPr>
            <w:bookmarkStart w:id="4077" w:name="_Toc133740287"/>
            <w:ins w:id="4078" w:author="MMAhmed@bankAlbilad.com" w:date="2023-04-30T09:37:00Z">
              <w:r w:rsidRPr="005E117D">
                <w:rPr>
                  <w:rFonts w:ascii="Frutiger LT Arabic 45 Light" w:hAnsi="Frutiger LT Arabic 45 Light" w:cs="Frutiger LT Arabic 45 Light"/>
                  <w:b w:val="0"/>
                  <w:bCs w:val="0"/>
                  <w:color w:val="FFFFFF"/>
                  <w:sz w:val="24"/>
                  <w:szCs w:val="24"/>
                  <w:rPrChange w:id="4079" w:author="MMAhmed@bankAlbilad.com" w:date="2023-04-30T09:46:00Z">
                    <w:rPr>
                      <w:rFonts w:ascii="Frutiger LT Arabic 45 Light" w:hAnsi="Frutiger LT Arabic 45 Light" w:cs="Frutiger LT Arabic 45 Light"/>
                      <w:color w:val="FFFFFF"/>
                    </w:rPr>
                  </w:rPrChange>
                </w:rPr>
                <w:t>SECURITY ZONE</w:t>
              </w:r>
              <w:bookmarkEnd w:id="4077"/>
            </w:ins>
          </w:p>
        </w:tc>
        <w:tc>
          <w:tcPr>
            <w:tcW w:w="6682" w:type="dxa"/>
            <w:tcPrChange w:id="4080" w:author="MMAhmed@bankAlbilad.com" w:date="2023-04-30T09:46:00Z">
              <w:tcPr>
                <w:tcW w:w="7762" w:type="dxa"/>
                <w:gridSpan w:val="2"/>
              </w:tcPr>
            </w:tcPrChange>
          </w:tcPr>
          <w:p w14:paraId="167B7AFD" w14:textId="77777777" w:rsidR="00D549B9" w:rsidRPr="00786861" w:rsidRDefault="00D549B9">
            <w:pPr>
              <w:pStyle w:val="-Heading2"/>
              <w:spacing w:before="0"/>
              <w:rPr>
                <w:ins w:id="4081" w:author="MMAhmed@bankAlbilad.com" w:date="2023-04-30T09:38:00Z"/>
                <w:rFonts w:asciiTheme="minorHAnsi" w:hAnsiTheme="minorHAnsi" w:cstheme="minorHAnsi"/>
                <w:b w:val="0"/>
                <w:bCs w:val="0"/>
                <w:sz w:val="20"/>
                <w:szCs w:val="20"/>
                <w:lang w:val="en-GB"/>
                <w:rPrChange w:id="4082" w:author="Mohamed Amer" w:date="2024-06-13T04:45:00Z" w16du:dateUtc="2024-06-13T01:45:00Z">
                  <w:rPr>
                    <w:ins w:id="4083" w:author="MMAhmed@bankAlbilad.com" w:date="2023-04-30T09:38:00Z"/>
                    <w:rFonts w:asciiTheme="minorHAnsi" w:eastAsia="Calibri" w:hAnsiTheme="minorHAnsi" w:cstheme="minorHAnsi"/>
                    <w:i/>
                    <w:iCs/>
                    <w:color w:val="8A7967"/>
                    <w:sz w:val="20"/>
                    <w:szCs w:val="20"/>
                  </w:rPr>
                </w:rPrChange>
              </w:rPr>
              <w:pPrChange w:id="4084" w:author="MMAhmed@bankAlbilad.com" w:date="2023-04-30T09:47:00Z">
                <w:pPr>
                  <w:pStyle w:val="-Heading2"/>
                </w:pPr>
              </w:pPrChange>
            </w:pPr>
            <w:bookmarkStart w:id="4085" w:name="_Toc133740288"/>
            <w:ins w:id="4086" w:author="MMAhmed@bankAlbilad.com" w:date="2023-04-30T09:38:00Z">
              <w:r w:rsidRPr="00DD65F5">
                <w:rPr>
                  <w:rFonts w:asciiTheme="minorHAnsi" w:hAnsiTheme="minorHAnsi" w:cstheme="minorHAnsi"/>
                  <w:b w:val="0"/>
                  <w:bCs w:val="0"/>
                  <w:sz w:val="20"/>
                  <w:szCs w:val="20"/>
                  <w:lang w:val="en-GB"/>
                  <w:rPrChange w:id="4087" w:author="MMAhmed@bankAlbilad.com" w:date="2023-04-30T09:38:00Z">
                    <w:rPr>
                      <w:lang w:val="en-GB"/>
                    </w:rPr>
                  </w:rPrChange>
                </w:rPr>
                <w:t xml:space="preserve">To be provided by </w:t>
              </w:r>
              <w:del w:id="4088" w:author="Islam Nady" w:date="2024-06-09T18:30:00Z">
                <w:r w:rsidRPr="00DD65F5" w:rsidDel="00081ED2">
                  <w:rPr>
                    <w:rFonts w:asciiTheme="minorHAnsi" w:hAnsiTheme="minorHAnsi" w:cstheme="minorHAnsi"/>
                    <w:b w:val="0"/>
                    <w:bCs w:val="0"/>
                    <w:sz w:val="20"/>
                    <w:szCs w:val="20"/>
                    <w:lang w:val="en-GB"/>
                    <w:rPrChange w:id="4089" w:author="MMAhmed@bankAlbilad.com" w:date="2023-04-30T09:38:00Z">
                      <w:rPr>
                        <w:lang w:val="en-GB"/>
                      </w:rPr>
                    </w:rPrChange>
                  </w:rPr>
                  <w:delText>NSAC</w:delText>
                </w:r>
              </w:del>
            </w:ins>
            <w:ins w:id="4090" w:author="Islam Nady" w:date="2024-06-09T18:30:00Z">
              <w:r w:rsidR="00081ED2">
                <w:rPr>
                  <w:rFonts w:asciiTheme="minorHAnsi" w:hAnsiTheme="minorHAnsi" w:cstheme="minorHAnsi"/>
                  <w:b w:val="0"/>
                  <w:bCs w:val="0"/>
                  <w:sz w:val="20"/>
                  <w:szCs w:val="20"/>
                  <w:lang w:val="en-GB"/>
                </w:rPr>
                <w:t>SOC</w:t>
              </w:r>
            </w:ins>
            <w:ins w:id="4091" w:author="MMAhmed@bankAlbilad.com" w:date="2023-04-30T09:38:00Z">
              <w:r w:rsidRPr="00DD65F5">
                <w:rPr>
                  <w:rFonts w:asciiTheme="minorHAnsi" w:hAnsiTheme="minorHAnsi" w:cstheme="minorHAnsi"/>
                  <w:b w:val="0"/>
                  <w:bCs w:val="0"/>
                  <w:sz w:val="20"/>
                  <w:szCs w:val="20"/>
                  <w:lang w:val="en-GB"/>
                  <w:rPrChange w:id="4092" w:author="MMAhmed@bankAlbilad.com" w:date="2023-04-30T09:38:00Z">
                    <w:rPr>
                      <w:lang w:val="en-GB"/>
                    </w:rPr>
                  </w:rPrChange>
                </w:rPr>
                <w:t xml:space="preserve"> </w:t>
              </w:r>
              <w:del w:id="4093" w:author="Islam Nady" w:date="2024-06-09T18:30:00Z">
                <w:r w:rsidRPr="00DD65F5" w:rsidDel="00081ED2">
                  <w:rPr>
                    <w:rFonts w:asciiTheme="minorHAnsi" w:hAnsiTheme="minorHAnsi" w:cstheme="minorHAnsi"/>
                    <w:b w:val="0"/>
                    <w:bCs w:val="0"/>
                    <w:sz w:val="20"/>
                    <w:szCs w:val="20"/>
                    <w:lang w:val="en-GB"/>
                    <w:rPrChange w:id="4094" w:author="MMAhmed@bankAlbilad.com" w:date="2023-04-30T09:38:00Z">
                      <w:rPr>
                        <w:lang w:val="en-GB"/>
                      </w:rPr>
                    </w:rPrChange>
                  </w:rPr>
                  <w:delText>(Responsible),Capacity planning (Consultant)</w:delText>
                </w:r>
              </w:del>
              <w:bookmarkEnd w:id="4085"/>
            </w:ins>
          </w:p>
        </w:tc>
      </w:tr>
    </w:tbl>
    <w:p w14:paraId="56783322" w14:textId="6D764571" w:rsidR="00DD65F5" w:rsidRPr="00DD65F5" w:rsidDel="008D7A86" w:rsidRDefault="00DD65F5">
      <w:pPr>
        <w:rPr>
          <w:del w:id="4095" w:author="Mohamed Amer" w:date="2024-06-13T04:57:00Z" w16du:dateUtc="2024-06-13T01:57:00Z"/>
          <w:rFonts w:eastAsia="Calibri"/>
          <w:rPrChange w:id="4096" w:author="MMAhmed@bankAlbilad.com" w:date="2023-04-30T09:39:00Z">
            <w:rPr>
              <w:del w:id="4097" w:author="Mohamed Amer" w:date="2024-06-13T04:57:00Z" w16du:dateUtc="2024-06-13T01:57:00Z"/>
              <w:rFonts w:ascii="Frutiger LT Arabic 45 Light" w:eastAsia="Calibri" w:hAnsi="Frutiger LT Arabic 45 Light" w:cs="Frutiger LT Arabic 45 Light"/>
              <w:i/>
              <w:iCs/>
              <w:color w:val="8A7967"/>
            </w:rPr>
          </w:rPrChange>
        </w:rPr>
        <w:pPrChange w:id="4098" w:author="MMAhmed@bankAlbilad.com" w:date="2023-04-30T09:39:00Z">
          <w:pPr>
            <w:pStyle w:val="-Heading2"/>
          </w:pPr>
        </w:pPrChange>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6"/>
        <w:gridCol w:w="8154"/>
      </w:tblGrid>
      <w:tr w:rsidR="002247A6" w:rsidRPr="00EB1F74" w:rsidDel="00DD65F5" w14:paraId="42325EED" w14:textId="77777777" w:rsidTr="00503772">
        <w:trPr>
          <w:trHeight w:val="301"/>
          <w:del w:id="4099" w:author="MMAhmed@bankAlbilad.com" w:date="2023-04-30T09:38:00Z"/>
        </w:trPr>
        <w:tc>
          <w:tcPr>
            <w:tcW w:w="2336" w:type="dxa"/>
            <w:shd w:val="clear" w:color="auto" w:fill="CF202E"/>
            <w:vAlign w:val="center"/>
          </w:tcPr>
          <w:p w14:paraId="5C4E9643" w14:textId="77777777" w:rsidR="002247A6" w:rsidRPr="00377FFD" w:rsidDel="00DD65F5" w:rsidRDefault="002247A6" w:rsidP="00CB3C97">
            <w:pPr>
              <w:tabs>
                <w:tab w:val="right" w:pos="224"/>
              </w:tabs>
              <w:jc w:val="center"/>
              <w:rPr>
                <w:del w:id="4100" w:author="MMAhmed@bankAlbilad.com" w:date="2023-04-30T09:38:00Z"/>
                <w:rFonts w:ascii="Frutiger LT Arabic 45 Light" w:hAnsi="Frutiger LT Arabic 45 Light" w:cs="Frutiger LT Arabic 45 Light"/>
                <w:color w:val="FFFFFF"/>
              </w:rPr>
            </w:pPr>
            <w:del w:id="4101" w:author="MMAhmed@bankAlbilad.com" w:date="2023-04-30T09:38:00Z">
              <w:r w:rsidRPr="00377FFD" w:rsidDel="00DD65F5">
                <w:rPr>
                  <w:rFonts w:ascii="Frutiger LT Arabic 45 Light" w:hAnsi="Frutiger LT Arabic 45 Light" w:cs="Frutiger LT Arabic 45 Light"/>
                  <w:color w:val="FFFFFF"/>
                </w:rPr>
                <w:delText>ENVIRONMENT</w:delText>
              </w:r>
            </w:del>
          </w:p>
        </w:tc>
        <w:tc>
          <w:tcPr>
            <w:tcW w:w="8154" w:type="dxa"/>
          </w:tcPr>
          <w:p w14:paraId="4DE76C4B" w14:textId="77777777" w:rsidR="002247A6" w:rsidRPr="00DD65F5" w:rsidDel="00DD65F5" w:rsidRDefault="002247A6" w:rsidP="00DD65F5">
            <w:pPr>
              <w:pStyle w:val="TableBodyText"/>
              <w:rPr>
                <w:del w:id="4102" w:author="MMAhmed@bankAlbilad.com" w:date="2023-04-30T09:38:00Z"/>
                <w:color w:val="auto"/>
                <w:lang w:val="en-GB"/>
              </w:rPr>
            </w:pPr>
            <w:del w:id="4103" w:author="MMAhmed@bankAlbilad.com" w:date="2023-04-30T09:38:00Z">
              <w:r w:rsidRPr="00DD65F5" w:rsidDel="00DD65F5">
                <w:rPr>
                  <w:color w:val="auto"/>
                  <w:lang w:val="en-GB"/>
                </w:rPr>
                <w:delText>Production /UAT /SIT/ DEV /POC</w:delText>
              </w:r>
            </w:del>
          </w:p>
        </w:tc>
      </w:tr>
      <w:tr w:rsidR="002247A6" w:rsidRPr="00EB1F74" w:rsidDel="00DD65F5" w14:paraId="7E4D8B10" w14:textId="77777777" w:rsidTr="00503772">
        <w:trPr>
          <w:trHeight w:val="238"/>
          <w:del w:id="4104" w:author="MMAhmed@bankAlbilad.com" w:date="2023-04-30T09:38:00Z"/>
        </w:trPr>
        <w:tc>
          <w:tcPr>
            <w:tcW w:w="2336" w:type="dxa"/>
            <w:shd w:val="clear" w:color="auto" w:fill="CF202E"/>
            <w:vAlign w:val="center"/>
          </w:tcPr>
          <w:p w14:paraId="2170703C" w14:textId="77777777" w:rsidR="002247A6" w:rsidRPr="00377FFD" w:rsidDel="00DD65F5" w:rsidRDefault="002247A6" w:rsidP="00CB3C97">
            <w:pPr>
              <w:tabs>
                <w:tab w:val="right" w:pos="224"/>
              </w:tabs>
              <w:jc w:val="center"/>
              <w:rPr>
                <w:del w:id="4105" w:author="MMAhmed@bankAlbilad.com" w:date="2023-04-30T09:38:00Z"/>
                <w:rFonts w:ascii="Frutiger LT Arabic 45 Light" w:hAnsi="Frutiger LT Arabic 45 Light" w:cs="Frutiger LT Arabic 45 Light"/>
                <w:color w:val="FFFFFF"/>
              </w:rPr>
            </w:pPr>
            <w:del w:id="4106" w:author="MMAhmed@bankAlbilad.com" w:date="2023-04-30T09:38:00Z">
              <w:r w:rsidRPr="00377FFD" w:rsidDel="00DD65F5">
                <w:rPr>
                  <w:rFonts w:ascii="Frutiger LT Arabic 45 Light" w:hAnsi="Frutiger LT Arabic 45 Light" w:cs="Frutiger LT Arabic 45 Light"/>
                  <w:color w:val="FFFFFF"/>
                </w:rPr>
                <w:delText>SERVER NAME</w:delText>
              </w:r>
            </w:del>
          </w:p>
        </w:tc>
        <w:tc>
          <w:tcPr>
            <w:tcW w:w="8154" w:type="dxa"/>
          </w:tcPr>
          <w:p w14:paraId="718E61DF" w14:textId="77777777" w:rsidR="002247A6" w:rsidRPr="00DD65F5" w:rsidDel="00DD65F5" w:rsidRDefault="002247A6" w:rsidP="00DD65F5">
            <w:pPr>
              <w:pStyle w:val="TableBodyText"/>
              <w:rPr>
                <w:del w:id="4107" w:author="MMAhmed@bankAlbilad.com" w:date="2023-04-30T09:38:00Z"/>
                <w:color w:val="auto"/>
                <w:lang w:val="en-GB"/>
              </w:rPr>
            </w:pPr>
            <w:del w:id="4108" w:author="MMAhmed@bankAlbilad.com" w:date="2023-04-30T09:38:00Z">
              <w:r w:rsidRPr="00DD65F5" w:rsidDel="00DD65F5">
                <w:rPr>
                  <w:color w:val="auto"/>
                  <w:lang w:val="en-GB"/>
                </w:rPr>
                <w:delText>Provided by A&amp;SO if the server is new, if server exist, put the name</w:delText>
              </w:r>
            </w:del>
          </w:p>
        </w:tc>
      </w:tr>
      <w:tr w:rsidR="002247A6" w:rsidRPr="00EB1F74" w:rsidDel="00DD65F5" w14:paraId="0C0B5187" w14:textId="77777777" w:rsidTr="00503772">
        <w:trPr>
          <w:trHeight w:val="238"/>
          <w:del w:id="4109" w:author="MMAhmed@bankAlbilad.com" w:date="2023-04-30T09:38:00Z"/>
        </w:trPr>
        <w:tc>
          <w:tcPr>
            <w:tcW w:w="2336" w:type="dxa"/>
            <w:shd w:val="clear" w:color="auto" w:fill="CF202E"/>
            <w:vAlign w:val="center"/>
          </w:tcPr>
          <w:p w14:paraId="7FDCEA1B" w14:textId="77777777" w:rsidR="002247A6" w:rsidRPr="00377FFD" w:rsidDel="00DD65F5" w:rsidRDefault="002247A6" w:rsidP="00CB3C97">
            <w:pPr>
              <w:tabs>
                <w:tab w:val="right" w:pos="224"/>
              </w:tabs>
              <w:jc w:val="center"/>
              <w:rPr>
                <w:del w:id="4110" w:author="MMAhmed@bankAlbilad.com" w:date="2023-04-30T09:38:00Z"/>
                <w:rFonts w:ascii="Frutiger LT Arabic 45 Light" w:hAnsi="Frutiger LT Arabic 45 Light" w:cs="Frutiger LT Arabic 45 Light"/>
                <w:color w:val="FFFFFF"/>
              </w:rPr>
            </w:pPr>
            <w:del w:id="4111" w:author="MMAhmed@bankAlbilad.com" w:date="2023-04-30T09:38:00Z">
              <w:r w:rsidRPr="00377FFD" w:rsidDel="00DD65F5">
                <w:rPr>
                  <w:rFonts w:ascii="Frutiger LT Arabic 45 Light" w:hAnsi="Frutiger LT Arabic 45 Light" w:cs="Frutiger LT Arabic 45 Light"/>
                  <w:color w:val="FFFFFF"/>
                </w:rPr>
                <w:delText>DESCRIPTION</w:delText>
              </w:r>
            </w:del>
          </w:p>
        </w:tc>
        <w:tc>
          <w:tcPr>
            <w:tcW w:w="8154" w:type="dxa"/>
          </w:tcPr>
          <w:p w14:paraId="590E1368" w14:textId="77777777" w:rsidR="002247A6" w:rsidRPr="00DD65F5" w:rsidDel="00DD65F5" w:rsidRDefault="002247A6" w:rsidP="00DD65F5">
            <w:pPr>
              <w:pStyle w:val="TableBodyText"/>
              <w:rPr>
                <w:del w:id="4112" w:author="MMAhmed@bankAlbilad.com" w:date="2023-04-30T09:38:00Z"/>
                <w:color w:val="auto"/>
                <w:lang w:val="en-GB"/>
              </w:rPr>
            </w:pPr>
            <w:del w:id="4113" w:author="MMAhmed@bankAlbilad.com" w:date="2023-04-30T09:38:00Z">
              <w:r w:rsidRPr="00DD65F5" w:rsidDel="00DD65F5">
                <w:rPr>
                  <w:color w:val="auto"/>
                  <w:lang w:val="en-GB"/>
                </w:rPr>
                <w:delText>Function of the server</w:delText>
              </w:r>
            </w:del>
          </w:p>
        </w:tc>
      </w:tr>
      <w:tr w:rsidR="002247A6" w:rsidRPr="00EB1F74" w:rsidDel="00DD65F5" w14:paraId="66D9D6EA" w14:textId="77777777" w:rsidTr="00503772">
        <w:trPr>
          <w:trHeight w:val="256"/>
          <w:del w:id="4114" w:author="MMAhmed@bankAlbilad.com" w:date="2023-04-30T09:38:00Z"/>
        </w:trPr>
        <w:tc>
          <w:tcPr>
            <w:tcW w:w="2336" w:type="dxa"/>
            <w:shd w:val="clear" w:color="auto" w:fill="CF202E"/>
            <w:vAlign w:val="center"/>
          </w:tcPr>
          <w:p w14:paraId="29436C3B" w14:textId="77777777" w:rsidR="002247A6" w:rsidRPr="00377FFD" w:rsidDel="00DD65F5" w:rsidRDefault="002247A6" w:rsidP="00CB3C97">
            <w:pPr>
              <w:tabs>
                <w:tab w:val="right" w:pos="224"/>
              </w:tabs>
              <w:jc w:val="center"/>
              <w:rPr>
                <w:del w:id="4115" w:author="MMAhmed@bankAlbilad.com" w:date="2023-04-30T09:38:00Z"/>
                <w:rFonts w:ascii="Frutiger LT Arabic 45 Light" w:hAnsi="Frutiger LT Arabic 45 Light" w:cs="Frutiger LT Arabic 45 Light"/>
                <w:color w:val="FFFFFF"/>
              </w:rPr>
            </w:pPr>
            <w:del w:id="4116" w:author="MMAhmed@bankAlbilad.com" w:date="2023-04-30T09:38:00Z">
              <w:r w:rsidRPr="00377FFD" w:rsidDel="00DD65F5">
                <w:rPr>
                  <w:rFonts w:ascii="Frutiger LT Arabic 45 Light" w:hAnsi="Frutiger LT Arabic 45 Light" w:cs="Frutiger LT Arabic 45 Light"/>
                  <w:color w:val="FFFFFF"/>
                </w:rPr>
                <w:delText>IP ADDRESS</w:delText>
              </w:r>
            </w:del>
          </w:p>
        </w:tc>
        <w:tc>
          <w:tcPr>
            <w:tcW w:w="8154" w:type="dxa"/>
          </w:tcPr>
          <w:p w14:paraId="1A9BD227" w14:textId="77777777" w:rsidR="002247A6" w:rsidRPr="00DD65F5" w:rsidDel="00DD65F5" w:rsidRDefault="002247A6" w:rsidP="00DD65F5">
            <w:pPr>
              <w:pStyle w:val="TableBodyText"/>
              <w:rPr>
                <w:del w:id="4117" w:author="MMAhmed@bankAlbilad.com" w:date="2023-04-30T09:38:00Z"/>
                <w:color w:val="auto"/>
                <w:lang w:val="en-GB"/>
              </w:rPr>
            </w:pPr>
            <w:del w:id="4118" w:author="MMAhmed@bankAlbilad.com" w:date="2023-04-30T09:38:00Z">
              <w:r w:rsidRPr="00DD65F5" w:rsidDel="00DD65F5">
                <w:rPr>
                  <w:color w:val="auto"/>
                  <w:lang w:val="en-GB"/>
                </w:rPr>
                <w:delText>To be provided by NCD</w:delText>
              </w:r>
            </w:del>
          </w:p>
        </w:tc>
      </w:tr>
      <w:tr w:rsidR="002247A6" w:rsidRPr="00EB1F74" w:rsidDel="00DD65F5" w14:paraId="1267A346" w14:textId="77777777" w:rsidTr="00503772">
        <w:trPr>
          <w:del w:id="4119" w:author="MMAhmed@bankAlbilad.com" w:date="2023-04-30T09:38:00Z"/>
        </w:trPr>
        <w:tc>
          <w:tcPr>
            <w:tcW w:w="2336" w:type="dxa"/>
            <w:shd w:val="clear" w:color="auto" w:fill="CF202E"/>
            <w:vAlign w:val="center"/>
          </w:tcPr>
          <w:p w14:paraId="4E16CA6A" w14:textId="77777777" w:rsidR="002247A6" w:rsidRPr="00377FFD" w:rsidDel="00DD65F5" w:rsidRDefault="002247A6" w:rsidP="00CB3C97">
            <w:pPr>
              <w:tabs>
                <w:tab w:val="right" w:pos="224"/>
              </w:tabs>
              <w:jc w:val="center"/>
              <w:rPr>
                <w:del w:id="4120" w:author="MMAhmed@bankAlbilad.com" w:date="2023-04-30T09:38:00Z"/>
                <w:rFonts w:ascii="Frutiger LT Arabic 45 Light" w:hAnsi="Frutiger LT Arabic 45 Light" w:cs="Frutiger LT Arabic 45 Light"/>
                <w:color w:val="FFFFFF"/>
              </w:rPr>
            </w:pPr>
            <w:del w:id="4121" w:author="MMAhmed@bankAlbilad.com" w:date="2023-04-30T09:38:00Z">
              <w:r w:rsidRPr="00377FFD" w:rsidDel="00DD65F5">
                <w:rPr>
                  <w:rFonts w:ascii="Frutiger LT Arabic 45 Light" w:hAnsi="Frutiger LT Arabic 45 Light" w:cs="Frutiger LT Arabic 45 Light"/>
                  <w:color w:val="FFFFFF"/>
                </w:rPr>
                <w:delText>RAM</w:delText>
              </w:r>
            </w:del>
          </w:p>
        </w:tc>
        <w:tc>
          <w:tcPr>
            <w:tcW w:w="8154" w:type="dxa"/>
          </w:tcPr>
          <w:p w14:paraId="5B602491" w14:textId="77777777" w:rsidR="002247A6" w:rsidRPr="00DD65F5" w:rsidDel="00DD65F5" w:rsidRDefault="002247A6" w:rsidP="00DD65F5">
            <w:pPr>
              <w:pStyle w:val="TableBodyText"/>
              <w:rPr>
                <w:del w:id="4122" w:author="MMAhmed@bankAlbilad.com" w:date="2023-04-30T09:38:00Z"/>
                <w:color w:val="auto"/>
                <w:lang w:val="en-GB"/>
              </w:rPr>
            </w:pPr>
          </w:p>
        </w:tc>
      </w:tr>
      <w:tr w:rsidR="002247A6" w:rsidRPr="00EB1F74" w:rsidDel="00DD65F5" w14:paraId="5BC8B7FC" w14:textId="77777777" w:rsidTr="00503772">
        <w:trPr>
          <w:del w:id="4123" w:author="MMAhmed@bankAlbilad.com" w:date="2023-04-30T09:38:00Z"/>
        </w:trPr>
        <w:tc>
          <w:tcPr>
            <w:tcW w:w="2336" w:type="dxa"/>
            <w:shd w:val="clear" w:color="auto" w:fill="CF202E"/>
            <w:vAlign w:val="center"/>
          </w:tcPr>
          <w:p w14:paraId="2CEF6AAE" w14:textId="77777777" w:rsidR="002247A6" w:rsidRPr="00377FFD" w:rsidDel="00DD65F5" w:rsidRDefault="002247A6" w:rsidP="00CB3C97">
            <w:pPr>
              <w:tabs>
                <w:tab w:val="right" w:pos="224"/>
              </w:tabs>
              <w:jc w:val="center"/>
              <w:rPr>
                <w:del w:id="4124" w:author="MMAhmed@bankAlbilad.com" w:date="2023-04-30T09:38:00Z"/>
                <w:rFonts w:ascii="Frutiger LT Arabic 45 Light" w:hAnsi="Frutiger LT Arabic 45 Light" w:cs="Frutiger LT Arabic 45 Light"/>
                <w:color w:val="FFFFFF"/>
              </w:rPr>
            </w:pPr>
            <w:del w:id="4125" w:author="MMAhmed@bankAlbilad.com" w:date="2023-04-30T09:38:00Z">
              <w:r w:rsidRPr="00377FFD" w:rsidDel="00DD65F5">
                <w:rPr>
                  <w:rFonts w:ascii="Frutiger LT Arabic 45 Light" w:hAnsi="Frutiger LT Arabic 45 Light" w:cs="Frutiger LT Arabic 45 Light"/>
                  <w:color w:val="FFFFFF"/>
                </w:rPr>
                <w:delText>CONNECTION</w:delText>
              </w:r>
            </w:del>
          </w:p>
        </w:tc>
        <w:tc>
          <w:tcPr>
            <w:tcW w:w="8154" w:type="dxa"/>
          </w:tcPr>
          <w:p w14:paraId="77DC5C2A" w14:textId="77777777" w:rsidR="002247A6" w:rsidRPr="00DD65F5" w:rsidDel="00DD65F5" w:rsidRDefault="002247A6" w:rsidP="00DD65F5">
            <w:pPr>
              <w:pStyle w:val="TableBodyText"/>
              <w:rPr>
                <w:del w:id="4126" w:author="MMAhmed@bankAlbilad.com" w:date="2023-04-30T09:38:00Z"/>
                <w:color w:val="auto"/>
                <w:lang w:val="en-GB"/>
              </w:rPr>
            </w:pPr>
          </w:p>
        </w:tc>
      </w:tr>
      <w:tr w:rsidR="002247A6" w:rsidRPr="00EB1F74" w:rsidDel="00DD65F5" w14:paraId="2252061C" w14:textId="77777777" w:rsidTr="00503772">
        <w:trPr>
          <w:del w:id="4127" w:author="MMAhmed@bankAlbilad.com" w:date="2023-04-30T09:38:00Z"/>
        </w:trPr>
        <w:tc>
          <w:tcPr>
            <w:tcW w:w="2336" w:type="dxa"/>
            <w:shd w:val="clear" w:color="auto" w:fill="CF202E"/>
            <w:vAlign w:val="center"/>
          </w:tcPr>
          <w:p w14:paraId="3E471AC9" w14:textId="77777777" w:rsidR="002247A6" w:rsidRPr="00377FFD" w:rsidDel="00DD65F5" w:rsidRDefault="002247A6" w:rsidP="00CB3C97">
            <w:pPr>
              <w:tabs>
                <w:tab w:val="right" w:pos="224"/>
              </w:tabs>
              <w:jc w:val="center"/>
              <w:rPr>
                <w:del w:id="4128" w:author="MMAhmed@bankAlbilad.com" w:date="2023-04-30T09:38:00Z"/>
                <w:rFonts w:ascii="Frutiger LT Arabic 45 Light" w:hAnsi="Frutiger LT Arabic 45 Light" w:cs="Frutiger LT Arabic 45 Light"/>
                <w:color w:val="FFFFFF"/>
              </w:rPr>
            </w:pPr>
            <w:del w:id="4129" w:author="MMAhmed@bankAlbilad.com" w:date="2023-04-30T09:38:00Z">
              <w:r w:rsidRPr="00377FFD" w:rsidDel="00DD65F5">
                <w:rPr>
                  <w:rFonts w:ascii="Frutiger LT Arabic 45 Light" w:hAnsi="Frutiger LT Arabic 45 Light" w:cs="Frutiger LT Arabic 45 Light"/>
                  <w:color w:val="FFFFFF"/>
                </w:rPr>
                <w:delText>DISK SPACE</w:delText>
              </w:r>
            </w:del>
          </w:p>
        </w:tc>
        <w:tc>
          <w:tcPr>
            <w:tcW w:w="8154" w:type="dxa"/>
          </w:tcPr>
          <w:p w14:paraId="48DB5B7F" w14:textId="77777777" w:rsidR="002247A6" w:rsidRPr="00DD65F5" w:rsidDel="00DD65F5" w:rsidRDefault="002247A6" w:rsidP="00DD65F5">
            <w:pPr>
              <w:pStyle w:val="TableBodyText"/>
              <w:rPr>
                <w:del w:id="4130" w:author="MMAhmed@bankAlbilad.com" w:date="2023-04-30T09:38:00Z"/>
                <w:color w:val="auto"/>
                <w:lang w:val="en-GB"/>
              </w:rPr>
            </w:pPr>
            <w:del w:id="4131" w:author="MMAhmed@bankAlbilad.com" w:date="2023-04-30T09:38:00Z">
              <w:r w:rsidRPr="00DD65F5" w:rsidDel="00DD65F5">
                <w:rPr>
                  <w:color w:val="auto"/>
                  <w:lang w:val="en-GB"/>
                </w:rPr>
                <w:delText>Should match the data provided in Disk Storage</w:delText>
              </w:r>
            </w:del>
          </w:p>
        </w:tc>
      </w:tr>
      <w:tr w:rsidR="002247A6" w:rsidRPr="00EB1F74" w:rsidDel="00DD65F5" w14:paraId="7E2899A9" w14:textId="77777777" w:rsidTr="00503772">
        <w:trPr>
          <w:del w:id="4132" w:author="MMAhmed@bankAlbilad.com" w:date="2023-04-30T09:38:00Z"/>
        </w:trPr>
        <w:tc>
          <w:tcPr>
            <w:tcW w:w="2336" w:type="dxa"/>
            <w:shd w:val="clear" w:color="auto" w:fill="CF202E"/>
            <w:vAlign w:val="center"/>
          </w:tcPr>
          <w:p w14:paraId="3FC11406" w14:textId="77777777" w:rsidR="002247A6" w:rsidRPr="00377FFD" w:rsidDel="00DD65F5" w:rsidRDefault="002247A6" w:rsidP="00CB3C97">
            <w:pPr>
              <w:tabs>
                <w:tab w:val="right" w:pos="224"/>
              </w:tabs>
              <w:jc w:val="center"/>
              <w:rPr>
                <w:del w:id="4133" w:author="MMAhmed@bankAlbilad.com" w:date="2023-04-30T09:38:00Z"/>
                <w:rFonts w:ascii="Frutiger LT Arabic 45 Light" w:hAnsi="Frutiger LT Arabic 45 Light" w:cs="Frutiger LT Arabic 45 Light"/>
                <w:color w:val="FFFFFF"/>
              </w:rPr>
            </w:pPr>
            <w:del w:id="4134" w:author="MMAhmed@bankAlbilad.com" w:date="2023-04-30T09:38:00Z">
              <w:r w:rsidRPr="00377FFD" w:rsidDel="00DD65F5">
                <w:rPr>
                  <w:rFonts w:ascii="Frutiger LT Arabic 45 Light" w:hAnsi="Frutiger LT Arabic 45 Light" w:cs="Frutiger LT Arabic 45 Light"/>
                  <w:color w:val="FFFFFF"/>
                </w:rPr>
                <w:delText>OPERATING SYSTEM</w:delText>
              </w:r>
            </w:del>
          </w:p>
        </w:tc>
        <w:tc>
          <w:tcPr>
            <w:tcW w:w="8154" w:type="dxa"/>
          </w:tcPr>
          <w:p w14:paraId="6D29F854" w14:textId="77777777" w:rsidR="002247A6" w:rsidRPr="00DD65F5" w:rsidDel="00DD65F5" w:rsidRDefault="002247A6" w:rsidP="00DD65F5">
            <w:pPr>
              <w:pStyle w:val="TableBodyText"/>
              <w:rPr>
                <w:del w:id="4135" w:author="MMAhmed@bankAlbilad.com" w:date="2023-04-30T09:38:00Z"/>
                <w:color w:val="auto"/>
                <w:lang w:val="en-GB"/>
              </w:rPr>
            </w:pPr>
          </w:p>
        </w:tc>
      </w:tr>
      <w:tr w:rsidR="002247A6" w:rsidRPr="00EB1F74" w:rsidDel="00DD65F5" w14:paraId="74EC0FF1" w14:textId="77777777" w:rsidTr="00503772">
        <w:trPr>
          <w:del w:id="4136" w:author="MMAhmed@bankAlbilad.com" w:date="2023-04-30T09:38:00Z"/>
        </w:trPr>
        <w:tc>
          <w:tcPr>
            <w:tcW w:w="2336" w:type="dxa"/>
            <w:shd w:val="clear" w:color="auto" w:fill="CF202E"/>
            <w:vAlign w:val="center"/>
          </w:tcPr>
          <w:p w14:paraId="769BDF01" w14:textId="77777777" w:rsidR="002247A6" w:rsidRPr="00377FFD" w:rsidDel="00DD65F5" w:rsidRDefault="002247A6" w:rsidP="00CB3C97">
            <w:pPr>
              <w:tabs>
                <w:tab w:val="right" w:pos="224"/>
              </w:tabs>
              <w:jc w:val="center"/>
              <w:rPr>
                <w:del w:id="4137" w:author="MMAhmed@bankAlbilad.com" w:date="2023-04-30T09:38:00Z"/>
                <w:rFonts w:ascii="Frutiger LT Arabic 45 Light" w:hAnsi="Frutiger LT Arabic 45 Light" w:cs="Frutiger LT Arabic 45 Light"/>
                <w:color w:val="FFFFFF"/>
              </w:rPr>
            </w:pPr>
            <w:del w:id="4138" w:author="MMAhmed@bankAlbilad.com" w:date="2023-04-30T09:38:00Z">
              <w:r w:rsidRPr="00377FFD" w:rsidDel="00DD65F5">
                <w:rPr>
                  <w:rFonts w:ascii="Frutiger LT Arabic 45 Light" w:hAnsi="Frutiger LT Arabic 45 Light" w:cs="Frutiger LT Arabic 45 Light"/>
                  <w:color w:val="FFFFFF"/>
                </w:rPr>
                <w:delText>CPU</w:delText>
              </w:r>
            </w:del>
          </w:p>
        </w:tc>
        <w:tc>
          <w:tcPr>
            <w:tcW w:w="8154" w:type="dxa"/>
          </w:tcPr>
          <w:p w14:paraId="54C717E2" w14:textId="77777777" w:rsidR="002247A6" w:rsidRPr="00DD65F5" w:rsidDel="00DD65F5" w:rsidRDefault="002247A6" w:rsidP="00DD65F5">
            <w:pPr>
              <w:pStyle w:val="TableBodyText"/>
              <w:rPr>
                <w:del w:id="4139" w:author="MMAhmed@bankAlbilad.com" w:date="2023-04-30T09:38:00Z"/>
                <w:color w:val="auto"/>
                <w:lang w:val="en-GB"/>
              </w:rPr>
            </w:pPr>
          </w:p>
        </w:tc>
      </w:tr>
      <w:tr w:rsidR="002247A6" w:rsidRPr="00EB1F74" w:rsidDel="00DD65F5" w14:paraId="725219EF" w14:textId="77777777" w:rsidTr="00503772">
        <w:trPr>
          <w:del w:id="4140" w:author="MMAhmed@bankAlbilad.com" w:date="2023-04-30T09:38:00Z"/>
        </w:trPr>
        <w:tc>
          <w:tcPr>
            <w:tcW w:w="2336" w:type="dxa"/>
            <w:shd w:val="clear" w:color="auto" w:fill="CF202E"/>
            <w:vAlign w:val="center"/>
          </w:tcPr>
          <w:p w14:paraId="1F2C7E66" w14:textId="77777777" w:rsidR="002247A6" w:rsidRPr="00377FFD" w:rsidDel="00DD65F5" w:rsidRDefault="002247A6" w:rsidP="00CB3C97">
            <w:pPr>
              <w:tabs>
                <w:tab w:val="right" w:pos="224"/>
              </w:tabs>
              <w:jc w:val="center"/>
              <w:rPr>
                <w:del w:id="4141" w:author="MMAhmed@bankAlbilad.com" w:date="2023-04-30T09:38:00Z"/>
                <w:rFonts w:ascii="Frutiger LT Arabic 45 Light" w:hAnsi="Frutiger LT Arabic 45 Light" w:cs="Frutiger LT Arabic 45 Light"/>
                <w:color w:val="FFFFFF"/>
              </w:rPr>
            </w:pPr>
            <w:del w:id="4142" w:author="MMAhmed@bankAlbilad.com" w:date="2023-04-30T09:38:00Z">
              <w:r w:rsidRPr="00377FFD" w:rsidDel="00DD65F5">
                <w:rPr>
                  <w:rFonts w:ascii="Frutiger LT Arabic 45 Light" w:hAnsi="Frutiger LT Arabic 45 Light" w:cs="Frutiger LT Arabic 45 Light"/>
                  <w:color w:val="FFFFFF"/>
                </w:rPr>
                <w:delText>SECURITY ZONE</w:delText>
              </w:r>
            </w:del>
          </w:p>
        </w:tc>
        <w:tc>
          <w:tcPr>
            <w:tcW w:w="8154" w:type="dxa"/>
          </w:tcPr>
          <w:p w14:paraId="08F9CDA0" w14:textId="77777777" w:rsidR="002247A6" w:rsidRPr="00DD65F5" w:rsidDel="00DD65F5" w:rsidRDefault="002247A6" w:rsidP="00DD65F5">
            <w:pPr>
              <w:pStyle w:val="TableBodyText"/>
              <w:rPr>
                <w:del w:id="4143" w:author="MMAhmed@bankAlbilad.com" w:date="2023-04-30T09:38:00Z"/>
                <w:color w:val="auto"/>
                <w:lang w:val="en-GB"/>
              </w:rPr>
            </w:pPr>
            <w:del w:id="4144" w:author="MMAhmed@bankAlbilad.com" w:date="2023-04-30T09:38:00Z">
              <w:r w:rsidRPr="00DD65F5" w:rsidDel="00DD65F5">
                <w:rPr>
                  <w:color w:val="auto"/>
                  <w:lang w:val="en-GB"/>
                </w:rPr>
                <w:delText xml:space="preserve">To be provided by </w:delText>
              </w:r>
              <w:r w:rsidR="00801DFC" w:rsidRPr="00DD65F5" w:rsidDel="00DD65F5">
                <w:rPr>
                  <w:color w:val="auto"/>
                  <w:lang w:val="en-GB"/>
                </w:rPr>
                <w:delText>NSAC (Responsible),Capacity planning (Consultant)</w:delText>
              </w:r>
            </w:del>
          </w:p>
        </w:tc>
      </w:tr>
    </w:tbl>
    <w:p w14:paraId="52B9E979" w14:textId="49602323" w:rsidR="002247A6" w:rsidRPr="00EB1F74" w:rsidDel="00786861" w:rsidRDefault="002247A6" w:rsidP="00CB3C97">
      <w:pPr>
        <w:pStyle w:val="ListParagraph"/>
        <w:numPr>
          <w:ilvl w:val="0"/>
          <w:numId w:val="16"/>
        </w:numPr>
        <w:rPr>
          <w:del w:id="4145" w:author="Mohamed Amer" w:date="2024-06-13T04:46:00Z" w16du:dateUtc="2024-06-13T01:46:00Z"/>
          <w:rStyle w:val="-Normal"/>
          <w:rFonts w:ascii="Frutiger LT Arabic 45 Light" w:hAnsi="Frutiger LT Arabic 45 Light" w:cs="Frutiger LT Arabic 45 Light"/>
          <w:color w:val="000000" w:themeColor="text1"/>
        </w:rPr>
      </w:pPr>
      <w:del w:id="4146" w:author="Mohamed Amer" w:date="2024-06-13T04:46:00Z" w16du:dateUtc="2024-06-13T01:46:00Z">
        <w:r w:rsidRPr="00EB1F74" w:rsidDel="00786861">
          <w:rPr>
            <w:rStyle w:val="-Normal"/>
            <w:rFonts w:ascii="Frutiger LT Arabic 45 Light" w:hAnsi="Frutiger LT Arabic 45 Light" w:cs="Frutiger LT Arabic 45 Light"/>
            <w:color w:val="000000" w:themeColor="text1"/>
          </w:rPr>
          <w:delText>Repeat this per server.</w:delText>
        </w:r>
      </w:del>
    </w:p>
    <w:p w14:paraId="515E25DD" w14:textId="77777777" w:rsidR="00786861" w:rsidRDefault="00786861" w:rsidP="00CB3C97">
      <w:pPr>
        <w:pStyle w:val="-Heading2"/>
        <w:rPr>
          <w:ins w:id="4147" w:author="Mohamed Amer" w:date="2024-06-13T04:46:00Z" w16du:dateUtc="2024-06-13T01:46:00Z"/>
          <w:rFonts w:ascii="Frutiger LT Arabic 45 Light" w:eastAsia="Calibri" w:hAnsi="Frutiger LT Arabic 45 Light" w:cs="Frutiger LT Arabic 45 Light"/>
          <w:i/>
          <w:iCs/>
          <w:color w:val="8A7967"/>
        </w:rPr>
      </w:pPr>
      <w:bookmarkStart w:id="4148" w:name="_Toc465250445"/>
      <w:bookmarkStart w:id="4149" w:name="_Toc465254802"/>
      <w:bookmarkStart w:id="4150" w:name="_Toc133740289"/>
    </w:p>
    <w:tbl>
      <w:tblPr>
        <w:tblStyle w:val="TableGrid"/>
        <w:tblW w:w="10457" w:type="dxa"/>
        <w:tblLook w:val="04A0" w:firstRow="1" w:lastRow="0" w:firstColumn="1" w:lastColumn="0" w:noHBand="0" w:noVBand="1"/>
      </w:tblPr>
      <w:tblGrid>
        <w:gridCol w:w="3775"/>
        <w:gridCol w:w="6682"/>
      </w:tblGrid>
      <w:tr w:rsidR="00786861" w14:paraId="58A0B243" w14:textId="77777777" w:rsidTr="006B62AB">
        <w:trPr>
          <w:ins w:id="4151" w:author="Mohamed Amer" w:date="2024-06-13T04:46:00Z"/>
        </w:trPr>
        <w:tc>
          <w:tcPr>
            <w:tcW w:w="3775" w:type="dxa"/>
            <w:shd w:val="clear" w:color="auto" w:fill="C00000"/>
            <w:vAlign w:val="center"/>
          </w:tcPr>
          <w:p w14:paraId="549E79A9" w14:textId="77777777" w:rsidR="00786861" w:rsidRPr="006B62AB" w:rsidRDefault="00786861" w:rsidP="006B62AB">
            <w:pPr>
              <w:pStyle w:val="-Heading2"/>
              <w:spacing w:before="0"/>
              <w:rPr>
                <w:ins w:id="4152" w:author="Mohamed Amer" w:date="2024-06-13T04:46:00Z" w16du:dateUtc="2024-06-13T01:46:00Z"/>
                <w:rFonts w:ascii="Frutiger LT Arabic 45 Light" w:eastAsia="Calibri" w:hAnsi="Frutiger LT Arabic 45 Light" w:cs="Frutiger LT Arabic 45 Light"/>
                <w:b w:val="0"/>
                <w:bCs w:val="0"/>
                <w:i/>
                <w:iCs/>
                <w:color w:val="8A7967"/>
                <w:sz w:val="24"/>
                <w:szCs w:val="24"/>
              </w:rPr>
            </w:pPr>
            <w:ins w:id="4153" w:author="Mohamed Amer" w:date="2024-06-13T04:46:00Z" w16du:dateUtc="2024-06-13T01:46:00Z">
              <w:r w:rsidRPr="006B62AB">
                <w:rPr>
                  <w:rFonts w:ascii="Frutiger LT Arabic 45 Light" w:hAnsi="Frutiger LT Arabic 45 Light" w:cs="Frutiger LT Arabic 45 Light"/>
                  <w:b w:val="0"/>
                  <w:bCs w:val="0"/>
                  <w:color w:val="FFFFFF"/>
                  <w:sz w:val="24"/>
                  <w:szCs w:val="24"/>
                </w:rPr>
                <w:t>ENVIRONMENT</w:t>
              </w:r>
            </w:ins>
          </w:p>
        </w:tc>
        <w:tc>
          <w:tcPr>
            <w:tcW w:w="6682" w:type="dxa"/>
          </w:tcPr>
          <w:p w14:paraId="5EAE1D23" w14:textId="7721E0A2" w:rsidR="00786861" w:rsidRPr="006B62AB" w:rsidRDefault="00786861" w:rsidP="006B62AB">
            <w:pPr>
              <w:pStyle w:val="-Heading2"/>
              <w:spacing w:before="0"/>
              <w:rPr>
                <w:ins w:id="4154" w:author="Mohamed Amer" w:date="2024-06-13T04:46:00Z" w16du:dateUtc="2024-06-13T01:46:00Z"/>
                <w:rFonts w:asciiTheme="minorHAnsi" w:eastAsia="Calibri" w:hAnsiTheme="minorHAnsi" w:cstheme="minorHAnsi"/>
                <w:b w:val="0"/>
                <w:bCs w:val="0"/>
                <w:i/>
                <w:iCs/>
                <w:color w:val="8A7967"/>
                <w:sz w:val="20"/>
                <w:szCs w:val="20"/>
              </w:rPr>
            </w:pPr>
            <w:ins w:id="4155" w:author="Mohamed Amer" w:date="2024-06-13T04:46:00Z" w16du:dateUtc="2024-06-13T01:46:00Z">
              <w:r w:rsidRPr="006B62AB">
                <w:rPr>
                  <w:rFonts w:asciiTheme="minorHAnsi" w:hAnsiTheme="minorHAnsi" w:cstheme="minorHAnsi"/>
                  <w:b w:val="0"/>
                  <w:bCs w:val="0"/>
                  <w:sz w:val="20"/>
                  <w:szCs w:val="20"/>
                  <w:lang w:val="en-GB"/>
                </w:rPr>
                <w:t xml:space="preserve">Production </w:t>
              </w:r>
              <w:r>
                <w:rPr>
                  <w:rFonts w:asciiTheme="minorHAnsi" w:hAnsiTheme="minorHAnsi" w:cstheme="minorHAnsi"/>
                  <w:b w:val="0"/>
                  <w:bCs w:val="0"/>
                  <w:sz w:val="20"/>
                  <w:szCs w:val="20"/>
                  <w:lang w:val="en-GB"/>
                </w:rPr>
                <w:t>–</w:t>
              </w:r>
              <w:r w:rsidRPr="006B62AB">
                <w:rPr>
                  <w:rFonts w:asciiTheme="minorHAnsi" w:hAnsiTheme="minorHAnsi" w:cstheme="minorHAnsi"/>
                  <w:b w:val="0"/>
                  <w:bCs w:val="0"/>
                  <w:sz w:val="20"/>
                  <w:szCs w:val="20"/>
                  <w:lang w:val="en-GB"/>
                </w:rPr>
                <w:t xml:space="preserve"> Control room</w:t>
              </w:r>
              <w:r>
                <w:rPr>
                  <w:rFonts w:asciiTheme="minorHAnsi" w:hAnsiTheme="minorHAnsi" w:cstheme="minorHAnsi"/>
                  <w:b w:val="0"/>
                  <w:bCs w:val="0"/>
                  <w:sz w:val="20"/>
                  <w:szCs w:val="20"/>
                  <w:lang w:val="en-GB"/>
                </w:rPr>
                <w:t>2</w:t>
              </w:r>
            </w:ins>
          </w:p>
        </w:tc>
      </w:tr>
      <w:tr w:rsidR="00786861" w14:paraId="3F0B3097" w14:textId="77777777" w:rsidTr="006B62AB">
        <w:trPr>
          <w:ins w:id="4156" w:author="Mohamed Amer" w:date="2024-06-13T04:46:00Z"/>
        </w:trPr>
        <w:tc>
          <w:tcPr>
            <w:tcW w:w="3775" w:type="dxa"/>
            <w:shd w:val="clear" w:color="auto" w:fill="C00000"/>
            <w:vAlign w:val="center"/>
          </w:tcPr>
          <w:p w14:paraId="27E3996B" w14:textId="77777777" w:rsidR="00786861" w:rsidRPr="006B62AB" w:rsidRDefault="00786861" w:rsidP="006B62AB">
            <w:pPr>
              <w:pStyle w:val="-Heading2"/>
              <w:spacing w:before="0"/>
              <w:rPr>
                <w:ins w:id="4157" w:author="Mohamed Amer" w:date="2024-06-13T04:46:00Z" w16du:dateUtc="2024-06-13T01:46:00Z"/>
                <w:rFonts w:ascii="Frutiger LT Arabic 45 Light" w:eastAsia="Calibri" w:hAnsi="Frutiger LT Arabic 45 Light" w:cs="Frutiger LT Arabic 45 Light"/>
                <w:b w:val="0"/>
                <w:bCs w:val="0"/>
                <w:i/>
                <w:iCs/>
                <w:color w:val="8A7967"/>
                <w:sz w:val="24"/>
                <w:szCs w:val="24"/>
              </w:rPr>
            </w:pPr>
            <w:ins w:id="4158" w:author="Mohamed Amer" w:date="2024-06-13T04:46:00Z" w16du:dateUtc="2024-06-13T01:46:00Z">
              <w:r w:rsidRPr="006B62AB">
                <w:rPr>
                  <w:rFonts w:ascii="Frutiger LT Arabic 45 Light" w:hAnsi="Frutiger LT Arabic 45 Light" w:cs="Frutiger LT Arabic 45 Light"/>
                  <w:b w:val="0"/>
                  <w:bCs w:val="0"/>
                  <w:color w:val="FFFFFF"/>
                  <w:sz w:val="24"/>
                  <w:szCs w:val="24"/>
                </w:rPr>
                <w:t>SERVER NAME</w:t>
              </w:r>
            </w:ins>
          </w:p>
        </w:tc>
        <w:tc>
          <w:tcPr>
            <w:tcW w:w="6682" w:type="dxa"/>
          </w:tcPr>
          <w:p w14:paraId="618178FB" w14:textId="77777777" w:rsidR="00786861" w:rsidRPr="006B62AB" w:rsidRDefault="00786861" w:rsidP="006B62AB">
            <w:pPr>
              <w:pStyle w:val="-Heading2"/>
              <w:spacing w:before="0"/>
              <w:rPr>
                <w:ins w:id="4159" w:author="Mohamed Amer" w:date="2024-06-13T04:46:00Z" w16du:dateUtc="2024-06-13T01:46:00Z"/>
                <w:rFonts w:asciiTheme="minorHAnsi" w:eastAsia="Calibri" w:hAnsiTheme="minorHAnsi" w:cstheme="minorHAnsi"/>
                <w:b w:val="0"/>
                <w:bCs w:val="0"/>
                <w:i/>
                <w:iCs/>
                <w:color w:val="8A7967"/>
                <w:sz w:val="20"/>
                <w:szCs w:val="20"/>
              </w:rPr>
            </w:pPr>
            <w:ins w:id="4160" w:author="Mohamed Amer" w:date="2024-06-13T04:46:00Z" w16du:dateUtc="2024-06-13T01:46:00Z">
              <w:r w:rsidRPr="00356D25">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p>
        </w:tc>
      </w:tr>
      <w:tr w:rsidR="00786861" w14:paraId="249F918F" w14:textId="77777777" w:rsidTr="006B62AB">
        <w:trPr>
          <w:ins w:id="4161" w:author="Mohamed Amer" w:date="2024-06-13T04:46:00Z"/>
        </w:trPr>
        <w:tc>
          <w:tcPr>
            <w:tcW w:w="3775" w:type="dxa"/>
            <w:shd w:val="clear" w:color="auto" w:fill="C00000"/>
            <w:vAlign w:val="center"/>
          </w:tcPr>
          <w:p w14:paraId="2B53F0EA" w14:textId="77777777" w:rsidR="00786861" w:rsidRPr="006B62AB" w:rsidRDefault="00786861" w:rsidP="006B62AB">
            <w:pPr>
              <w:pStyle w:val="-Heading2"/>
              <w:spacing w:before="0"/>
              <w:rPr>
                <w:ins w:id="4162" w:author="Mohamed Amer" w:date="2024-06-13T04:46:00Z" w16du:dateUtc="2024-06-13T01:46:00Z"/>
                <w:rFonts w:ascii="Frutiger LT Arabic 45 Light" w:eastAsia="Calibri" w:hAnsi="Frutiger LT Arabic 45 Light" w:cs="Frutiger LT Arabic 45 Light"/>
                <w:b w:val="0"/>
                <w:bCs w:val="0"/>
                <w:i/>
                <w:iCs/>
                <w:color w:val="8A7967"/>
                <w:sz w:val="24"/>
                <w:szCs w:val="24"/>
              </w:rPr>
            </w:pPr>
            <w:ins w:id="4163" w:author="Mohamed Amer" w:date="2024-06-13T04:46:00Z" w16du:dateUtc="2024-06-13T01:46:00Z">
              <w:r w:rsidRPr="006B62AB">
                <w:rPr>
                  <w:rFonts w:ascii="Frutiger LT Arabic 45 Light" w:hAnsi="Frutiger LT Arabic 45 Light" w:cs="Frutiger LT Arabic 45 Light"/>
                  <w:b w:val="0"/>
                  <w:bCs w:val="0"/>
                  <w:color w:val="FFFFFF"/>
                  <w:sz w:val="24"/>
                  <w:szCs w:val="24"/>
                </w:rPr>
                <w:t>DESCRIPTION</w:t>
              </w:r>
            </w:ins>
          </w:p>
        </w:tc>
        <w:tc>
          <w:tcPr>
            <w:tcW w:w="6682" w:type="dxa"/>
          </w:tcPr>
          <w:p w14:paraId="4E4E159A" w14:textId="77777777" w:rsidR="00786861" w:rsidRPr="006B62AB" w:rsidRDefault="00786861" w:rsidP="006B62AB">
            <w:pPr>
              <w:pStyle w:val="-Heading2"/>
              <w:spacing w:before="0"/>
              <w:rPr>
                <w:ins w:id="4164" w:author="Mohamed Amer" w:date="2024-06-13T04:46:00Z" w16du:dateUtc="2024-06-13T01:46:00Z"/>
                <w:rFonts w:asciiTheme="minorHAnsi" w:eastAsia="Calibri" w:hAnsiTheme="minorHAnsi" w:cstheme="minorHAnsi"/>
                <w:b w:val="0"/>
                <w:bCs w:val="0"/>
                <w:i/>
                <w:iCs/>
                <w:color w:val="8A7967"/>
                <w:sz w:val="20"/>
                <w:szCs w:val="20"/>
              </w:rPr>
            </w:pPr>
            <w:ins w:id="4165" w:author="Mohamed Amer" w:date="2024-06-13T04:46:00Z" w16du:dateUtc="2024-06-13T01:46:00Z">
              <w:r>
                <w:rPr>
                  <w:rFonts w:asciiTheme="minorHAnsi" w:hAnsiTheme="minorHAnsi" w:cstheme="minorHAnsi"/>
                  <w:b w:val="0"/>
                  <w:bCs w:val="0"/>
                  <w:sz w:val="20"/>
                  <w:szCs w:val="20"/>
                  <w:lang w:val="en-GB"/>
                </w:rPr>
                <w:t>Control Room</w:t>
              </w:r>
            </w:ins>
          </w:p>
        </w:tc>
      </w:tr>
      <w:tr w:rsidR="00786861" w14:paraId="4A8AA507" w14:textId="77777777" w:rsidTr="006B62AB">
        <w:trPr>
          <w:ins w:id="4166" w:author="Mohamed Amer" w:date="2024-06-13T04:46:00Z"/>
        </w:trPr>
        <w:tc>
          <w:tcPr>
            <w:tcW w:w="3775" w:type="dxa"/>
            <w:shd w:val="clear" w:color="auto" w:fill="C00000"/>
            <w:vAlign w:val="center"/>
          </w:tcPr>
          <w:p w14:paraId="189FE1E9" w14:textId="77777777" w:rsidR="00786861" w:rsidRPr="006B62AB" w:rsidRDefault="00786861" w:rsidP="006B62AB">
            <w:pPr>
              <w:pStyle w:val="-Heading2"/>
              <w:spacing w:before="0"/>
              <w:rPr>
                <w:ins w:id="4167" w:author="Mohamed Amer" w:date="2024-06-13T04:46:00Z" w16du:dateUtc="2024-06-13T01:46:00Z"/>
                <w:rFonts w:ascii="Frutiger LT Arabic 45 Light" w:eastAsia="Calibri" w:hAnsi="Frutiger LT Arabic 45 Light" w:cs="Frutiger LT Arabic 45 Light"/>
                <w:b w:val="0"/>
                <w:bCs w:val="0"/>
                <w:i/>
                <w:iCs/>
                <w:color w:val="8A7967"/>
                <w:sz w:val="24"/>
                <w:szCs w:val="24"/>
              </w:rPr>
            </w:pPr>
            <w:ins w:id="4168" w:author="Mohamed Amer" w:date="2024-06-13T04:46:00Z" w16du:dateUtc="2024-06-13T01:46:00Z">
              <w:r w:rsidRPr="006B62AB">
                <w:rPr>
                  <w:rFonts w:ascii="Frutiger LT Arabic 45 Light" w:hAnsi="Frutiger LT Arabic 45 Light" w:cs="Frutiger LT Arabic 45 Light"/>
                  <w:b w:val="0"/>
                  <w:bCs w:val="0"/>
                  <w:color w:val="FFFFFF"/>
                  <w:sz w:val="24"/>
                  <w:szCs w:val="24"/>
                </w:rPr>
                <w:t>IP ADDRESS</w:t>
              </w:r>
            </w:ins>
          </w:p>
        </w:tc>
        <w:tc>
          <w:tcPr>
            <w:tcW w:w="6682" w:type="dxa"/>
          </w:tcPr>
          <w:p w14:paraId="48AA5BA5" w14:textId="77777777" w:rsidR="00786861" w:rsidRPr="006B62AB" w:rsidRDefault="00786861" w:rsidP="006B62AB">
            <w:pPr>
              <w:pStyle w:val="-Heading2"/>
              <w:spacing w:before="0"/>
              <w:rPr>
                <w:ins w:id="4169" w:author="Mohamed Amer" w:date="2024-06-13T04:46:00Z" w16du:dateUtc="2024-06-13T01:46:00Z"/>
                <w:rFonts w:asciiTheme="minorHAnsi" w:hAnsiTheme="minorHAnsi" w:cstheme="minorHAnsi"/>
                <w:b w:val="0"/>
                <w:bCs w:val="0"/>
                <w:sz w:val="20"/>
                <w:szCs w:val="20"/>
                <w:lang w:val="en-GB"/>
              </w:rPr>
            </w:pPr>
            <w:ins w:id="4170" w:author="Mohamed Amer" w:date="2024-06-13T04:46:00Z" w16du:dateUtc="2024-06-13T01:46:00Z">
              <w:r w:rsidRPr="006B62AB">
                <w:rPr>
                  <w:rFonts w:asciiTheme="minorHAnsi" w:hAnsiTheme="minorHAnsi" w:cstheme="minorHAnsi"/>
                  <w:b w:val="0"/>
                  <w:bCs w:val="0"/>
                  <w:sz w:val="20"/>
                  <w:szCs w:val="20"/>
                  <w:lang w:val="en-GB"/>
                </w:rPr>
                <w:t>To be provided by NCD</w:t>
              </w:r>
            </w:ins>
          </w:p>
        </w:tc>
      </w:tr>
      <w:tr w:rsidR="00786861" w14:paraId="07D80F98" w14:textId="77777777" w:rsidTr="006B62AB">
        <w:trPr>
          <w:ins w:id="4171" w:author="Mohamed Amer" w:date="2024-06-13T04:46:00Z"/>
        </w:trPr>
        <w:tc>
          <w:tcPr>
            <w:tcW w:w="3775" w:type="dxa"/>
            <w:shd w:val="clear" w:color="auto" w:fill="C00000"/>
            <w:vAlign w:val="center"/>
          </w:tcPr>
          <w:p w14:paraId="43E9E073" w14:textId="77777777" w:rsidR="00786861" w:rsidRPr="006B62AB" w:rsidRDefault="00786861" w:rsidP="006B62AB">
            <w:pPr>
              <w:pStyle w:val="-Heading2"/>
              <w:spacing w:before="0"/>
              <w:rPr>
                <w:ins w:id="4172" w:author="Mohamed Amer" w:date="2024-06-13T04:46:00Z" w16du:dateUtc="2024-06-13T01:46:00Z"/>
                <w:rFonts w:ascii="Frutiger LT Arabic 45 Light" w:eastAsia="Calibri" w:hAnsi="Frutiger LT Arabic 45 Light" w:cs="Frutiger LT Arabic 45 Light"/>
                <w:b w:val="0"/>
                <w:bCs w:val="0"/>
                <w:i/>
                <w:iCs/>
                <w:color w:val="8A7967"/>
                <w:sz w:val="24"/>
                <w:szCs w:val="24"/>
              </w:rPr>
            </w:pPr>
            <w:ins w:id="4173" w:author="Mohamed Amer" w:date="2024-06-13T04:46:00Z" w16du:dateUtc="2024-06-13T01:46:00Z">
              <w:r w:rsidRPr="006B62AB">
                <w:rPr>
                  <w:rFonts w:ascii="Frutiger LT Arabic 45 Light" w:hAnsi="Frutiger LT Arabic 45 Light" w:cs="Frutiger LT Arabic 45 Light"/>
                  <w:b w:val="0"/>
                  <w:bCs w:val="0"/>
                  <w:color w:val="FFFFFF"/>
                  <w:sz w:val="24"/>
                  <w:szCs w:val="24"/>
                </w:rPr>
                <w:t>RAM</w:t>
              </w:r>
            </w:ins>
          </w:p>
        </w:tc>
        <w:tc>
          <w:tcPr>
            <w:tcW w:w="6682" w:type="dxa"/>
          </w:tcPr>
          <w:p w14:paraId="7E546C9F" w14:textId="77777777" w:rsidR="00786861" w:rsidRPr="006B62AB" w:rsidRDefault="00786861" w:rsidP="006B62AB">
            <w:pPr>
              <w:pStyle w:val="-Heading2"/>
              <w:spacing w:before="0"/>
              <w:rPr>
                <w:ins w:id="4174" w:author="Mohamed Amer" w:date="2024-06-13T04:46:00Z" w16du:dateUtc="2024-06-13T01:46:00Z"/>
                <w:rFonts w:asciiTheme="minorHAnsi" w:hAnsiTheme="minorHAnsi" w:cstheme="minorHAnsi"/>
                <w:b w:val="0"/>
                <w:bCs w:val="0"/>
                <w:sz w:val="20"/>
                <w:szCs w:val="20"/>
                <w:lang w:val="en-GB"/>
              </w:rPr>
            </w:pPr>
            <w:ins w:id="4175" w:author="Mohamed Amer" w:date="2024-06-13T04:46:00Z" w16du:dateUtc="2024-06-13T01:46:00Z">
              <w:r w:rsidRPr="006B62AB">
                <w:rPr>
                  <w:rFonts w:asciiTheme="minorHAnsi" w:hAnsiTheme="minorHAnsi" w:cstheme="minorHAnsi"/>
                  <w:b w:val="0"/>
                  <w:bCs w:val="0"/>
                  <w:sz w:val="20"/>
                  <w:szCs w:val="20"/>
                  <w:lang w:val="en-GB"/>
                </w:rPr>
                <w:t>16 GB</w:t>
              </w:r>
            </w:ins>
          </w:p>
        </w:tc>
      </w:tr>
      <w:tr w:rsidR="00786861" w14:paraId="5282C631" w14:textId="77777777" w:rsidTr="006B62AB">
        <w:trPr>
          <w:ins w:id="4176" w:author="Mohamed Amer" w:date="2024-06-13T04:46:00Z"/>
        </w:trPr>
        <w:tc>
          <w:tcPr>
            <w:tcW w:w="3775" w:type="dxa"/>
            <w:shd w:val="clear" w:color="auto" w:fill="C00000"/>
            <w:vAlign w:val="center"/>
          </w:tcPr>
          <w:p w14:paraId="06DAE934" w14:textId="77777777" w:rsidR="00786861" w:rsidRPr="006B62AB" w:rsidRDefault="00786861" w:rsidP="006B62AB">
            <w:pPr>
              <w:pStyle w:val="-Heading2"/>
              <w:spacing w:before="0"/>
              <w:rPr>
                <w:ins w:id="4177" w:author="Mohamed Amer" w:date="2024-06-13T04:46:00Z" w16du:dateUtc="2024-06-13T01:46:00Z"/>
                <w:rFonts w:ascii="Frutiger LT Arabic 45 Light" w:eastAsia="Calibri" w:hAnsi="Frutiger LT Arabic 45 Light" w:cs="Frutiger LT Arabic 45 Light"/>
                <w:b w:val="0"/>
                <w:bCs w:val="0"/>
                <w:i/>
                <w:iCs/>
                <w:color w:val="8A7967"/>
                <w:sz w:val="24"/>
                <w:szCs w:val="24"/>
              </w:rPr>
            </w:pPr>
            <w:ins w:id="4178" w:author="Mohamed Amer" w:date="2024-06-13T04:46:00Z" w16du:dateUtc="2024-06-13T01:46:00Z">
              <w:r w:rsidRPr="006B62AB">
                <w:rPr>
                  <w:rFonts w:ascii="Frutiger LT Arabic 45 Light" w:hAnsi="Frutiger LT Arabic 45 Light" w:cs="Frutiger LT Arabic 45 Light"/>
                  <w:b w:val="0"/>
                  <w:bCs w:val="0"/>
                  <w:color w:val="FFFFFF"/>
                  <w:sz w:val="24"/>
                  <w:szCs w:val="24"/>
                </w:rPr>
                <w:t>CONNECTION</w:t>
              </w:r>
            </w:ins>
          </w:p>
        </w:tc>
        <w:tc>
          <w:tcPr>
            <w:tcW w:w="6682" w:type="dxa"/>
          </w:tcPr>
          <w:p w14:paraId="17311F19" w14:textId="77777777" w:rsidR="00786861" w:rsidRPr="006B62AB" w:rsidRDefault="00786861" w:rsidP="006B62AB">
            <w:pPr>
              <w:pStyle w:val="-Heading2"/>
              <w:spacing w:before="0"/>
              <w:rPr>
                <w:ins w:id="4179" w:author="Mohamed Amer" w:date="2024-06-13T04:46:00Z" w16du:dateUtc="2024-06-13T01:46:00Z"/>
                <w:rFonts w:asciiTheme="minorHAnsi" w:hAnsiTheme="minorHAnsi" w:cstheme="minorHAnsi"/>
                <w:b w:val="0"/>
                <w:bCs w:val="0"/>
                <w:sz w:val="20"/>
                <w:szCs w:val="20"/>
                <w:lang w:val="en-GB"/>
              </w:rPr>
            </w:pPr>
          </w:p>
        </w:tc>
      </w:tr>
      <w:tr w:rsidR="00786861" w14:paraId="34F4B53C" w14:textId="77777777" w:rsidTr="006B62AB">
        <w:trPr>
          <w:ins w:id="4180" w:author="Mohamed Amer" w:date="2024-06-13T04:46:00Z"/>
        </w:trPr>
        <w:tc>
          <w:tcPr>
            <w:tcW w:w="3775" w:type="dxa"/>
            <w:shd w:val="clear" w:color="auto" w:fill="C00000"/>
            <w:vAlign w:val="center"/>
          </w:tcPr>
          <w:p w14:paraId="7DFA23E8" w14:textId="77777777" w:rsidR="00786861" w:rsidRPr="006B62AB" w:rsidRDefault="00786861" w:rsidP="006B62AB">
            <w:pPr>
              <w:pStyle w:val="-Heading2"/>
              <w:spacing w:before="0"/>
              <w:rPr>
                <w:ins w:id="4181" w:author="Mohamed Amer" w:date="2024-06-13T04:46:00Z" w16du:dateUtc="2024-06-13T01:46:00Z"/>
                <w:rFonts w:ascii="Frutiger LT Arabic 45 Light" w:eastAsia="Calibri" w:hAnsi="Frutiger LT Arabic 45 Light" w:cs="Frutiger LT Arabic 45 Light"/>
                <w:b w:val="0"/>
                <w:bCs w:val="0"/>
                <w:i/>
                <w:iCs/>
                <w:color w:val="8A7967"/>
                <w:sz w:val="24"/>
                <w:szCs w:val="24"/>
              </w:rPr>
            </w:pPr>
            <w:ins w:id="4182" w:author="Mohamed Amer" w:date="2024-06-13T04:46:00Z" w16du:dateUtc="2024-06-13T01:46:00Z">
              <w:r w:rsidRPr="006B62AB">
                <w:rPr>
                  <w:rFonts w:ascii="Frutiger LT Arabic 45 Light" w:hAnsi="Frutiger LT Arabic 45 Light" w:cs="Frutiger LT Arabic 45 Light"/>
                  <w:b w:val="0"/>
                  <w:bCs w:val="0"/>
                  <w:color w:val="FFFFFF"/>
                  <w:sz w:val="24"/>
                  <w:szCs w:val="24"/>
                </w:rPr>
                <w:t>DISK SPACE</w:t>
              </w:r>
            </w:ins>
          </w:p>
        </w:tc>
        <w:tc>
          <w:tcPr>
            <w:tcW w:w="6682" w:type="dxa"/>
          </w:tcPr>
          <w:p w14:paraId="004080E2" w14:textId="77777777" w:rsidR="00786861" w:rsidRDefault="00786861" w:rsidP="006B62AB">
            <w:pPr>
              <w:pStyle w:val="-Heading2"/>
              <w:spacing w:before="0"/>
              <w:rPr>
                <w:ins w:id="4183" w:author="Mohamed Amer" w:date="2024-06-13T04:46:00Z" w16du:dateUtc="2024-06-13T01:46:00Z"/>
                <w:rFonts w:asciiTheme="minorHAnsi" w:hAnsiTheme="minorHAnsi" w:cstheme="minorHAnsi"/>
                <w:b w:val="0"/>
                <w:bCs w:val="0"/>
                <w:sz w:val="20"/>
                <w:szCs w:val="20"/>
                <w:lang w:val="en-GB"/>
              </w:rPr>
            </w:pPr>
            <w:ins w:id="4184" w:author="Mohamed Amer" w:date="2024-06-13T04:46:00Z" w16du:dateUtc="2024-06-13T01:46:00Z">
              <w:r>
                <w:rPr>
                  <w:rFonts w:asciiTheme="minorHAnsi" w:hAnsiTheme="minorHAnsi" w:cstheme="minorHAnsi"/>
                  <w:b w:val="0"/>
                  <w:bCs w:val="0"/>
                  <w:sz w:val="20"/>
                  <w:szCs w:val="20"/>
                  <w:lang w:val="en-GB"/>
                </w:rPr>
                <w:t>60 C: Drive</w:t>
              </w:r>
            </w:ins>
          </w:p>
          <w:p w14:paraId="459D0C7B" w14:textId="77777777" w:rsidR="00786861" w:rsidRPr="006B62AB" w:rsidRDefault="00786861" w:rsidP="006B62AB">
            <w:pPr>
              <w:pStyle w:val="-Heading2"/>
              <w:spacing w:before="0"/>
              <w:rPr>
                <w:ins w:id="4185" w:author="Mohamed Amer" w:date="2024-06-13T04:46:00Z" w16du:dateUtc="2024-06-13T01:46:00Z"/>
                <w:rFonts w:asciiTheme="minorHAnsi" w:hAnsiTheme="minorHAnsi" w:cstheme="minorHAnsi"/>
                <w:b w:val="0"/>
                <w:bCs w:val="0"/>
                <w:sz w:val="20"/>
                <w:szCs w:val="20"/>
                <w:lang w:val="en-GB"/>
              </w:rPr>
            </w:pPr>
            <w:ins w:id="4186" w:author="Mohamed Amer" w:date="2024-06-13T04:46:00Z" w16du:dateUtc="2024-06-13T01:46:00Z">
              <w:r w:rsidRPr="006B62AB">
                <w:rPr>
                  <w:rFonts w:asciiTheme="minorHAnsi" w:hAnsiTheme="minorHAnsi" w:cstheme="minorHAnsi"/>
                  <w:b w:val="0"/>
                  <w:bCs w:val="0"/>
                  <w:sz w:val="20"/>
                  <w:szCs w:val="20"/>
                  <w:lang w:val="en-GB"/>
                </w:rPr>
                <w:t>500 D: Drive</w:t>
              </w:r>
            </w:ins>
          </w:p>
        </w:tc>
      </w:tr>
      <w:tr w:rsidR="00786861" w14:paraId="76386A70" w14:textId="77777777" w:rsidTr="006B62AB">
        <w:trPr>
          <w:ins w:id="4187" w:author="Mohamed Amer" w:date="2024-06-13T04:46:00Z"/>
        </w:trPr>
        <w:tc>
          <w:tcPr>
            <w:tcW w:w="3775" w:type="dxa"/>
            <w:shd w:val="clear" w:color="auto" w:fill="C00000"/>
            <w:vAlign w:val="center"/>
          </w:tcPr>
          <w:p w14:paraId="2AD98BE6" w14:textId="77777777" w:rsidR="00786861" w:rsidRPr="006B62AB" w:rsidRDefault="00786861" w:rsidP="006B62AB">
            <w:pPr>
              <w:pStyle w:val="-Heading2"/>
              <w:spacing w:before="0"/>
              <w:rPr>
                <w:ins w:id="4188" w:author="Mohamed Amer" w:date="2024-06-13T04:46:00Z" w16du:dateUtc="2024-06-13T01:46:00Z"/>
                <w:rFonts w:ascii="Frutiger LT Arabic 45 Light" w:eastAsia="Calibri" w:hAnsi="Frutiger LT Arabic 45 Light" w:cs="Frutiger LT Arabic 45 Light"/>
                <w:b w:val="0"/>
                <w:bCs w:val="0"/>
                <w:i/>
                <w:iCs/>
                <w:color w:val="8A7967"/>
                <w:sz w:val="24"/>
                <w:szCs w:val="24"/>
              </w:rPr>
            </w:pPr>
            <w:ins w:id="4189" w:author="Mohamed Amer" w:date="2024-06-13T04:46:00Z" w16du:dateUtc="2024-06-13T01:46:00Z">
              <w:r w:rsidRPr="006B62AB">
                <w:rPr>
                  <w:rFonts w:ascii="Frutiger LT Arabic 45 Light" w:hAnsi="Frutiger LT Arabic 45 Light" w:cs="Frutiger LT Arabic 45 Light"/>
                  <w:b w:val="0"/>
                  <w:bCs w:val="0"/>
                  <w:color w:val="FFFFFF"/>
                  <w:sz w:val="24"/>
                  <w:szCs w:val="24"/>
                </w:rPr>
                <w:t>OPERATING SYSTEM</w:t>
              </w:r>
            </w:ins>
          </w:p>
        </w:tc>
        <w:tc>
          <w:tcPr>
            <w:tcW w:w="6682" w:type="dxa"/>
          </w:tcPr>
          <w:p w14:paraId="76D8CCDE" w14:textId="61177B22" w:rsidR="00786861" w:rsidRPr="006B62AB" w:rsidRDefault="00786861" w:rsidP="006B62AB">
            <w:pPr>
              <w:pStyle w:val="-Heading2"/>
              <w:spacing w:before="0"/>
              <w:rPr>
                <w:ins w:id="4190" w:author="Mohamed Amer" w:date="2024-06-13T04:46:00Z" w16du:dateUtc="2024-06-13T01:46:00Z"/>
                <w:rFonts w:asciiTheme="minorHAnsi" w:hAnsiTheme="minorHAnsi" w:cstheme="minorHAnsi"/>
                <w:b w:val="0"/>
                <w:bCs w:val="0"/>
                <w:sz w:val="20"/>
                <w:szCs w:val="20"/>
                <w:lang w:val="en-GB"/>
              </w:rPr>
            </w:pPr>
            <w:ins w:id="4191" w:author="Mohamed Amer" w:date="2024-06-13T04:46:00Z" w16du:dateUtc="2024-06-13T01:46:00Z">
              <w:r w:rsidRPr="006B62AB">
                <w:rPr>
                  <w:rFonts w:asciiTheme="minorHAnsi" w:hAnsiTheme="minorHAnsi" w:cstheme="minorHAnsi"/>
                  <w:b w:val="0"/>
                  <w:bCs w:val="0"/>
                  <w:sz w:val="20"/>
                  <w:szCs w:val="20"/>
                  <w:lang w:val="en-GB"/>
                </w:rPr>
                <w:t>2016 , 2019 or 2022 Datacenter</w:t>
              </w:r>
            </w:ins>
          </w:p>
        </w:tc>
      </w:tr>
      <w:tr w:rsidR="00786861" w14:paraId="5110D3A6" w14:textId="77777777" w:rsidTr="006B62AB">
        <w:trPr>
          <w:ins w:id="4192" w:author="Mohamed Amer" w:date="2024-06-13T04:46:00Z"/>
        </w:trPr>
        <w:tc>
          <w:tcPr>
            <w:tcW w:w="3775" w:type="dxa"/>
            <w:shd w:val="clear" w:color="auto" w:fill="C00000"/>
            <w:vAlign w:val="center"/>
          </w:tcPr>
          <w:p w14:paraId="6D584C63" w14:textId="77777777" w:rsidR="00786861" w:rsidRPr="006B62AB" w:rsidRDefault="00786861" w:rsidP="006B62AB">
            <w:pPr>
              <w:pStyle w:val="-Heading2"/>
              <w:spacing w:before="0"/>
              <w:rPr>
                <w:ins w:id="4193" w:author="Mohamed Amer" w:date="2024-06-13T04:46:00Z" w16du:dateUtc="2024-06-13T01:46:00Z"/>
                <w:rFonts w:ascii="Frutiger LT Arabic 45 Light" w:eastAsia="Calibri" w:hAnsi="Frutiger LT Arabic 45 Light" w:cs="Frutiger LT Arabic 45 Light"/>
                <w:b w:val="0"/>
                <w:bCs w:val="0"/>
                <w:i/>
                <w:iCs/>
                <w:color w:val="8A7967"/>
                <w:sz w:val="24"/>
                <w:szCs w:val="24"/>
              </w:rPr>
            </w:pPr>
            <w:ins w:id="4194" w:author="Mohamed Amer" w:date="2024-06-13T04:46:00Z" w16du:dateUtc="2024-06-13T01:46:00Z">
              <w:r w:rsidRPr="006B62AB">
                <w:rPr>
                  <w:rFonts w:ascii="Frutiger LT Arabic 45 Light" w:hAnsi="Frutiger LT Arabic 45 Light" w:cs="Frutiger LT Arabic 45 Light"/>
                  <w:b w:val="0"/>
                  <w:bCs w:val="0"/>
                  <w:color w:val="FFFFFF"/>
                  <w:sz w:val="24"/>
                  <w:szCs w:val="24"/>
                </w:rPr>
                <w:t>CPU</w:t>
              </w:r>
            </w:ins>
          </w:p>
        </w:tc>
        <w:tc>
          <w:tcPr>
            <w:tcW w:w="6682" w:type="dxa"/>
          </w:tcPr>
          <w:p w14:paraId="6F775BFC" w14:textId="77777777" w:rsidR="00786861" w:rsidRPr="006B62AB" w:rsidRDefault="00786861" w:rsidP="006B62AB">
            <w:pPr>
              <w:pStyle w:val="-Heading2"/>
              <w:spacing w:before="0"/>
              <w:rPr>
                <w:ins w:id="4195" w:author="Mohamed Amer" w:date="2024-06-13T04:46:00Z" w16du:dateUtc="2024-06-13T01:46:00Z"/>
                <w:rFonts w:asciiTheme="minorHAnsi" w:hAnsiTheme="minorHAnsi" w:cstheme="minorHAnsi"/>
                <w:b w:val="0"/>
                <w:bCs w:val="0"/>
                <w:sz w:val="20"/>
                <w:szCs w:val="20"/>
                <w:lang w:val="en-GB"/>
              </w:rPr>
            </w:pPr>
            <w:ins w:id="4196" w:author="Mohamed Amer" w:date="2024-06-13T04:46:00Z" w16du:dateUtc="2024-06-13T01:46:00Z">
              <w:r w:rsidRPr="006B62AB">
                <w:rPr>
                  <w:rFonts w:asciiTheme="minorHAnsi" w:hAnsiTheme="minorHAnsi" w:cstheme="minorHAnsi"/>
                  <w:b w:val="0"/>
                  <w:bCs w:val="0"/>
                  <w:sz w:val="20"/>
                  <w:szCs w:val="20"/>
                  <w:lang w:val="en-GB"/>
                </w:rPr>
                <w:t>8 Cores</w:t>
              </w:r>
            </w:ins>
          </w:p>
        </w:tc>
      </w:tr>
      <w:tr w:rsidR="00786861" w14:paraId="5A4185AC" w14:textId="77777777" w:rsidTr="006B62AB">
        <w:trPr>
          <w:ins w:id="4197" w:author="Mohamed Amer" w:date="2024-06-13T04:46:00Z"/>
        </w:trPr>
        <w:tc>
          <w:tcPr>
            <w:tcW w:w="3775" w:type="dxa"/>
            <w:shd w:val="clear" w:color="auto" w:fill="C00000"/>
            <w:vAlign w:val="center"/>
          </w:tcPr>
          <w:p w14:paraId="0D945FF3" w14:textId="77777777" w:rsidR="00786861" w:rsidRPr="006B62AB" w:rsidRDefault="00786861" w:rsidP="006B62AB">
            <w:pPr>
              <w:pStyle w:val="-Heading2"/>
              <w:spacing w:before="0"/>
              <w:rPr>
                <w:ins w:id="4198" w:author="Mohamed Amer" w:date="2024-06-13T04:46:00Z" w16du:dateUtc="2024-06-13T01:46:00Z"/>
                <w:rFonts w:ascii="Frutiger LT Arabic 45 Light" w:eastAsia="Calibri" w:hAnsi="Frutiger LT Arabic 45 Light" w:cs="Frutiger LT Arabic 45 Light"/>
                <w:b w:val="0"/>
                <w:bCs w:val="0"/>
                <w:i/>
                <w:iCs/>
                <w:color w:val="8A7967"/>
                <w:sz w:val="24"/>
                <w:szCs w:val="24"/>
              </w:rPr>
            </w:pPr>
            <w:ins w:id="4199" w:author="Mohamed Amer" w:date="2024-06-13T04:46:00Z" w16du:dateUtc="2024-06-13T01:46:00Z">
              <w:r w:rsidRPr="006B62AB">
                <w:rPr>
                  <w:rFonts w:ascii="Frutiger LT Arabic 45 Light" w:hAnsi="Frutiger LT Arabic 45 Light" w:cs="Frutiger LT Arabic 45 Light"/>
                  <w:b w:val="0"/>
                  <w:bCs w:val="0"/>
                  <w:color w:val="FFFFFF"/>
                  <w:sz w:val="24"/>
                  <w:szCs w:val="24"/>
                </w:rPr>
                <w:t>SECURITY ZONE</w:t>
              </w:r>
            </w:ins>
          </w:p>
        </w:tc>
        <w:tc>
          <w:tcPr>
            <w:tcW w:w="6682" w:type="dxa"/>
          </w:tcPr>
          <w:p w14:paraId="10319C30" w14:textId="77777777" w:rsidR="00786861" w:rsidRPr="006B62AB" w:rsidRDefault="00786861" w:rsidP="006B62AB">
            <w:pPr>
              <w:pStyle w:val="-Heading2"/>
              <w:spacing w:before="0"/>
              <w:rPr>
                <w:ins w:id="4200" w:author="Mohamed Amer" w:date="2024-06-13T04:46:00Z" w16du:dateUtc="2024-06-13T01:46:00Z"/>
                <w:rFonts w:asciiTheme="minorHAnsi" w:hAnsiTheme="minorHAnsi" w:cstheme="minorHAnsi"/>
                <w:b w:val="0"/>
                <w:bCs w:val="0"/>
                <w:sz w:val="20"/>
                <w:szCs w:val="20"/>
                <w:lang w:val="en-GB"/>
              </w:rPr>
            </w:pPr>
            <w:ins w:id="4201" w:author="Mohamed Amer" w:date="2024-06-13T04:46:00Z" w16du:dateUtc="2024-06-13T01:46:00Z">
              <w:r w:rsidRPr="006B62AB">
                <w:rPr>
                  <w:rFonts w:asciiTheme="minorHAnsi" w:hAnsiTheme="minorHAnsi" w:cstheme="minorHAnsi"/>
                  <w:b w:val="0"/>
                  <w:bCs w:val="0"/>
                  <w:sz w:val="20"/>
                  <w:szCs w:val="20"/>
                  <w:lang w:val="en-GB"/>
                </w:rPr>
                <w:t xml:space="preserve">To be provided by </w:t>
              </w:r>
              <w:r>
                <w:rPr>
                  <w:rFonts w:asciiTheme="minorHAnsi" w:hAnsiTheme="minorHAnsi" w:cstheme="minorHAnsi"/>
                  <w:b w:val="0"/>
                  <w:bCs w:val="0"/>
                  <w:sz w:val="20"/>
                  <w:szCs w:val="20"/>
                  <w:lang w:val="en-GB"/>
                </w:rPr>
                <w:t>SOC</w:t>
              </w:r>
              <w:r w:rsidRPr="006B62AB">
                <w:rPr>
                  <w:rFonts w:asciiTheme="minorHAnsi" w:hAnsiTheme="minorHAnsi" w:cstheme="minorHAnsi"/>
                  <w:b w:val="0"/>
                  <w:bCs w:val="0"/>
                  <w:sz w:val="20"/>
                  <w:szCs w:val="20"/>
                  <w:lang w:val="en-GB"/>
                </w:rPr>
                <w:t xml:space="preserve"> </w:t>
              </w:r>
            </w:ins>
          </w:p>
        </w:tc>
      </w:tr>
    </w:tbl>
    <w:p w14:paraId="5CE7D46C" w14:textId="0F360E9C" w:rsidR="008D7A86" w:rsidRDefault="00302CFC" w:rsidP="00CB3C97">
      <w:pPr>
        <w:pStyle w:val="-Heading2"/>
        <w:rPr>
          <w:ins w:id="4202" w:author="Mohamed Amer" w:date="2024-06-13T04:56:00Z" w16du:dateUtc="2024-06-13T01:56:00Z"/>
          <w:rFonts w:ascii="Frutiger LT Arabic 45 Light" w:eastAsia="Calibri" w:hAnsi="Frutiger LT Arabic 45 Light" w:cs="Frutiger LT Arabic 45 Light"/>
          <w:i/>
          <w:iCs/>
          <w:color w:val="8A7967"/>
        </w:rPr>
      </w:pPr>
      <w:ins w:id="4203" w:author="Mohamed Amer" w:date="2024-07-28T16:44:00Z" w16du:dateUtc="2024-07-28T13:44:00Z">
        <w:r>
          <w:rPr>
            <w:rFonts w:ascii="Frutiger LT Arabic 45 Light" w:eastAsia="Calibri" w:hAnsi="Frutiger LT Arabic 45 Light" w:cs="Frutiger LT Arabic 45 Light"/>
            <w:i/>
            <w:iCs/>
            <w:color w:val="8A7967"/>
          </w:rPr>
          <w:t>Note: Control room requires SQL database server,</w:t>
        </w:r>
      </w:ins>
      <w:ins w:id="4204" w:author="Mohamed Amer" w:date="2024-07-28T16:45:00Z" w16du:dateUtc="2024-07-28T13:45:00Z">
        <w:r>
          <w:rPr>
            <w:rFonts w:ascii="Frutiger LT Arabic 45 Light" w:eastAsia="Calibri" w:hAnsi="Frutiger LT Arabic 45 Light" w:cs="Frutiger LT Arabic 45 Light"/>
            <w:i/>
            <w:iCs/>
            <w:color w:val="8A7967"/>
          </w:rPr>
          <w:t xml:space="preserve"> below is the specs for single node of SQL database server, however for full high availability , </w:t>
        </w:r>
      </w:ins>
      <w:ins w:id="4205" w:author="Mohamed Amer" w:date="2024-07-28T16:46:00Z" w16du:dateUtc="2024-07-28T13:46:00Z">
        <w:r>
          <w:rPr>
            <w:rFonts w:ascii="Frutiger LT Arabic 45 Light" w:eastAsia="Calibri" w:hAnsi="Frutiger LT Arabic 45 Light" w:cs="Frutiger LT Arabic 45 Light"/>
            <w:i/>
            <w:iCs/>
            <w:color w:val="8A7967"/>
          </w:rPr>
          <w:t xml:space="preserve">high </w:t>
        </w:r>
        <w:r>
          <w:rPr>
            <w:rFonts w:ascii="Frutiger LT Arabic 45 Light" w:eastAsia="Calibri" w:hAnsi="Frutiger LT Arabic 45 Light" w:cs="Frutiger LT Arabic 45 Light"/>
            <w:i/>
            <w:iCs/>
            <w:color w:val="8A7967"/>
          </w:rPr>
          <w:lastRenderedPageBreak/>
          <w:t>available SQL servers with multiple nodes and storage should be provided by BAB database archetict team.</w:t>
        </w:r>
      </w:ins>
      <w:ins w:id="4206" w:author="Mohamed Amer" w:date="2024-07-28T16:45:00Z" w16du:dateUtc="2024-07-28T13:45:00Z">
        <w:r>
          <w:rPr>
            <w:rFonts w:ascii="Frutiger LT Arabic 45 Light" w:eastAsia="Calibri" w:hAnsi="Frutiger LT Arabic 45 Light" w:cs="Frutiger LT Arabic 45 Light"/>
            <w:i/>
            <w:iCs/>
            <w:color w:val="8A7967"/>
          </w:rPr>
          <w:t xml:space="preserve"> </w:t>
        </w:r>
      </w:ins>
    </w:p>
    <w:tbl>
      <w:tblPr>
        <w:tblStyle w:val="TableGrid"/>
        <w:tblW w:w="10457" w:type="dxa"/>
        <w:tblLook w:val="04A0" w:firstRow="1" w:lastRow="0" w:firstColumn="1" w:lastColumn="0" w:noHBand="0" w:noVBand="1"/>
      </w:tblPr>
      <w:tblGrid>
        <w:gridCol w:w="3775"/>
        <w:gridCol w:w="6682"/>
      </w:tblGrid>
      <w:tr w:rsidR="008D7A86" w14:paraId="549A7B1C" w14:textId="77777777" w:rsidTr="006B62AB">
        <w:trPr>
          <w:ins w:id="4207" w:author="Mohamed Amer" w:date="2024-06-13T04:56:00Z"/>
        </w:trPr>
        <w:tc>
          <w:tcPr>
            <w:tcW w:w="3775" w:type="dxa"/>
            <w:shd w:val="clear" w:color="auto" w:fill="C00000"/>
            <w:vAlign w:val="center"/>
          </w:tcPr>
          <w:p w14:paraId="40FD320A" w14:textId="77777777" w:rsidR="008D7A86" w:rsidRPr="006B62AB" w:rsidRDefault="008D7A86" w:rsidP="006B62AB">
            <w:pPr>
              <w:pStyle w:val="-Heading2"/>
              <w:spacing w:before="0"/>
              <w:rPr>
                <w:ins w:id="4208" w:author="Mohamed Amer" w:date="2024-06-13T04:56:00Z" w16du:dateUtc="2024-06-13T01:56:00Z"/>
                <w:rFonts w:ascii="Frutiger LT Arabic 45 Light" w:eastAsia="Calibri" w:hAnsi="Frutiger LT Arabic 45 Light" w:cs="Frutiger LT Arabic 45 Light"/>
                <w:b w:val="0"/>
                <w:bCs w:val="0"/>
                <w:i/>
                <w:iCs/>
                <w:color w:val="8A7967"/>
                <w:sz w:val="24"/>
                <w:szCs w:val="24"/>
              </w:rPr>
            </w:pPr>
            <w:ins w:id="4209" w:author="Mohamed Amer" w:date="2024-06-13T04:56:00Z" w16du:dateUtc="2024-06-13T01:56:00Z">
              <w:r w:rsidRPr="006B62AB">
                <w:rPr>
                  <w:rFonts w:ascii="Frutiger LT Arabic 45 Light" w:hAnsi="Frutiger LT Arabic 45 Light" w:cs="Frutiger LT Arabic 45 Light"/>
                  <w:b w:val="0"/>
                  <w:bCs w:val="0"/>
                  <w:color w:val="FFFFFF"/>
                  <w:sz w:val="24"/>
                  <w:szCs w:val="24"/>
                </w:rPr>
                <w:t>ENVIRONMENT</w:t>
              </w:r>
            </w:ins>
          </w:p>
        </w:tc>
        <w:tc>
          <w:tcPr>
            <w:tcW w:w="6682" w:type="dxa"/>
          </w:tcPr>
          <w:p w14:paraId="4C758C76" w14:textId="102685D6" w:rsidR="008D7A86" w:rsidRPr="006B62AB" w:rsidRDefault="008D7A86" w:rsidP="006B62AB">
            <w:pPr>
              <w:pStyle w:val="-Heading2"/>
              <w:spacing w:before="0"/>
              <w:rPr>
                <w:ins w:id="4210" w:author="Mohamed Amer" w:date="2024-06-13T04:56:00Z" w16du:dateUtc="2024-06-13T01:56:00Z"/>
                <w:rFonts w:asciiTheme="minorHAnsi" w:eastAsia="Calibri" w:hAnsiTheme="minorHAnsi" w:cstheme="minorHAnsi"/>
                <w:b w:val="0"/>
                <w:bCs w:val="0"/>
                <w:i/>
                <w:iCs/>
                <w:color w:val="8A7967"/>
                <w:sz w:val="20"/>
                <w:szCs w:val="20"/>
              </w:rPr>
            </w:pPr>
            <w:ins w:id="4211" w:author="Mohamed Amer" w:date="2024-06-13T04:56:00Z" w16du:dateUtc="2024-06-13T01:56:00Z">
              <w:r w:rsidRPr="006B62AB">
                <w:rPr>
                  <w:rFonts w:asciiTheme="minorHAnsi" w:hAnsiTheme="minorHAnsi" w:cstheme="minorHAnsi"/>
                  <w:b w:val="0"/>
                  <w:bCs w:val="0"/>
                  <w:sz w:val="20"/>
                  <w:szCs w:val="20"/>
                  <w:lang w:val="en-GB"/>
                </w:rPr>
                <w:t xml:space="preserve">Production </w:t>
              </w:r>
              <w:r>
                <w:rPr>
                  <w:rFonts w:asciiTheme="minorHAnsi" w:hAnsiTheme="minorHAnsi" w:cstheme="minorHAnsi"/>
                  <w:b w:val="0"/>
                  <w:bCs w:val="0"/>
                  <w:sz w:val="20"/>
                  <w:szCs w:val="20"/>
                  <w:lang w:val="en-GB"/>
                </w:rPr>
                <w:t>–</w:t>
              </w:r>
              <w:r w:rsidRPr="006B62AB">
                <w:rPr>
                  <w:rFonts w:asciiTheme="minorHAnsi" w:hAnsiTheme="minorHAnsi" w:cstheme="minorHAnsi"/>
                  <w:b w:val="0"/>
                  <w:bCs w:val="0"/>
                  <w:sz w:val="20"/>
                  <w:szCs w:val="20"/>
                  <w:lang w:val="en-GB"/>
                </w:rPr>
                <w:t xml:space="preserve"> </w:t>
              </w:r>
              <w:r>
                <w:rPr>
                  <w:rFonts w:asciiTheme="minorHAnsi" w:hAnsiTheme="minorHAnsi" w:cstheme="minorHAnsi"/>
                  <w:b w:val="0"/>
                  <w:bCs w:val="0"/>
                  <w:sz w:val="20"/>
                  <w:szCs w:val="20"/>
                  <w:lang w:val="en-GB"/>
                </w:rPr>
                <w:t>Database</w:t>
              </w:r>
            </w:ins>
          </w:p>
        </w:tc>
      </w:tr>
      <w:tr w:rsidR="008D7A86" w14:paraId="732F47C2" w14:textId="77777777" w:rsidTr="006B62AB">
        <w:trPr>
          <w:ins w:id="4212" w:author="Mohamed Amer" w:date="2024-06-13T04:56:00Z"/>
        </w:trPr>
        <w:tc>
          <w:tcPr>
            <w:tcW w:w="3775" w:type="dxa"/>
            <w:shd w:val="clear" w:color="auto" w:fill="C00000"/>
            <w:vAlign w:val="center"/>
          </w:tcPr>
          <w:p w14:paraId="4571BEC2" w14:textId="77777777" w:rsidR="008D7A86" w:rsidRPr="006B62AB" w:rsidRDefault="008D7A86" w:rsidP="006B62AB">
            <w:pPr>
              <w:pStyle w:val="-Heading2"/>
              <w:spacing w:before="0"/>
              <w:rPr>
                <w:ins w:id="4213" w:author="Mohamed Amer" w:date="2024-06-13T04:56:00Z" w16du:dateUtc="2024-06-13T01:56:00Z"/>
                <w:rFonts w:ascii="Frutiger LT Arabic 45 Light" w:eastAsia="Calibri" w:hAnsi="Frutiger LT Arabic 45 Light" w:cs="Frutiger LT Arabic 45 Light"/>
                <w:b w:val="0"/>
                <w:bCs w:val="0"/>
                <w:i/>
                <w:iCs/>
                <w:color w:val="8A7967"/>
                <w:sz w:val="24"/>
                <w:szCs w:val="24"/>
              </w:rPr>
            </w:pPr>
            <w:ins w:id="4214" w:author="Mohamed Amer" w:date="2024-06-13T04:56:00Z" w16du:dateUtc="2024-06-13T01:56:00Z">
              <w:r w:rsidRPr="006B62AB">
                <w:rPr>
                  <w:rFonts w:ascii="Frutiger LT Arabic 45 Light" w:hAnsi="Frutiger LT Arabic 45 Light" w:cs="Frutiger LT Arabic 45 Light"/>
                  <w:b w:val="0"/>
                  <w:bCs w:val="0"/>
                  <w:color w:val="FFFFFF"/>
                  <w:sz w:val="24"/>
                  <w:szCs w:val="24"/>
                </w:rPr>
                <w:t>SERVER NAME</w:t>
              </w:r>
            </w:ins>
          </w:p>
        </w:tc>
        <w:tc>
          <w:tcPr>
            <w:tcW w:w="6682" w:type="dxa"/>
          </w:tcPr>
          <w:p w14:paraId="37AFED4C" w14:textId="77777777" w:rsidR="008D7A86" w:rsidRPr="006B62AB" w:rsidRDefault="008D7A86" w:rsidP="006B62AB">
            <w:pPr>
              <w:pStyle w:val="-Heading2"/>
              <w:spacing w:before="0"/>
              <w:rPr>
                <w:ins w:id="4215" w:author="Mohamed Amer" w:date="2024-06-13T04:56:00Z" w16du:dateUtc="2024-06-13T01:56:00Z"/>
                <w:rFonts w:asciiTheme="minorHAnsi" w:eastAsia="Calibri" w:hAnsiTheme="minorHAnsi" w:cstheme="minorHAnsi"/>
                <w:b w:val="0"/>
                <w:bCs w:val="0"/>
                <w:i/>
                <w:iCs/>
                <w:color w:val="8A7967"/>
                <w:sz w:val="20"/>
                <w:szCs w:val="20"/>
              </w:rPr>
            </w:pPr>
            <w:ins w:id="4216" w:author="Mohamed Amer" w:date="2024-06-13T04:56:00Z" w16du:dateUtc="2024-06-13T01:56:00Z">
              <w:r w:rsidRPr="00356D25">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p>
        </w:tc>
      </w:tr>
      <w:tr w:rsidR="008D7A86" w14:paraId="30051BEC" w14:textId="77777777" w:rsidTr="006B62AB">
        <w:trPr>
          <w:ins w:id="4217" w:author="Mohamed Amer" w:date="2024-06-13T04:56:00Z"/>
        </w:trPr>
        <w:tc>
          <w:tcPr>
            <w:tcW w:w="3775" w:type="dxa"/>
            <w:shd w:val="clear" w:color="auto" w:fill="C00000"/>
            <w:vAlign w:val="center"/>
          </w:tcPr>
          <w:p w14:paraId="77E0E4CB" w14:textId="77777777" w:rsidR="008D7A86" w:rsidRPr="006B62AB" w:rsidRDefault="008D7A86" w:rsidP="006B62AB">
            <w:pPr>
              <w:pStyle w:val="-Heading2"/>
              <w:spacing w:before="0"/>
              <w:rPr>
                <w:ins w:id="4218" w:author="Mohamed Amer" w:date="2024-06-13T04:56:00Z" w16du:dateUtc="2024-06-13T01:56:00Z"/>
                <w:rFonts w:ascii="Frutiger LT Arabic 45 Light" w:eastAsia="Calibri" w:hAnsi="Frutiger LT Arabic 45 Light" w:cs="Frutiger LT Arabic 45 Light"/>
                <w:b w:val="0"/>
                <w:bCs w:val="0"/>
                <w:i/>
                <w:iCs/>
                <w:color w:val="8A7967"/>
                <w:sz w:val="24"/>
                <w:szCs w:val="24"/>
              </w:rPr>
            </w:pPr>
            <w:ins w:id="4219" w:author="Mohamed Amer" w:date="2024-06-13T04:56:00Z" w16du:dateUtc="2024-06-13T01:56:00Z">
              <w:r w:rsidRPr="006B62AB">
                <w:rPr>
                  <w:rFonts w:ascii="Frutiger LT Arabic 45 Light" w:hAnsi="Frutiger LT Arabic 45 Light" w:cs="Frutiger LT Arabic 45 Light"/>
                  <w:b w:val="0"/>
                  <w:bCs w:val="0"/>
                  <w:color w:val="FFFFFF"/>
                  <w:sz w:val="24"/>
                  <w:szCs w:val="24"/>
                </w:rPr>
                <w:t>DESCRIPTION</w:t>
              </w:r>
            </w:ins>
          </w:p>
        </w:tc>
        <w:tc>
          <w:tcPr>
            <w:tcW w:w="6682" w:type="dxa"/>
          </w:tcPr>
          <w:p w14:paraId="09B641C0" w14:textId="72DCE433" w:rsidR="008D7A86" w:rsidRPr="006B62AB" w:rsidRDefault="008D7A86" w:rsidP="006B62AB">
            <w:pPr>
              <w:pStyle w:val="-Heading2"/>
              <w:spacing w:before="0"/>
              <w:rPr>
                <w:ins w:id="4220" w:author="Mohamed Amer" w:date="2024-06-13T04:56:00Z" w16du:dateUtc="2024-06-13T01:56:00Z"/>
                <w:rFonts w:asciiTheme="minorHAnsi" w:eastAsia="Calibri" w:hAnsiTheme="minorHAnsi" w:cstheme="minorHAnsi"/>
                <w:b w:val="0"/>
                <w:bCs w:val="0"/>
                <w:i/>
                <w:iCs/>
                <w:color w:val="8A7967"/>
                <w:sz w:val="20"/>
                <w:szCs w:val="20"/>
              </w:rPr>
            </w:pPr>
            <w:ins w:id="4221" w:author="Mohamed Amer" w:date="2024-06-13T04:56:00Z" w16du:dateUtc="2024-06-13T01:56:00Z">
              <w:r>
                <w:rPr>
                  <w:rFonts w:asciiTheme="minorHAnsi" w:hAnsiTheme="minorHAnsi" w:cstheme="minorHAnsi"/>
                  <w:b w:val="0"/>
                  <w:bCs w:val="0"/>
                  <w:sz w:val="20"/>
                  <w:szCs w:val="20"/>
                  <w:lang w:val="en-GB"/>
                </w:rPr>
                <w:t>SQL Database</w:t>
              </w:r>
            </w:ins>
          </w:p>
        </w:tc>
      </w:tr>
      <w:tr w:rsidR="008D7A86" w14:paraId="4419CA25" w14:textId="77777777" w:rsidTr="006B62AB">
        <w:trPr>
          <w:ins w:id="4222" w:author="Mohamed Amer" w:date="2024-06-13T04:56:00Z"/>
        </w:trPr>
        <w:tc>
          <w:tcPr>
            <w:tcW w:w="3775" w:type="dxa"/>
            <w:shd w:val="clear" w:color="auto" w:fill="C00000"/>
            <w:vAlign w:val="center"/>
          </w:tcPr>
          <w:p w14:paraId="4F0CF6EA" w14:textId="77777777" w:rsidR="008D7A86" w:rsidRPr="006B62AB" w:rsidRDefault="008D7A86" w:rsidP="006B62AB">
            <w:pPr>
              <w:pStyle w:val="-Heading2"/>
              <w:spacing w:before="0"/>
              <w:rPr>
                <w:ins w:id="4223" w:author="Mohamed Amer" w:date="2024-06-13T04:56:00Z" w16du:dateUtc="2024-06-13T01:56:00Z"/>
                <w:rFonts w:ascii="Frutiger LT Arabic 45 Light" w:eastAsia="Calibri" w:hAnsi="Frutiger LT Arabic 45 Light" w:cs="Frutiger LT Arabic 45 Light"/>
                <w:b w:val="0"/>
                <w:bCs w:val="0"/>
                <w:i/>
                <w:iCs/>
                <w:color w:val="8A7967"/>
                <w:sz w:val="24"/>
                <w:szCs w:val="24"/>
              </w:rPr>
            </w:pPr>
            <w:ins w:id="4224" w:author="Mohamed Amer" w:date="2024-06-13T04:56:00Z" w16du:dateUtc="2024-06-13T01:56:00Z">
              <w:r w:rsidRPr="006B62AB">
                <w:rPr>
                  <w:rFonts w:ascii="Frutiger LT Arabic 45 Light" w:hAnsi="Frutiger LT Arabic 45 Light" w:cs="Frutiger LT Arabic 45 Light"/>
                  <w:b w:val="0"/>
                  <w:bCs w:val="0"/>
                  <w:color w:val="FFFFFF"/>
                  <w:sz w:val="24"/>
                  <w:szCs w:val="24"/>
                </w:rPr>
                <w:t>IP ADDRESS</w:t>
              </w:r>
            </w:ins>
          </w:p>
        </w:tc>
        <w:tc>
          <w:tcPr>
            <w:tcW w:w="6682" w:type="dxa"/>
          </w:tcPr>
          <w:p w14:paraId="3F69421B" w14:textId="77777777" w:rsidR="008D7A86" w:rsidRPr="006B62AB" w:rsidRDefault="008D7A86" w:rsidP="006B62AB">
            <w:pPr>
              <w:pStyle w:val="-Heading2"/>
              <w:spacing w:before="0"/>
              <w:rPr>
                <w:ins w:id="4225" w:author="Mohamed Amer" w:date="2024-06-13T04:56:00Z" w16du:dateUtc="2024-06-13T01:56:00Z"/>
                <w:rFonts w:asciiTheme="minorHAnsi" w:hAnsiTheme="minorHAnsi" w:cstheme="minorHAnsi"/>
                <w:b w:val="0"/>
                <w:bCs w:val="0"/>
                <w:sz w:val="20"/>
                <w:szCs w:val="20"/>
                <w:lang w:val="en-GB"/>
              </w:rPr>
            </w:pPr>
            <w:ins w:id="4226" w:author="Mohamed Amer" w:date="2024-06-13T04:56:00Z" w16du:dateUtc="2024-06-13T01:56:00Z">
              <w:r w:rsidRPr="006B62AB">
                <w:rPr>
                  <w:rFonts w:asciiTheme="minorHAnsi" w:hAnsiTheme="minorHAnsi" w:cstheme="minorHAnsi"/>
                  <w:b w:val="0"/>
                  <w:bCs w:val="0"/>
                  <w:sz w:val="20"/>
                  <w:szCs w:val="20"/>
                  <w:lang w:val="en-GB"/>
                </w:rPr>
                <w:t>To be provided by NCD</w:t>
              </w:r>
            </w:ins>
          </w:p>
        </w:tc>
      </w:tr>
      <w:tr w:rsidR="008D7A86" w14:paraId="4CAC5FA6" w14:textId="77777777" w:rsidTr="006B62AB">
        <w:trPr>
          <w:ins w:id="4227" w:author="Mohamed Amer" w:date="2024-06-13T04:56:00Z"/>
        </w:trPr>
        <w:tc>
          <w:tcPr>
            <w:tcW w:w="3775" w:type="dxa"/>
            <w:shd w:val="clear" w:color="auto" w:fill="C00000"/>
            <w:vAlign w:val="center"/>
          </w:tcPr>
          <w:p w14:paraId="2C6CBA18" w14:textId="77777777" w:rsidR="008D7A86" w:rsidRPr="006B62AB" w:rsidRDefault="008D7A86" w:rsidP="006B62AB">
            <w:pPr>
              <w:pStyle w:val="-Heading2"/>
              <w:spacing w:before="0"/>
              <w:rPr>
                <w:ins w:id="4228" w:author="Mohamed Amer" w:date="2024-06-13T04:56:00Z" w16du:dateUtc="2024-06-13T01:56:00Z"/>
                <w:rFonts w:ascii="Frutiger LT Arabic 45 Light" w:eastAsia="Calibri" w:hAnsi="Frutiger LT Arabic 45 Light" w:cs="Frutiger LT Arabic 45 Light"/>
                <w:b w:val="0"/>
                <w:bCs w:val="0"/>
                <w:i/>
                <w:iCs/>
                <w:color w:val="8A7967"/>
                <w:sz w:val="24"/>
                <w:szCs w:val="24"/>
              </w:rPr>
            </w:pPr>
            <w:ins w:id="4229" w:author="Mohamed Amer" w:date="2024-06-13T04:56:00Z" w16du:dateUtc="2024-06-13T01:56:00Z">
              <w:r w:rsidRPr="006B62AB">
                <w:rPr>
                  <w:rFonts w:ascii="Frutiger LT Arabic 45 Light" w:hAnsi="Frutiger LT Arabic 45 Light" w:cs="Frutiger LT Arabic 45 Light"/>
                  <w:b w:val="0"/>
                  <w:bCs w:val="0"/>
                  <w:color w:val="FFFFFF"/>
                  <w:sz w:val="24"/>
                  <w:szCs w:val="24"/>
                </w:rPr>
                <w:t>RAM</w:t>
              </w:r>
            </w:ins>
          </w:p>
        </w:tc>
        <w:tc>
          <w:tcPr>
            <w:tcW w:w="6682" w:type="dxa"/>
          </w:tcPr>
          <w:p w14:paraId="622BFD96" w14:textId="61550E8A" w:rsidR="008D7A86" w:rsidRPr="006B62AB" w:rsidRDefault="008D7A86" w:rsidP="006B62AB">
            <w:pPr>
              <w:pStyle w:val="-Heading2"/>
              <w:spacing w:before="0"/>
              <w:rPr>
                <w:ins w:id="4230" w:author="Mohamed Amer" w:date="2024-06-13T04:56:00Z" w16du:dateUtc="2024-06-13T01:56:00Z"/>
                <w:rFonts w:asciiTheme="minorHAnsi" w:hAnsiTheme="minorHAnsi" w:cstheme="minorHAnsi"/>
                <w:b w:val="0"/>
                <w:bCs w:val="0"/>
                <w:sz w:val="20"/>
                <w:szCs w:val="20"/>
                <w:lang w:val="en-GB"/>
              </w:rPr>
            </w:pPr>
            <w:ins w:id="4231" w:author="Mohamed Amer" w:date="2024-06-13T04:56:00Z" w16du:dateUtc="2024-06-13T01:56:00Z">
              <w:r>
                <w:rPr>
                  <w:rFonts w:asciiTheme="minorHAnsi" w:hAnsiTheme="minorHAnsi" w:cstheme="minorHAnsi"/>
                  <w:b w:val="0"/>
                  <w:bCs w:val="0"/>
                  <w:sz w:val="20"/>
                  <w:szCs w:val="20"/>
                  <w:lang w:val="en-GB"/>
                </w:rPr>
                <w:t>24</w:t>
              </w:r>
              <w:r w:rsidRPr="006B62AB">
                <w:rPr>
                  <w:rFonts w:asciiTheme="minorHAnsi" w:hAnsiTheme="minorHAnsi" w:cstheme="minorHAnsi"/>
                  <w:b w:val="0"/>
                  <w:bCs w:val="0"/>
                  <w:sz w:val="20"/>
                  <w:szCs w:val="20"/>
                  <w:lang w:val="en-GB"/>
                </w:rPr>
                <w:t xml:space="preserve"> GB</w:t>
              </w:r>
            </w:ins>
          </w:p>
        </w:tc>
      </w:tr>
      <w:tr w:rsidR="008D7A86" w14:paraId="550B5320" w14:textId="77777777" w:rsidTr="006B62AB">
        <w:trPr>
          <w:ins w:id="4232" w:author="Mohamed Amer" w:date="2024-06-13T04:56:00Z"/>
        </w:trPr>
        <w:tc>
          <w:tcPr>
            <w:tcW w:w="3775" w:type="dxa"/>
            <w:shd w:val="clear" w:color="auto" w:fill="C00000"/>
            <w:vAlign w:val="center"/>
          </w:tcPr>
          <w:p w14:paraId="0BDE3C53" w14:textId="77777777" w:rsidR="008D7A86" w:rsidRPr="006B62AB" w:rsidRDefault="008D7A86" w:rsidP="006B62AB">
            <w:pPr>
              <w:pStyle w:val="-Heading2"/>
              <w:spacing w:before="0"/>
              <w:rPr>
                <w:ins w:id="4233" w:author="Mohamed Amer" w:date="2024-06-13T04:56:00Z" w16du:dateUtc="2024-06-13T01:56:00Z"/>
                <w:rFonts w:ascii="Frutiger LT Arabic 45 Light" w:eastAsia="Calibri" w:hAnsi="Frutiger LT Arabic 45 Light" w:cs="Frutiger LT Arabic 45 Light"/>
                <w:b w:val="0"/>
                <w:bCs w:val="0"/>
                <w:i/>
                <w:iCs/>
                <w:color w:val="8A7967"/>
                <w:sz w:val="24"/>
                <w:szCs w:val="24"/>
              </w:rPr>
            </w:pPr>
            <w:ins w:id="4234" w:author="Mohamed Amer" w:date="2024-06-13T04:56:00Z" w16du:dateUtc="2024-06-13T01:56:00Z">
              <w:r w:rsidRPr="006B62AB">
                <w:rPr>
                  <w:rFonts w:ascii="Frutiger LT Arabic 45 Light" w:hAnsi="Frutiger LT Arabic 45 Light" w:cs="Frutiger LT Arabic 45 Light"/>
                  <w:b w:val="0"/>
                  <w:bCs w:val="0"/>
                  <w:color w:val="FFFFFF"/>
                  <w:sz w:val="24"/>
                  <w:szCs w:val="24"/>
                </w:rPr>
                <w:t>CONNECTION</w:t>
              </w:r>
            </w:ins>
          </w:p>
        </w:tc>
        <w:tc>
          <w:tcPr>
            <w:tcW w:w="6682" w:type="dxa"/>
          </w:tcPr>
          <w:p w14:paraId="67BCE789" w14:textId="77777777" w:rsidR="008D7A86" w:rsidRPr="006B62AB" w:rsidRDefault="008D7A86" w:rsidP="006B62AB">
            <w:pPr>
              <w:pStyle w:val="-Heading2"/>
              <w:spacing w:before="0"/>
              <w:rPr>
                <w:ins w:id="4235" w:author="Mohamed Amer" w:date="2024-06-13T04:56:00Z" w16du:dateUtc="2024-06-13T01:56:00Z"/>
                <w:rFonts w:asciiTheme="minorHAnsi" w:hAnsiTheme="minorHAnsi" w:cstheme="minorHAnsi"/>
                <w:b w:val="0"/>
                <w:bCs w:val="0"/>
                <w:sz w:val="20"/>
                <w:szCs w:val="20"/>
                <w:lang w:val="en-GB"/>
              </w:rPr>
            </w:pPr>
          </w:p>
        </w:tc>
      </w:tr>
      <w:tr w:rsidR="008D7A86" w14:paraId="5C89CF29" w14:textId="77777777" w:rsidTr="006B62AB">
        <w:trPr>
          <w:ins w:id="4236" w:author="Mohamed Amer" w:date="2024-06-13T04:56:00Z"/>
        </w:trPr>
        <w:tc>
          <w:tcPr>
            <w:tcW w:w="3775" w:type="dxa"/>
            <w:shd w:val="clear" w:color="auto" w:fill="C00000"/>
            <w:vAlign w:val="center"/>
          </w:tcPr>
          <w:p w14:paraId="2E80E318" w14:textId="77777777" w:rsidR="008D7A86" w:rsidRPr="006B62AB" w:rsidRDefault="008D7A86" w:rsidP="006B62AB">
            <w:pPr>
              <w:pStyle w:val="-Heading2"/>
              <w:spacing w:before="0"/>
              <w:rPr>
                <w:ins w:id="4237" w:author="Mohamed Amer" w:date="2024-06-13T04:56:00Z" w16du:dateUtc="2024-06-13T01:56:00Z"/>
                <w:rFonts w:ascii="Frutiger LT Arabic 45 Light" w:eastAsia="Calibri" w:hAnsi="Frutiger LT Arabic 45 Light" w:cs="Frutiger LT Arabic 45 Light"/>
                <w:b w:val="0"/>
                <w:bCs w:val="0"/>
                <w:i/>
                <w:iCs/>
                <w:color w:val="8A7967"/>
                <w:sz w:val="24"/>
                <w:szCs w:val="24"/>
              </w:rPr>
            </w:pPr>
            <w:ins w:id="4238" w:author="Mohamed Amer" w:date="2024-06-13T04:56:00Z" w16du:dateUtc="2024-06-13T01:56:00Z">
              <w:r w:rsidRPr="006B62AB">
                <w:rPr>
                  <w:rFonts w:ascii="Frutiger LT Arabic 45 Light" w:hAnsi="Frutiger LT Arabic 45 Light" w:cs="Frutiger LT Arabic 45 Light"/>
                  <w:b w:val="0"/>
                  <w:bCs w:val="0"/>
                  <w:color w:val="FFFFFF"/>
                  <w:sz w:val="24"/>
                  <w:szCs w:val="24"/>
                </w:rPr>
                <w:t>DISK SPACE</w:t>
              </w:r>
            </w:ins>
          </w:p>
        </w:tc>
        <w:tc>
          <w:tcPr>
            <w:tcW w:w="6682" w:type="dxa"/>
          </w:tcPr>
          <w:p w14:paraId="2194DBD9" w14:textId="77777777" w:rsidR="008D7A86" w:rsidRDefault="008D7A86" w:rsidP="006B62AB">
            <w:pPr>
              <w:pStyle w:val="-Heading2"/>
              <w:spacing w:before="0"/>
              <w:rPr>
                <w:ins w:id="4239" w:author="Mohamed Amer" w:date="2024-06-13T04:56:00Z" w16du:dateUtc="2024-06-13T01:56:00Z"/>
                <w:rFonts w:asciiTheme="minorHAnsi" w:hAnsiTheme="minorHAnsi" w:cstheme="minorHAnsi"/>
                <w:b w:val="0"/>
                <w:bCs w:val="0"/>
                <w:sz w:val="20"/>
                <w:szCs w:val="20"/>
                <w:lang w:val="en-GB"/>
              </w:rPr>
            </w:pPr>
            <w:ins w:id="4240" w:author="Mohamed Amer" w:date="2024-06-13T04:56:00Z" w16du:dateUtc="2024-06-13T01:56:00Z">
              <w:r>
                <w:rPr>
                  <w:rFonts w:asciiTheme="minorHAnsi" w:hAnsiTheme="minorHAnsi" w:cstheme="minorHAnsi"/>
                  <w:b w:val="0"/>
                  <w:bCs w:val="0"/>
                  <w:sz w:val="20"/>
                  <w:szCs w:val="20"/>
                  <w:lang w:val="en-GB"/>
                </w:rPr>
                <w:t>60 C: Drive</w:t>
              </w:r>
            </w:ins>
          </w:p>
          <w:p w14:paraId="66C2DC49" w14:textId="77777777" w:rsidR="008D7A86" w:rsidRPr="006B62AB" w:rsidRDefault="008D7A86" w:rsidP="006B62AB">
            <w:pPr>
              <w:pStyle w:val="-Heading2"/>
              <w:spacing w:before="0"/>
              <w:rPr>
                <w:ins w:id="4241" w:author="Mohamed Amer" w:date="2024-06-13T04:56:00Z" w16du:dateUtc="2024-06-13T01:56:00Z"/>
                <w:rFonts w:asciiTheme="minorHAnsi" w:hAnsiTheme="minorHAnsi" w:cstheme="minorHAnsi"/>
                <w:b w:val="0"/>
                <w:bCs w:val="0"/>
                <w:sz w:val="20"/>
                <w:szCs w:val="20"/>
                <w:lang w:val="en-GB"/>
              </w:rPr>
            </w:pPr>
            <w:ins w:id="4242" w:author="Mohamed Amer" w:date="2024-06-13T04:56:00Z" w16du:dateUtc="2024-06-13T01:56:00Z">
              <w:r w:rsidRPr="006B62AB">
                <w:rPr>
                  <w:rFonts w:asciiTheme="minorHAnsi" w:hAnsiTheme="minorHAnsi" w:cstheme="minorHAnsi"/>
                  <w:b w:val="0"/>
                  <w:bCs w:val="0"/>
                  <w:sz w:val="20"/>
                  <w:szCs w:val="20"/>
                  <w:lang w:val="en-GB"/>
                </w:rPr>
                <w:t>500 D: Drive</w:t>
              </w:r>
            </w:ins>
          </w:p>
        </w:tc>
      </w:tr>
      <w:tr w:rsidR="008D7A86" w14:paraId="1CD55E84" w14:textId="77777777" w:rsidTr="006B62AB">
        <w:trPr>
          <w:ins w:id="4243" w:author="Mohamed Amer" w:date="2024-06-13T04:56:00Z"/>
        </w:trPr>
        <w:tc>
          <w:tcPr>
            <w:tcW w:w="3775" w:type="dxa"/>
            <w:shd w:val="clear" w:color="auto" w:fill="C00000"/>
            <w:vAlign w:val="center"/>
          </w:tcPr>
          <w:p w14:paraId="2DDD2E4A" w14:textId="77777777" w:rsidR="008D7A86" w:rsidRPr="006B62AB" w:rsidRDefault="008D7A86" w:rsidP="006B62AB">
            <w:pPr>
              <w:pStyle w:val="-Heading2"/>
              <w:spacing w:before="0"/>
              <w:rPr>
                <w:ins w:id="4244" w:author="Mohamed Amer" w:date="2024-06-13T04:56:00Z" w16du:dateUtc="2024-06-13T01:56:00Z"/>
                <w:rFonts w:ascii="Frutiger LT Arabic 45 Light" w:eastAsia="Calibri" w:hAnsi="Frutiger LT Arabic 45 Light" w:cs="Frutiger LT Arabic 45 Light"/>
                <w:b w:val="0"/>
                <w:bCs w:val="0"/>
                <w:i/>
                <w:iCs/>
                <w:color w:val="8A7967"/>
                <w:sz w:val="24"/>
                <w:szCs w:val="24"/>
              </w:rPr>
            </w:pPr>
            <w:ins w:id="4245" w:author="Mohamed Amer" w:date="2024-06-13T04:56:00Z" w16du:dateUtc="2024-06-13T01:56:00Z">
              <w:r w:rsidRPr="006B62AB">
                <w:rPr>
                  <w:rFonts w:ascii="Frutiger LT Arabic 45 Light" w:hAnsi="Frutiger LT Arabic 45 Light" w:cs="Frutiger LT Arabic 45 Light"/>
                  <w:b w:val="0"/>
                  <w:bCs w:val="0"/>
                  <w:color w:val="FFFFFF"/>
                  <w:sz w:val="24"/>
                  <w:szCs w:val="24"/>
                </w:rPr>
                <w:t>OPERATING SYSTEM</w:t>
              </w:r>
            </w:ins>
          </w:p>
        </w:tc>
        <w:tc>
          <w:tcPr>
            <w:tcW w:w="6682" w:type="dxa"/>
          </w:tcPr>
          <w:p w14:paraId="194590EC" w14:textId="7779B48D" w:rsidR="008D7A86" w:rsidRPr="006B62AB" w:rsidRDefault="008D7A86" w:rsidP="006B62AB">
            <w:pPr>
              <w:pStyle w:val="-Heading2"/>
              <w:spacing w:before="0"/>
              <w:rPr>
                <w:ins w:id="4246" w:author="Mohamed Amer" w:date="2024-06-13T04:56:00Z" w16du:dateUtc="2024-06-13T01:56:00Z"/>
                <w:rFonts w:asciiTheme="minorHAnsi" w:hAnsiTheme="minorHAnsi" w:cstheme="minorHAnsi"/>
                <w:b w:val="0"/>
                <w:bCs w:val="0"/>
                <w:sz w:val="20"/>
                <w:szCs w:val="20"/>
                <w:lang w:val="en-GB"/>
              </w:rPr>
            </w:pPr>
            <w:ins w:id="4247" w:author="Mohamed Amer" w:date="2024-06-13T04:56:00Z" w16du:dateUtc="2024-06-13T01:56:00Z">
              <w:r w:rsidRPr="006B62AB">
                <w:rPr>
                  <w:rFonts w:asciiTheme="minorHAnsi" w:hAnsiTheme="minorHAnsi" w:cstheme="minorHAnsi"/>
                  <w:b w:val="0"/>
                  <w:bCs w:val="0"/>
                  <w:sz w:val="20"/>
                  <w:szCs w:val="20"/>
                  <w:lang w:val="en-GB"/>
                </w:rPr>
                <w:t xml:space="preserve"> 2016 , 2019 or 2022 Datacenter</w:t>
              </w:r>
            </w:ins>
          </w:p>
        </w:tc>
      </w:tr>
      <w:tr w:rsidR="008D7A86" w14:paraId="4B110A5B" w14:textId="77777777" w:rsidTr="006B62AB">
        <w:trPr>
          <w:ins w:id="4248" w:author="Mohamed Amer" w:date="2024-06-13T04:56:00Z"/>
        </w:trPr>
        <w:tc>
          <w:tcPr>
            <w:tcW w:w="3775" w:type="dxa"/>
            <w:shd w:val="clear" w:color="auto" w:fill="C00000"/>
            <w:vAlign w:val="center"/>
          </w:tcPr>
          <w:p w14:paraId="4097AAF2" w14:textId="77777777" w:rsidR="008D7A86" w:rsidRPr="006B62AB" w:rsidRDefault="008D7A86" w:rsidP="006B62AB">
            <w:pPr>
              <w:pStyle w:val="-Heading2"/>
              <w:spacing w:before="0"/>
              <w:rPr>
                <w:ins w:id="4249" w:author="Mohamed Amer" w:date="2024-06-13T04:56:00Z" w16du:dateUtc="2024-06-13T01:56:00Z"/>
                <w:rFonts w:ascii="Frutiger LT Arabic 45 Light" w:eastAsia="Calibri" w:hAnsi="Frutiger LT Arabic 45 Light" w:cs="Frutiger LT Arabic 45 Light"/>
                <w:b w:val="0"/>
                <w:bCs w:val="0"/>
                <w:i/>
                <w:iCs/>
                <w:color w:val="8A7967"/>
                <w:sz w:val="24"/>
                <w:szCs w:val="24"/>
              </w:rPr>
            </w:pPr>
            <w:ins w:id="4250" w:author="Mohamed Amer" w:date="2024-06-13T04:56:00Z" w16du:dateUtc="2024-06-13T01:56:00Z">
              <w:r w:rsidRPr="006B62AB">
                <w:rPr>
                  <w:rFonts w:ascii="Frutiger LT Arabic 45 Light" w:hAnsi="Frutiger LT Arabic 45 Light" w:cs="Frutiger LT Arabic 45 Light"/>
                  <w:b w:val="0"/>
                  <w:bCs w:val="0"/>
                  <w:color w:val="FFFFFF"/>
                  <w:sz w:val="24"/>
                  <w:szCs w:val="24"/>
                </w:rPr>
                <w:t>CPU</w:t>
              </w:r>
            </w:ins>
          </w:p>
        </w:tc>
        <w:tc>
          <w:tcPr>
            <w:tcW w:w="6682" w:type="dxa"/>
          </w:tcPr>
          <w:p w14:paraId="1585DA36" w14:textId="77777777" w:rsidR="008D7A86" w:rsidRPr="006B62AB" w:rsidRDefault="008D7A86" w:rsidP="006B62AB">
            <w:pPr>
              <w:pStyle w:val="-Heading2"/>
              <w:spacing w:before="0"/>
              <w:rPr>
                <w:ins w:id="4251" w:author="Mohamed Amer" w:date="2024-06-13T04:56:00Z" w16du:dateUtc="2024-06-13T01:56:00Z"/>
                <w:rFonts w:asciiTheme="minorHAnsi" w:hAnsiTheme="minorHAnsi" w:cstheme="minorHAnsi"/>
                <w:b w:val="0"/>
                <w:bCs w:val="0"/>
                <w:sz w:val="20"/>
                <w:szCs w:val="20"/>
                <w:lang w:val="en-GB"/>
              </w:rPr>
            </w:pPr>
            <w:ins w:id="4252" w:author="Mohamed Amer" w:date="2024-06-13T04:56:00Z" w16du:dateUtc="2024-06-13T01:56:00Z">
              <w:r w:rsidRPr="006B62AB">
                <w:rPr>
                  <w:rFonts w:asciiTheme="minorHAnsi" w:hAnsiTheme="minorHAnsi" w:cstheme="minorHAnsi"/>
                  <w:b w:val="0"/>
                  <w:bCs w:val="0"/>
                  <w:sz w:val="20"/>
                  <w:szCs w:val="20"/>
                  <w:lang w:val="en-GB"/>
                </w:rPr>
                <w:t>8 Cores</w:t>
              </w:r>
            </w:ins>
          </w:p>
        </w:tc>
      </w:tr>
      <w:tr w:rsidR="008D7A86" w14:paraId="15C860F6" w14:textId="77777777" w:rsidTr="006B62AB">
        <w:trPr>
          <w:ins w:id="4253" w:author="Mohamed Amer" w:date="2024-06-13T04:56:00Z"/>
        </w:trPr>
        <w:tc>
          <w:tcPr>
            <w:tcW w:w="3775" w:type="dxa"/>
            <w:shd w:val="clear" w:color="auto" w:fill="C00000"/>
            <w:vAlign w:val="center"/>
          </w:tcPr>
          <w:p w14:paraId="67C71C7F" w14:textId="77777777" w:rsidR="008D7A86" w:rsidRPr="006B62AB" w:rsidRDefault="008D7A86" w:rsidP="006B62AB">
            <w:pPr>
              <w:pStyle w:val="-Heading2"/>
              <w:spacing w:before="0"/>
              <w:rPr>
                <w:ins w:id="4254" w:author="Mohamed Amer" w:date="2024-06-13T04:56:00Z" w16du:dateUtc="2024-06-13T01:56:00Z"/>
                <w:rFonts w:ascii="Frutiger LT Arabic 45 Light" w:eastAsia="Calibri" w:hAnsi="Frutiger LT Arabic 45 Light" w:cs="Frutiger LT Arabic 45 Light"/>
                <w:b w:val="0"/>
                <w:bCs w:val="0"/>
                <w:i/>
                <w:iCs/>
                <w:color w:val="8A7967"/>
                <w:sz w:val="24"/>
                <w:szCs w:val="24"/>
              </w:rPr>
            </w:pPr>
            <w:ins w:id="4255" w:author="Mohamed Amer" w:date="2024-06-13T04:56:00Z" w16du:dateUtc="2024-06-13T01:56:00Z">
              <w:r w:rsidRPr="006B62AB">
                <w:rPr>
                  <w:rFonts w:ascii="Frutiger LT Arabic 45 Light" w:hAnsi="Frutiger LT Arabic 45 Light" w:cs="Frutiger LT Arabic 45 Light"/>
                  <w:b w:val="0"/>
                  <w:bCs w:val="0"/>
                  <w:color w:val="FFFFFF"/>
                  <w:sz w:val="24"/>
                  <w:szCs w:val="24"/>
                </w:rPr>
                <w:t>SECURITY ZONE</w:t>
              </w:r>
            </w:ins>
          </w:p>
        </w:tc>
        <w:tc>
          <w:tcPr>
            <w:tcW w:w="6682" w:type="dxa"/>
          </w:tcPr>
          <w:p w14:paraId="5C9D335D" w14:textId="77777777" w:rsidR="008D7A86" w:rsidRPr="006B62AB" w:rsidRDefault="008D7A86" w:rsidP="006B62AB">
            <w:pPr>
              <w:pStyle w:val="-Heading2"/>
              <w:spacing w:before="0"/>
              <w:rPr>
                <w:ins w:id="4256" w:author="Mohamed Amer" w:date="2024-06-13T04:56:00Z" w16du:dateUtc="2024-06-13T01:56:00Z"/>
                <w:rFonts w:asciiTheme="minorHAnsi" w:hAnsiTheme="minorHAnsi" w:cstheme="minorHAnsi"/>
                <w:b w:val="0"/>
                <w:bCs w:val="0"/>
                <w:sz w:val="20"/>
                <w:szCs w:val="20"/>
                <w:lang w:val="en-GB"/>
              </w:rPr>
            </w:pPr>
            <w:ins w:id="4257" w:author="Mohamed Amer" w:date="2024-06-13T04:56:00Z" w16du:dateUtc="2024-06-13T01:56:00Z">
              <w:r w:rsidRPr="006B62AB">
                <w:rPr>
                  <w:rFonts w:asciiTheme="minorHAnsi" w:hAnsiTheme="minorHAnsi" w:cstheme="minorHAnsi"/>
                  <w:b w:val="0"/>
                  <w:bCs w:val="0"/>
                  <w:sz w:val="20"/>
                  <w:szCs w:val="20"/>
                  <w:lang w:val="en-GB"/>
                </w:rPr>
                <w:t xml:space="preserve">To be provided by </w:t>
              </w:r>
              <w:r>
                <w:rPr>
                  <w:rFonts w:asciiTheme="minorHAnsi" w:hAnsiTheme="minorHAnsi" w:cstheme="minorHAnsi"/>
                  <w:b w:val="0"/>
                  <w:bCs w:val="0"/>
                  <w:sz w:val="20"/>
                  <w:szCs w:val="20"/>
                  <w:lang w:val="en-GB"/>
                </w:rPr>
                <w:t>SOC</w:t>
              </w:r>
              <w:r w:rsidRPr="006B62AB">
                <w:rPr>
                  <w:rFonts w:asciiTheme="minorHAnsi" w:hAnsiTheme="minorHAnsi" w:cstheme="minorHAnsi"/>
                  <w:b w:val="0"/>
                  <w:bCs w:val="0"/>
                  <w:sz w:val="20"/>
                  <w:szCs w:val="20"/>
                  <w:lang w:val="en-GB"/>
                </w:rPr>
                <w:t xml:space="preserve"> </w:t>
              </w:r>
            </w:ins>
          </w:p>
        </w:tc>
      </w:tr>
    </w:tbl>
    <w:p w14:paraId="486FE3FF" w14:textId="77777777" w:rsidR="008D7A86" w:rsidRDefault="008D7A86" w:rsidP="00CB3C97">
      <w:pPr>
        <w:pStyle w:val="-Heading2"/>
        <w:rPr>
          <w:ins w:id="4258" w:author="Mohamed Amer" w:date="2024-07-07T12:42:00Z" w16du:dateUtc="2024-07-07T09:42:00Z"/>
          <w:rFonts w:ascii="Frutiger LT Arabic 45 Light" w:eastAsia="Calibri" w:hAnsi="Frutiger LT Arabic 45 Light" w:cs="Frutiger LT Arabic 45 Light"/>
          <w:i/>
          <w:iCs/>
          <w:color w:val="8A7967"/>
        </w:rPr>
      </w:pPr>
    </w:p>
    <w:p w14:paraId="4B8971E4" w14:textId="77777777" w:rsidR="001E595F" w:rsidRDefault="001E595F" w:rsidP="00CB3C97">
      <w:pPr>
        <w:pStyle w:val="-Heading2"/>
        <w:rPr>
          <w:ins w:id="4259" w:author="Mohamed Amer" w:date="2024-07-07T12:42:00Z" w16du:dateUtc="2024-07-07T09:42:00Z"/>
          <w:rFonts w:ascii="Frutiger LT Arabic 45 Light" w:eastAsia="Calibri" w:hAnsi="Frutiger LT Arabic 45 Light" w:cs="Frutiger LT Arabic 45 Light"/>
          <w:i/>
          <w:iCs/>
          <w:color w:val="8A7967"/>
        </w:rPr>
      </w:pPr>
    </w:p>
    <w:tbl>
      <w:tblPr>
        <w:tblStyle w:val="TableGrid"/>
        <w:tblW w:w="10457" w:type="dxa"/>
        <w:tblLook w:val="04A0" w:firstRow="1" w:lastRow="0" w:firstColumn="1" w:lastColumn="0" w:noHBand="0" w:noVBand="1"/>
      </w:tblPr>
      <w:tblGrid>
        <w:gridCol w:w="3775"/>
        <w:gridCol w:w="6682"/>
      </w:tblGrid>
      <w:tr w:rsidR="001E595F" w14:paraId="728FBE4A" w14:textId="77777777" w:rsidTr="007F70EF">
        <w:trPr>
          <w:ins w:id="4260" w:author="Mohamed Amer" w:date="2024-07-07T12:42:00Z"/>
        </w:trPr>
        <w:tc>
          <w:tcPr>
            <w:tcW w:w="3775" w:type="dxa"/>
            <w:shd w:val="clear" w:color="auto" w:fill="C00000"/>
            <w:vAlign w:val="center"/>
          </w:tcPr>
          <w:p w14:paraId="346698ED" w14:textId="77777777" w:rsidR="001E595F" w:rsidRPr="007F70EF" w:rsidRDefault="001E595F" w:rsidP="007F70EF">
            <w:pPr>
              <w:pStyle w:val="-Heading2"/>
              <w:spacing w:before="0"/>
              <w:rPr>
                <w:ins w:id="4261"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262" w:author="Mohamed Amer" w:date="2024-07-07T12:42:00Z" w16du:dateUtc="2024-07-07T09:42:00Z">
              <w:r w:rsidRPr="007F70EF">
                <w:rPr>
                  <w:rFonts w:ascii="Frutiger LT Arabic 45 Light" w:hAnsi="Frutiger LT Arabic 45 Light" w:cs="Frutiger LT Arabic 45 Light"/>
                  <w:b w:val="0"/>
                  <w:bCs w:val="0"/>
                  <w:color w:val="FFFFFF"/>
                  <w:sz w:val="24"/>
                  <w:szCs w:val="24"/>
                </w:rPr>
                <w:t>ENVIRONMENT</w:t>
              </w:r>
            </w:ins>
          </w:p>
        </w:tc>
        <w:tc>
          <w:tcPr>
            <w:tcW w:w="6682" w:type="dxa"/>
          </w:tcPr>
          <w:p w14:paraId="5F058A19" w14:textId="5B82EC64" w:rsidR="001E595F" w:rsidRPr="007F70EF" w:rsidRDefault="001E595F" w:rsidP="007F70EF">
            <w:pPr>
              <w:pStyle w:val="-Heading2"/>
              <w:spacing w:before="0"/>
              <w:rPr>
                <w:ins w:id="4263" w:author="Mohamed Amer" w:date="2024-07-07T12:42:00Z" w16du:dateUtc="2024-07-07T09:42:00Z"/>
                <w:rFonts w:asciiTheme="minorHAnsi" w:eastAsia="Calibri" w:hAnsiTheme="minorHAnsi" w:cstheme="minorHAnsi"/>
                <w:b w:val="0"/>
                <w:bCs w:val="0"/>
                <w:i/>
                <w:iCs/>
                <w:color w:val="8A7967"/>
                <w:sz w:val="20"/>
                <w:szCs w:val="20"/>
              </w:rPr>
            </w:pPr>
            <w:ins w:id="4264" w:author="Mohamed Amer" w:date="2024-07-07T12:42:00Z" w16du:dateUtc="2024-07-07T09:42:00Z">
              <w:r>
                <w:rPr>
                  <w:rFonts w:asciiTheme="minorHAnsi" w:hAnsiTheme="minorHAnsi" w:cstheme="minorHAnsi"/>
                  <w:b w:val="0"/>
                  <w:bCs w:val="0"/>
                  <w:sz w:val="20"/>
                  <w:szCs w:val="20"/>
                  <w:lang w:val="en-GB"/>
                </w:rPr>
                <w:t>UAT</w:t>
              </w:r>
              <w:r w:rsidRPr="007F70EF">
                <w:rPr>
                  <w:rFonts w:asciiTheme="minorHAnsi" w:hAnsiTheme="minorHAnsi" w:cstheme="minorHAnsi"/>
                  <w:b w:val="0"/>
                  <w:bCs w:val="0"/>
                  <w:sz w:val="20"/>
                  <w:szCs w:val="20"/>
                  <w:lang w:val="en-GB"/>
                </w:rPr>
                <w:t xml:space="preserve"> </w:t>
              </w:r>
              <w:r>
                <w:rPr>
                  <w:rFonts w:asciiTheme="minorHAnsi" w:hAnsiTheme="minorHAnsi" w:cstheme="minorHAnsi"/>
                  <w:b w:val="0"/>
                  <w:bCs w:val="0"/>
                  <w:sz w:val="20"/>
                  <w:szCs w:val="20"/>
                  <w:lang w:val="en-GB"/>
                </w:rPr>
                <w:t>–</w:t>
              </w:r>
              <w:r w:rsidRPr="007F70EF">
                <w:rPr>
                  <w:rFonts w:asciiTheme="minorHAnsi" w:hAnsiTheme="minorHAnsi" w:cstheme="minorHAnsi"/>
                  <w:b w:val="0"/>
                  <w:bCs w:val="0"/>
                  <w:sz w:val="20"/>
                  <w:szCs w:val="20"/>
                  <w:lang w:val="en-GB"/>
                </w:rPr>
                <w:t xml:space="preserve"> Control room</w:t>
              </w:r>
            </w:ins>
          </w:p>
        </w:tc>
      </w:tr>
      <w:tr w:rsidR="001E595F" w14:paraId="11F53B35" w14:textId="77777777" w:rsidTr="007F70EF">
        <w:trPr>
          <w:ins w:id="4265" w:author="Mohamed Amer" w:date="2024-07-07T12:42:00Z"/>
        </w:trPr>
        <w:tc>
          <w:tcPr>
            <w:tcW w:w="3775" w:type="dxa"/>
            <w:shd w:val="clear" w:color="auto" w:fill="C00000"/>
            <w:vAlign w:val="center"/>
          </w:tcPr>
          <w:p w14:paraId="0F841B97" w14:textId="77777777" w:rsidR="001E595F" w:rsidRPr="007F70EF" w:rsidRDefault="001E595F" w:rsidP="007F70EF">
            <w:pPr>
              <w:pStyle w:val="-Heading2"/>
              <w:spacing w:before="0"/>
              <w:rPr>
                <w:ins w:id="4266"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267" w:author="Mohamed Amer" w:date="2024-07-07T12:42:00Z" w16du:dateUtc="2024-07-07T09:42:00Z">
              <w:r w:rsidRPr="007F70EF">
                <w:rPr>
                  <w:rFonts w:ascii="Frutiger LT Arabic 45 Light" w:hAnsi="Frutiger LT Arabic 45 Light" w:cs="Frutiger LT Arabic 45 Light"/>
                  <w:b w:val="0"/>
                  <w:bCs w:val="0"/>
                  <w:color w:val="FFFFFF"/>
                  <w:sz w:val="24"/>
                  <w:szCs w:val="24"/>
                </w:rPr>
                <w:t>SERVER NAME</w:t>
              </w:r>
            </w:ins>
          </w:p>
        </w:tc>
        <w:tc>
          <w:tcPr>
            <w:tcW w:w="6682" w:type="dxa"/>
          </w:tcPr>
          <w:p w14:paraId="5A232953" w14:textId="77777777" w:rsidR="001E595F" w:rsidRPr="007F70EF" w:rsidRDefault="001E595F" w:rsidP="007F70EF">
            <w:pPr>
              <w:pStyle w:val="-Heading2"/>
              <w:spacing w:before="0"/>
              <w:rPr>
                <w:ins w:id="4268" w:author="Mohamed Amer" w:date="2024-07-07T12:42:00Z" w16du:dateUtc="2024-07-07T09:42:00Z"/>
                <w:rFonts w:asciiTheme="minorHAnsi" w:eastAsia="Calibri" w:hAnsiTheme="minorHAnsi" w:cstheme="minorHAnsi"/>
                <w:b w:val="0"/>
                <w:bCs w:val="0"/>
                <w:i/>
                <w:iCs/>
                <w:color w:val="8A7967"/>
                <w:sz w:val="20"/>
                <w:szCs w:val="20"/>
              </w:rPr>
            </w:pPr>
            <w:ins w:id="4269" w:author="Mohamed Amer" w:date="2024-07-07T12:42:00Z" w16du:dateUtc="2024-07-07T09:42:00Z">
              <w:r w:rsidRPr="00356D25">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p>
        </w:tc>
      </w:tr>
      <w:tr w:rsidR="001E595F" w14:paraId="799EA79C" w14:textId="77777777" w:rsidTr="007F70EF">
        <w:trPr>
          <w:ins w:id="4270" w:author="Mohamed Amer" w:date="2024-07-07T12:42:00Z"/>
        </w:trPr>
        <w:tc>
          <w:tcPr>
            <w:tcW w:w="3775" w:type="dxa"/>
            <w:shd w:val="clear" w:color="auto" w:fill="C00000"/>
            <w:vAlign w:val="center"/>
          </w:tcPr>
          <w:p w14:paraId="07ED22DE" w14:textId="77777777" w:rsidR="001E595F" w:rsidRPr="007F70EF" w:rsidRDefault="001E595F" w:rsidP="007F70EF">
            <w:pPr>
              <w:pStyle w:val="-Heading2"/>
              <w:spacing w:before="0"/>
              <w:rPr>
                <w:ins w:id="4271"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272" w:author="Mohamed Amer" w:date="2024-07-07T12:42:00Z" w16du:dateUtc="2024-07-07T09:42:00Z">
              <w:r w:rsidRPr="007F70EF">
                <w:rPr>
                  <w:rFonts w:ascii="Frutiger LT Arabic 45 Light" w:hAnsi="Frutiger LT Arabic 45 Light" w:cs="Frutiger LT Arabic 45 Light"/>
                  <w:b w:val="0"/>
                  <w:bCs w:val="0"/>
                  <w:color w:val="FFFFFF"/>
                  <w:sz w:val="24"/>
                  <w:szCs w:val="24"/>
                </w:rPr>
                <w:t>DESCRIPTION</w:t>
              </w:r>
            </w:ins>
          </w:p>
        </w:tc>
        <w:tc>
          <w:tcPr>
            <w:tcW w:w="6682" w:type="dxa"/>
          </w:tcPr>
          <w:p w14:paraId="2F5F647C" w14:textId="77777777" w:rsidR="001E595F" w:rsidRPr="007F70EF" w:rsidRDefault="001E595F" w:rsidP="007F70EF">
            <w:pPr>
              <w:pStyle w:val="-Heading2"/>
              <w:spacing w:before="0"/>
              <w:rPr>
                <w:ins w:id="4273" w:author="Mohamed Amer" w:date="2024-07-07T12:42:00Z" w16du:dateUtc="2024-07-07T09:42:00Z"/>
                <w:rFonts w:asciiTheme="minorHAnsi" w:eastAsia="Calibri" w:hAnsiTheme="minorHAnsi" w:cstheme="minorHAnsi"/>
                <w:b w:val="0"/>
                <w:bCs w:val="0"/>
                <w:i/>
                <w:iCs/>
                <w:color w:val="8A7967"/>
                <w:sz w:val="20"/>
                <w:szCs w:val="20"/>
              </w:rPr>
            </w:pPr>
            <w:ins w:id="4274" w:author="Mohamed Amer" w:date="2024-07-07T12:42:00Z" w16du:dateUtc="2024-07-07T09:42:00Z">
              <w:r>
                <w:rPr>
                  <w:rFonts w:asciiTheme="minorHAnsi" w:hAnsiTheme="minorHAnsi" w:cstheme="minorHAnsi"/>
                  <w:b w:val="0"/>
                  <w:bCs w:val="0"/>
                  <w:sz w:val="20"/>
                  <w:szCs w:val="20"/>
                  <w:lang w:val="en-GB"/>
                </w:rPr>
                <w:t>Control Room</w:t>
              </w:r>
            </w:ins>
          </w:p>
        </w:tc>
      </w:tr>
      <w:tr w:rsidR="001E595F" w14:paraId="532517F8" w14:textId="77777777" w:rsidTr="007F70EF">
        <w:trPr>
          <w:ins w:id="4275" w:author="Mohamed Amer" w:date="2024-07-07T12:42:00Z"/>
        </w:trPr>
        <w:tc>
          <w:tcPr>
            <w:tcW w:w="3775" w:type="dxa"/>
            <w:shd w:val="clear" w:color="auto" w:fill="C00000"/>
            <w:vAlign w:val="center"/>
          </w:tcPr>
          <w:p w14:paraId="5690FF36" w14:textId="77777777" w:rsidR="001E595F" w:rsidRPr="007F70EF" w:rsidRDefault="001E595F" w:rsidP="007F70EF">
            <w:pPr>
              <w:pStyle w:val="-Heading2"/>
              <w:spacing w:before="0"/>
              <w:rPr>
                <w:ins w:id="4276"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277" w:author="Mohamed Amer" w:date="2024-07-07T12:42:00Z" w16du:dateUtc="2024-07-07T09:42:00Z">
              <w:r w:rsidRPr="007F70EF">
                <w:rPr>
                  <w:rFonts w:ascii="Frutiger LT Arabic 45 Light" w:hAnsi="Frutiger LT Arabic 45 Light" w:cs="Frutiger LT Arabic 45 Light"/>
                  <w:b w:val="0"/>
                  <w:bCs w:val="0"/>
                  <w:color w:val="FFFFFF"/>
                  <w:sz w:val="24"/>
                  <w:szCs w:val="24"/>
                </w:rPr>
                <w:t>IP ADDRESS</w:t>
              </w:r>
            </w:ins>
          </w:p>
        </w:tc>
        <w:tc>
          <w:tcPr>
            <w:tcW w:w="6682" w:type="dxa"/>
          </w:tcPr>
          <w:p w14:paraId="139B980E" w14:textId="77777777" w:rsidR="001E595F" w:rsidRPr="007F70EF" w:rsidRDefault="001E595F" w:rsidP="007F70EF">
            <w:pPr>
              <w:pStyle w:val="-Heading2"/>
              <w:spacing w:before="0"/>
              <w:rPr>
                <w:ins w:id="4278" w:author="Mohamed Amer" w:date="2024-07-07T12:42:00Z" w16du:dateUtc="2024-07-07T09:42:00Z"/>
                <w:rFonts w:asciiTheme="minorHAnsi" w:hAnsiTheme="minorHAnsi" w:cstheme="minorHAnsi"/>
                <w:b w:val="0"/>
                <w:bCs w:val="0"/>
                <w:sz w:val="20"/>
                <w:szCs w:val="20"/>
                <w:lang w:val="en-GB"/>
              </w:rPr>
            </w:pPr>
            <w:ins w:id="4279" w:author="Mohamed Amer" w:date="2024-07-07T12:42:00Z" w16du:dateUtc="2024-07-07T09:42:00Z">
              <w:r w:rsidRPr="007F70EF">
                <w:rPr>
                  <w:rFonts w:asciiTheme="minorHAnsi" w:hAnsiTheme="minorHAnsi" w:cstheme="minorHAnsi"/>
                  <w:b w:val="0"/>
                  <w:bCs w:val="0"/>
                  <w:sz w:val="20"/>
                  <w:szCs w:val="20"/>
                  <w:lang w:val="en-GB"/>
                </w:rPr>
                <w:t>To be provided by NCD</w:t>
              </w:r>
            </w:ins>
          </w:p>
        </w:tc>
      </w:tr>
      <w:tr w:rsidR="001E595F" w14:paraId="3A5BF6EE" w14:textId="77777777" w:rsidTr="007F70EF">
        <w:trPr>
          <w:ins w:id="4280" w:author="Mohamed Amer" w:date="2024-07-07T12:42:00Z"/>
        </w:trPr>
        <w:tc>
          <w:tcPr>
            <w:tcW w:w="3775" w:type="dxa"/>
            <w:shd w:val="clear" w:color="auto" w:fill="C00000"/>
            <w:vAlign w:val="center"/>
          </w:tcPr>
          <w:p w14:paraId="5115587D" w14:textId="77777777" w:rsidR="001E595F" w:rsidRPr="007F70EF" w:rsidRDefault="001E595F" w:rsidP="007F70EF">
            <w:pPr>
              <w:pStyle w:val="-Heading2"/>
              <w:spacing w:before="0"/>
              <w:rPr>
                <w:ins w:id="4281"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282" w:author="Mohamed Amer" w:date="2024-07-07T12:42:00Z" w16du:dateUtc="2024-07-07T09:42:00Z">
              <w:r w:rsidRPr="007F70EF">
                <w:rPr>
                  <w:rFonts w:ascii="Frutiger LT Arabic 45 Light" w:hAnsi="Frutiger LT Arabic 45 Light" w:cs="Frutiger LT Arabic 45 Light"/>
                  <w:b w:val="0"/>
                  <w:bCs w:val="0"/>
                  <w:color w:val="FFFFFF"/>
                  <w:sz w:val="24"/>
                  <w:szCs w:val="24"/>
                </w:rPr>
                <w:t>RAM</w:t>
              </w:r>
            </w:ins>
          </w:p>
        </w:tc>
        <w:tc>
          <w:tcPr>
            <w:tcW w:w="6682" w:type="dxa"/>
          </w:tcPr>
          <w:p w14:paraId="3AF0939E" w14:textId="77777777" w:rsidR="001E595F" w:rsidRPr="007F70EF" w:rsidRDefault="001E595F" w:rsidP="007F70EF">
            <w:pPr>
              <w:pStyle w:val="-Heading2"/>
              <w:spacing w:before="0"/>
              <w:rPr>
                <w:ins w:id="4283" w:author="Mohamed Amer" w:date="2024-07-07T12:42:00Z" w16du:dateUtc="2024-07-07T09:42:00Z"/>
                <w:rFonts w:asciiTheme="minorHAnsi" w:hAnsiTheme="minorHAnsi" w:cstheme="minorHAnsi"/>
                <w:b w:val="0"/>
                <w:bCs w:val="0"/>
                <w:sz w:val="20"/>
                <w:szCs w:val="20"/>
                <w:lang w:val="en-GB"/>
              </w:rPr>
            </w:pPr>
            <w:ins w:id="4284" w:author="Mohamed Amer" w:date="2024-07-07T12:42:00Z" w16du:dateUtc="2024-07-07T09:42:00Z">
              <w:r w:rsidRPr="007F70EF">
                <w:rPr>
                  <w:rFonts w:asciiTheme="minorHAnsi" w:hAnsiTheme="minorHAnsi" w:cstheme="minorHAnsi"/>
                  <w:b w:val="0"/>
                  <w:bCs w:val="0"/>
                  <w:sz w:val="20"/>
                  <w:szCs w:val="20"/>
                  <w:lang w:val="en-GB"/>
                </w:rPr>
                <w:t>16 GB</w:t>
              </w:r>
            </w:ins>
          </w:p>
        </w:tc>
      </w:tr>
      <w:tr w:rsidR="001E595F" w14:paraId="02F3E264" w14:textId="77777777" w:rsidTr="007F70EF">
        <w:trPr>
          <w:ins w:id="4285" w:author="Mohamed Amer" w:date="2024-07-07T12:42:00Z"/>
        </w:trPr>
        <w:tc>
          <w:tcPr>
            <w:tcW w:w="3775" w:type="dxa"/>
            <w:shd w:val="clear" w:color="auto" w:fill="C00000"/>
            <w:vAlign w:val="center"/>
          </w:tcPr>
          <w:p w14:paraId="751CDCD4" w14:textId="77777777" w:rsidR="001E595F" w:rsidRPr="007F70EF" w:rsidRDefault="001E595F" w:rsidP="007F70EF">
            <w:pPr>
              <w:pStyle w:val="-Heading2"/>
              <w:spacing w:before="0"/>
              <w:rPr>
                <w:ins w:id="4286"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287" w:author="Mohamed Amer" w:date="2024-07-07T12:42:00Z" w16du:dateUtc="2024-07-07T09:42:00Z">
              <w:r w:rsidRPr="007F70EF">
                <w:rPr>
                  <w:rFonts w:ascii="Frutiger LT Arabic 45 Light" w:hAnsi="Frutiger LT Arabic 45 Light" w:cs="Frutiger LT Arabic 45 Light"/>
                  <w:b w:val="0"/>
                  <w:bCs w:val="0"/>
                  <w:color w:val="FFFFFF"/>
                  <w:sz w:val="24"/>
                  <w:szCs w:val="24"/>
                </w:rPr>
                <w:t>CONNECTION</w:t>
              </w:r>
            </w:ins>
          </w:p>
        </w:tc>
        <w:tc>
          <w:tcPr>
            <w:tcW w:w="6682" w:type="dxa"/>
          </w:tcPr>
          <w:p w14:paraId="6F509F15" w14:textId="77777777" w:rsidR="001E595F" w:rsidRPr="007F70EF" w:rsidRDefault="001E595F" w:rsidP="007F70EF">
            <w:pPr>
              <w:pStyle w:val="-Heading2"/>
              <w:spacing w:before="0"/>
              <w:rPr>
                <w:ins w:id="4288" w:author="Mohamed Amer" w:date="2024-07-07T12:42:00Z" w16du:dateUtc="2024-07-07T09:42:00Z"/>
                <w:rFonts w:asciiTheme="minorHAnsi" w:hAnsiTheme="minorHAnsi" w:cstheme="minorHAnsi"/>
                <w:b w:val="0"/>
                <w:bCs w:val="0"/>
                <w:sz w:val="20"/>
                <w:szCs w:val="20"/>
                <w:lang w:val="en-GB"/>
              </w:rPr>
            </w:pPr>
          </w:p>
        </w:tc>
      </w:tr>
      <w:tr w:rsidR="001E595F" w14:paraId="75F9865B" w14:textId="77777777" w:rsidTr="007F70EF">
        <w:trPr>
          <w:ins w:id="4289" w:author="Mohamed Amer" w:date="2024-07-07T12:42:00Z"/>
        </w:trPr>
        <w:tc>
          <w:tcPr>
            <w:tcW w:w="3775" w:type="dxa"/>
            <w:shd w:val="clear" w:color="auto" w:fill="C00000"/>
            <w:vAlign w:val="center"/>
          </w:tcPr>
          <w:p w14:paraId="6140D03F" w14:textId="77777777" w:rsidR="001E595F" w:rsidRPr="007F70EF" w:rsidRDefault="001E595F" w:rsidP="007F70EF">
            <w:pPr>
              <w:pStyle w:val="-Heading2"/>
              <w:spacing w:before="0"/>
              <w:rPr>
                <w:ins w:id="4290"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291" w:author="Mohamed Amer" w:date="2024-07-07T12:42:00Z" w16du:dateUtc="2024-07-07T09:42:00Z">
              <w:r w:rsidRPr="007F70EF">
                <w:rPr>
                  <w:rFonts w:ascii="Frutiger LT Arabic 45 Light" w:hAnsi="Frutiger LT Arabic 45 Light" w:cs="Frutiger LT Arabic 45 Light"/>
                  <w:b w:val="0"/>
                  <w:bCs w:val="0"/>
                  <w:color w:val="FFFFFF"/>
                  <w:sz w:val="24"/>
                  <w:szCs w:val="24"/>
                </w:rPr>
                <w:t>DISK SPACE</w:t>
              </w:r>
            </w:ins>
          </w:p>
        </w:tc>
        <w:tc>
          <w:tcPr>
            <w:tcW w:w="6682" w:type="dxa"/>
          </w:tcPr>
          <w:p w14:paraId="0E81EA64" w14:textId="77777777" w:rsidR="001E595F" w:rsidRDefault="001E595F" w:rsidP="007F70EF">
            <w:pPr>
              <w:pStyle w:val="-Heading2"/>
              <w:spacing w:before="0"/>
              <w:rPr>
                <w:ins w:id="4292" w:author="Mohamed Amer" w:date="2024-07-07T12:42:00Z" w16du:dateUtc="2024-07-07T09:42:00Z"/>
                <w:rFonts w:asciiTheme="minorHAnsi" w:hAnsiTheme="minorHAnsi" w:cstheme="minorHAnsi"/>
                <w:b w:val="0"/>
                <w:bCs w:val="0"/>
                <w:sz w:val="20"/>
                <w:szCs w:val="20"/>
                <w:lang w:val="en-GB"/>
              </w:rPr>
            </w:pPr>
            <w:ins w:id="4293" w:author="Mohamed Amer" w:date="2024-07-07T12:42:00Z" w16du:dateUtc="2024-07-07T09:42:00Z">
              <w:r>
                <w:rPr>
                  <w:rFonts w:asciiTheme="minorHAnsi" w:hAnsiTheme="minorHAnsi" w:cstheme="minorHAnsi"/>
                  <w:b w:val="0"/>
                  <w:bCs w:val="0"/>
                  <w:sz w:val="20"/>
                  <w:szCs w:val="20"/>
                  <w:lang w:val="en-GB"/>
                </w:rPr>
                <w:t>60 C: Drive</w:t>
              </w:r>
            </w:ins>
          </w:p>
          <w:p w14:paraId="2909BF38" w14:textId="77777777" w:rsidR="001E595F" w:rsidRPr="007F70EF" w:rsidRDefault="001E595F" w:rsidP="007F70EF">
            <w:pPr>
              <w:pStyle w:val="-Heading2"/>
              <w:spacing w:before="0"/>
              <w:rPr>
                <w:ins w:id="4294" w:author="Mohamed Amer" w:date="2024-07-07T12:42:00Z" w16du:dateUtc="2024-07-07T09:42:00Z"/>
                <w:rFonts w:asciiTheme="minorHAnsi" w:hAnsiTheme="minorHAnsi" w:cstheme="minorHAnsi"/>
                <w:b w:val="0"/>
                <w:bCs w:val="0"/>
                <w:sz w:val="20"/>
                <w:szCs w:val="20"/>
                <w:lang w:val="en-GB"/>
              </w:rPr>
            </w:pPr>
            <w:ins w:id="4295" w:author="Mohamed Amer" w:date="2024-07-07T12:42:00Z" w16du:dateUtc="2024-07-07T09:42:00Z">
              <w:r w:rsidRPr="007F70EF">
                <w:rPr>
                  <w:rFonts w:asciiTheme="minorHAnsi" w:hAnsiTheme="minorHAnsi" w:cstheme="minorHAnsi"/>
                  <w:b w:val="0"/>
                  <w:bCs w:val="0"/>
                  <w:sz w:val="20"/>
                  <w:szCs w:val="20"/>
                  <w:lang w:val="en-GB"/>
                </w:rPr>
                <w:t>500 D: Drive</w:t>
              </w:r>
            </w:ins>
          </w:p>
        </w:tc>
      </w:tr>
      <w:tr w:rsidR="001E595F" w14:paraId="1AFEF0EE" w14:textId="77777777" w:rsidTr="007F70EF">
        <w:trPr>
          <w:ins w:id="4296" w:author="Mohamed Amer" w:date="2024-07-07T12:42:00Z"/>
        </w:trPr>
        <w:tc>
          <w:tcPr>
            <w:tcW w:w="3775" w:type="dxa"/>
            <w:shd w:val="clear" w:color="auto" w:fill="C00000"/>
            <w:vAlign w:val="center"/>
          </w:tcPr>
          <w:p w14:paraId="00A4480D" w14:textId="77777777" w:rsidR="001E595F" w:rsidRPr="007F70EF" w:rsidRDefault="001E595F" w:rsidP="007F70EF">
            <w:pPr>
              <w:pStyle w:val="-Heading2"/>
              <w:spacing w:before="0"/>
              <w:rPr>
                <w:ins w:id="4297"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298" w:author="Mohamed Amer" w:date="2024-07-07T12:42:00Z" w16du:dateUtc="2024-07-07T09:42:00Z">
              <w:r w:rsidRPr="007F70EF">
                <w:rPr>
                  <w:rFonts w:ascii="Frutiger LT Arabic 45 Light" w:hAnsi="Frutiger LT Arabic 45 Light" w:cs="Frutiger LT Arabic 45 Light"/>
                  <w:b w:val="0"/>
                  <w:bCs w:val="0"/>
                  <w:color w:val="FFFFFF"/>
                  <w:sz w:val="24"/>
                  <w:szCs w:val="24"/>
                </w:rPr>
                <w:t>OPERATING SYSTEM</w:t>
              </w:r>
            </w:ins>
          </w:p>
        </w:tc>
        <w:tc>
          <w:tcPr>
            <w:tcW w:w="6682" w:type="dxa"/>
          </w:tcPr>
          <w:p w14:paraId="396CB8EB" w14:textId="77777777" w:rsidR="001E595F" w:rsidRPr="007F70EF" w:rsidRDefault="001E595F" w:rsidP="007F70EF">
            <w:pPr>
              <w:pStyle w:val="-Heading2"/>
              <w:spacing w:before="0"/>
              <w:rPr>
                <w:ins w:id="4299" w:author="Mohamed Amer" w:date="2024-07-07T12:42:00Z" w16du:dateUtc="2024-07-07T09:42:00Z"/>
                <w:rFonts w:asciiTheme="minorHAnsi" w:hAnsiTheme="minorHAnsi" w:cstheme="minorHAnsi"/>
                <w:b w:val="0"/>
                <w:bCs w:val="0"/>
                <w:sz w:val="20"/>
                <w:szCs w:val="20"/>
                <w:lang w:val="en-GB"/>
              </w:rPr>
            </w:pPr>
            <w:ins w:id="4300" w:author="Mohamed Amer" w:date="2024-07-07T12:42:00Z" w16du:dateUtc="2024-07-07T09:42:00Z">
              <w:r w:rsidRPr="007F70EF">
                <w:rPr>
                  <w:rFonts w:asciiTheme="minorHAnsi" w:hAnsiTheme="minorHAnsi" w:cstheme="minorHAnsi"/>
                  <w:b w:val="0"/>
                  <w:bCs w:val="0"/>
                  <w:sz w:val="20"/>
                  <w:szCs w:val="20"/>
                  <w:lang w:val="en-GB"/>
                </w:rPr>
                <w:t>2016 , 2019 or 2022 Datacenter</w:t>
              </w:r>
            </w:ins>
          </w:p>
        </w:tc>
      </w:tr>
      <w:tr w:rsidR="001E595F" w14:paraId="7EA587CF" w14:textId="77777777" w:rsidTr="007F70EF">
        <w:trPr>
          <w:ins w:id="4301" w:author="Mohamed Amer" w:date="2024-07-07T12:42:00Z"/>
        </w:trPr>
        <w:tc>
          <w:tcPr>
            <w:tcW w:w="3775" w:type="dxa"/>
            <w:shd w:val="clear" w:color="auto" w:fill="C00000"/>
            <w:vAlign w:val="center"/>
          </w:tcPr>
          <w:p w14:paraId="416DAC6F" w14:textId="77777777" w:rsidR="001E595F" w:rsidRPr="007F70EF" w:rsidRDefault="001E595F" w:rsidP="007F70EF">
            <w:pPr>
              <w:pStyle w:val="-Heading2"/>
              <w:spacing w:before="0"/>
              <w:rPr>
                <w:ins w:id="4302"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303" w:author="Mohamed Amer" w:date="2024-07-07T12:42:00Z" w16du:dateUtc="2024-07-07T09:42:00Z">
              <w:r w:rsidRPr="007F70EF">
                <w:rPr>
                  <w:rFonts w:ascii="Frutiger LT Arabic 45 Light" w:hAnsi="Frutiger LT Arabic 45 Light" w:cs="Frutiger LT Arabic 45 Light"/>
                  <w:b w:val="0"/>
                  <w:bCs w:val="0"/>
                  <w:color w:val="FFFFFF"/>
                  <w:sz w:val="24"/>
                  <w:szCs w:val="24"/>
                </w:rPr>
                <w:t>CPU</w:t>
              </w:r>
            </w:ins>
          </w:p>
        </w:tc>
        <w:tc>
          <w:tcPr>
            <w:tcW w:w="6682" w:type="dxa"/>
          </w:tcPr>
          <w:p w14:paraId="277CED3A" w14:textId="77777777" w:rsidR="001E595F" w:rsidRPr="007F70EF" w:rsidRDefault="001E595F" w:rsidP="007F70EF">
            <w:pPr>
              <w:pStyle w:val="-Heading2"/>
              <w:spacing w:before="0"/>
              <w:rPr>
                <w:ins w:id="4304" w:author="Mohamed Amer" w:date="2024-07-07T12:42:00Z" w16du:dateUtc="2024-07-07T09:42:00Z"/>
                <w:rFonts w:asciiTheme="minorHAnsi" w:hAnsiTheme="minorHAnsi" w:cstheme="minorHAnsi"/>
                <w:b w:val="0"/>
                <w:bCs w:val="0"/>
                <w:sz w:val="20"/>
                <w:szCs w:val="20"/>
                <w:lang w:val="en-GB"/>
              </w:rPr>
            </w:pPr>
            <w:ins w:id="4305" w:author="Mohamed Amer" w:date="2024-07-07T12:42:00Z" w16du:dateUtc="2024-07-07T09:42:00Z">
              <w:r w:rsidRPr="007F70EF">
                <w:rPr>
                  <w:rFonts w:asciiTheme="minorHAnsi" w:hAnsiTheme="minorHAnsi" w:cstheme="minorHAnsi"/>
                  <w:b w:val="0"/>
                  <w:bCs w:val="0"/>
                  <w:sz w:val="20"/>
                  <w:szCs w:val="20"/>
                  <w:lang w:val="en-GB"/>
                </w:rPr>
                <w:t>8 Cores</w:t>
              </w:r>
            </w:ins>
          </w:p>
        </w:tc>
      </w:tr>
      <w:tr w:rsidR="001E595F" w14:paraId="67BBDAFB" w14:textId="77777777" w:rsidTr="007F70EF">
        <w:trPr>
          <w:ins w:id="4306" w:author="Mohamed Amer" w:date="2024-07-07T12:42:00Z"/>
        </w:trPr>
        <w:tc>
          <w:tcPr>
            <w:tcW w:w="3775" w:type="dxa"/>
            <w:shd w:val="clear" w:color="auto" w:fill="C00000"/>
            <w:vAlign w:val="center"/>
          </w:tcPr>
          <w:p w14:paraId="2F5803D1" w14:textId="77777777" w:rsidR="001E595F" w:rsidRPr="007F70EF" w:rsidRDefault="001E595F" w:rsidP="007F70EF">
            <w:pPr>
              <w:pStyle w:val="-Heading2"/>
              <w:spacing w:before="0"/>
              <w:rPr>
                <w:ins w:id="4307"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308" w:author="Mohamed Amer" w:date="2024-07-07T12:42:00Z" w16du:dateUtc="2024-07-07T09:42:00Z">
              <w:r w:rsidRPr="007F70EF">
                <w:rPr>
                  <w:rFonts w:ascii="Frutiger LT Arabic 45 Light" w:hAnsi="Frutiger LT Arabic 45 Light" w:cs="Frutiger LT Arabic 45 Light"/>
                  <w:b w:val="0"/>
                  <w:bCs w:val="0"/>
                  <w:color w:val="FFFFFF"/>
                  <w:sz w:val="24"/>
                  <w:szCs w:val="24"/>
                </w:rPr>
                <w:t>SECURITY ZONE</w:t>
              </w:r>
            </w:ins>
          </w:p>
        </w:tc>
        <w:tc>
          <w:tcPr>
            <w:tcW w:w="6682" w:type="dxa"/>
          </w:tcPr>
          <w:p w14:paraId="5E9726E4" w14:textId="77777777" w:rsidR="001E595F" w:rsidRPr="007F70EF" w:rsidRDefault="001E595F" w:rsidP="007F70EF">
            <w:pPr>
              <w:pStyle w:val="-Heading2"/>
              <w:spacing w:before="0"/>
              <w:rPr>
                <w:ins w:id="4309" w:author="Mohamed Amer" w:date="2024-07-07T12:42:00Z" w16du:dateUtc="2024-07-07T09:42:00Z"/>
                <w:rFonts w:asciiTheme="minorHAnsi" w:hAnsiTheme="minorHAnsi" w:cstheme="minorHAnsi"/>
                <w:b w:val="0"/>
                <w:bCs w:val="0"/>
                <w:sz w:val="20"/>
                <w:szCs w:val="20"/>
                <w:lang w:val="en-GB"/>
              </w:rPr>
            </w:pPr>
            <w:ins w:id="4310" w:author="Mohamed Amer" w:date="2024-07-07T12:42:00Z" w16du:dateUtc="2024-07-07T09:42:00Z">
              <w:r w:rsidRPr="007F70EF">
                <w:rPr>
                  <w:rFonts w:asciiTheme="minorHAnsi" w:hAnsiTheme="minorHAnsi" w:cstheme="minorHAnsi"/>
                  <w:b w:val="0"/>
                  <w:bCs w:val="0"/>
                  <w:sz w:val="20"/>
                  <w:szCs w:val="20"/>
                  <w:lang w:val="en-GB"/>
                </w:rPr>
                <w:t xml:space="preserve">To be provided by </w:t>
              </w:r>
              <w:r>
                <w:rPr>
                  <w:rFonts w:asciiTheme="minorHAnsi" w:hAnsiTheme="minorHAnsi" w:cstheme="minorHAnsi"/>
                  <w:b w:val="0"/>
                  <w:bCs w:val="0"/>
                  <w:sz w:val="20"/>
                  <w:szCs w:val="20"/>
                  <w:lang w:val="en-GB"/>
                </w:rPr>
                <w:t>SOC</w:t>
              </w:r>
              <w:r w:rsidRPr="007F70EF">
                <w:rPr>
                  <w:rFonts w:asciiTheme="minorHAnsi" w:hAnsiTheme="minorHAnsi" w:cstheme="minorHAnsi"/>
                  <w:b w:val="0"/>
                  <w:bCs w:val="0"/>
                  <w:sz w:val="20"/>
                  <w:szCs w:val="20"/>
                  <w:lang w:val="en-GB"/>
                </w:rPr>
                <w:t xml:space="preserve"> </w:t>
              </w:r>
            </w:ins>
          </w:p>
        </w:tc>
      </w:tr>
    </w:tbl>
    <w:p w14:paraId="1A09B7E8" w14:textId="77777777" w:rsidR="001E595F" w:rsidRDefault="001E595F" w:rsidP="00CB3C97">
      <w:pPr>
        <w:pStyle w:val="-Heading2"/>
        <w:rPr>
          <w:ins w:id="4311" w:author="Mohamed Amer" w:date="2024-07-28T16:47:00Z" w16du:dateUtc="2024-07-28T13:47:00Z"/>
          <w:rFonts w:ascii="Frutiger LT Arabic 45 Light" w:eastAsia="Calibri" w:hAnsi="Frutiger LT Arabic 45 Light" w:cs="Frutiger LT Arabic 45 Light"/>
          <w:i/>
          <w:iCs/>
          <w:color w:val="8A7967"/>
        </w:rPr>
      </w:pPr>
    </w:p>
    <w:tbl>
      <w:tblPr>
        <w:tblStyle w:val="TableGrid"/>
        <w:tblW w:w="10457" w:type="dxa"/>
        <w:tblLook w:val="04A0" w:firstRow="1" w:lastRow="0" w:firstColumn="1" w:lastColumn="0" w:noHBand="0" w:noVBand="1"/>
      </w:tblPr>
      <w:tblGrid>
        <w:gridCol w:w="3775"/>
        <w:gridCol w:w="6682"/>
      </w:tblGrid>
      <w:tr w:rsidR="00302CFC" w14:paraId="790A104E" w14:textId="77777777" w:rsidTr="00E658D5">
        <w:trPr>
          <w:ins w:id="4312" w:author="Mohamed Amer" w:date="2024-07-28T16:47:00Z"/>
        </w:trPr>
        <w:tc>
          <w:tcPr>
            <w:tcW w:w="3775" w:type="dxa"/>
            <w:shd w:val="clear" w:color="auto" w:fill="C00000"/>
            <w:vAlign w:val="center"/>
          </w:tcPr>
          <w:p w14:paraId="272D820D" w14:textId="77777777" w:rsidR="00302CFC" w:rsidRPr="006B62AB" w:rsidRDefault="00302CFC" w:rsidP="00E658D5">
            <w:pPr>
              <w:pStyle w:val="-Heading2"/>
              <w:spacing w:before="0"/>
              <w:rPr>
                <w:ins w:id="4313" w:author="Mohamed Amer" w:date="2024-07-28T16:47:00Z" w16du:dateUtc="2024-07-28T13:47:00Z"/>
                <w:rFonts w:ascii="Frutiger LT Arabic 45 Light" w:eastAsia="Calibri" w:hAnsi="Frutiger LT Arabic 45 Light" w:cs="Frutiger LT Arabic 45 Light"/>
                <w:b w:val="0"/>
                <w:bCs w:val="0"/>
                <w:i/>
                <w:iCs/>
                <w:color w:val="8A7967"/>
                <w:sz w:val="24"/>
                <w:szCs w:val="24"/>
              </w:rPr>
            </w:pPr>
            <w:ins w:id="4314" w:author="Mohamed Amer" w:date="2024-07-28T16:47:00Z" w16du:dateUtc="2024-07-28T13:47:00Z">
              <w:r w:rsidRPr="006B62AB">
                <w:rPr>
                  <w:rFonts w:ascii="Frutiger LT Arabic 45 Light" w:hAnsi="Frutiger LT Arabic 45 Light" w:cs="Frutiger LT Arabic 45 Light"/>
                  <w:b w:val="0"/>
                  <w:bCs w:val="0"/>
                  <w:color w:val="FFFFFF"/>
                  <w:sz w:val="24"/>
                  <w:szCs w:val="24"/>
                </w:rPr>
                <w:t>ENVIRONMENT</w:t>
              </w:r>
            </w:ins>
          </w:p>
        </w:tc>
        <w:tc>
          <w:tcPr>
            <w:tcW w:w="6682" w:type="dxa"/>
          </w:tcPr>
          <w:p w14:paraId="17E2F628" w14:textId="773897A9" w:rsidR="00302CFC" w:rsidRPr="006B62AB" w:rsidRDefault="00302CFC" w:rsidP="00E658D5">
            <w:pPr>
              <w:pStyle w:val="-Heading2"/>
              <w:spacing w:before="0"/>
              <w:rPr>
                <w:ins w:id="4315" w:author="Mohamed Amer" w:date="2024-07-28T16:47:00Z" w16du:dateUtc="2024-07-28T13:47:00Z"/>
                <w:rFonts w:asciiTheme="minorHAnsi" w:eastAsia="Calibri" w:hAnsiTheme="minorHAnsi" w:cstheme="minorHAnsi"/>
                <w:b w:val="0"/>
                <w:bCs w:val="0"/>
                <w:i/>
                <w:iCs/>
                <w:color w:val="8A7967"/>
                <w:sz w:val="20"/>
                <w:szCs w:val="20"/>
              </w:rPr>
            </w:pPr>
            <w:ins w:id="4316" w:author="Mohamed Amer" w:date="2024-07-28T16:47:00Z" w16du:dateUtc="2024-07-28T13:47:00Z">
              <w:r>
                <w:rPr>
                  <w:rFonts w:asciiTheme="minorHAnsi" w:hAnsiTheme="minorHAnsi" w:cstheme="minorHAnsi"/>
                  <w:b w:val="0"/>
                  <w:bCs w:val="0"/>
                  <w:sz w:val="20"/>
                  <w:szCs w:val="20"/>
                  <w:lang w:val="en-GB"/>
                </w:rPr>
                <w:t>UAT</w:t>
              </w:r>
              <w:r w:rsidRPr="006B62AB">
                <w:rPr>
                  <w:rFonts w:asciiTheme="minorHAnsi" w:hAnsiTheme="minorHAnsi" w:cstheme="minorHAnsi"/>
                  <w:b w:val="0"/>
                  <w:bCs w:val="0"/>
                  <w:sz w:val="20"/>
                  <w:szCs w:val="20"/>
                  <w:lang w:val="en-GB"/>
                </w:rPr>
                <w:t xml:space="preserve"> </w:t>
              </w:r>
              <w:r>
                <w:rPr>
                  <w:rFonts w:asciiTheme="minorHAnsi" w:hAnsiTheme="minorHAnsi" w:cstheme="minorHAnsi"/>
                  <w:b w:val="0"/>
                  <w:bCs w:val="0"/>
                  <w:sz w:val="20"/>
                  <w:szCs w:val="20"/>
                  <w:lang w:val="en-GB"/>
                </w:rPr>
                <w:t>–</w:t>
              </w:r>
              <w:r w:rsidRPr="006B62AB">
                <w:rPr>
                  <w:rFonts w:asciiTheme="minorHAnsi" w:hAnsiTheme="minorHAnsi" w:cstheme="minorHAnsi"/>
                  <w:b w:val="0"/>
                  <w:bCs w:val="0"/>
                  <w:sz w:val="20"/>
                  <w:szCs w:val="20"/>
                  <w:lang w:val="en-GB"/>
                </w:rPr>
                <w:t xml:space="preserve"> </w:t>
              </w:r>
              <w:r>
                <w:rPr>
                  <w:rFonts w:asciiTheme="minorHAnsi" w:hAnsiTheme="minorHAnsi" w:cstheme="minorHAnsi"/>
                  <w:b w:val="0"/>
                  <w:bCs w:val="0"/>
                  <w:sz w:val="20"/>
                  <w:szCs w:val="20"/>
                  <w:lang w:val="en-GB"/>
                </w:rPr>
                <w:t>Database</w:t>
              </w:r>
            </w:ins>
          </w:p>
        </w:tc>
      </w:tr>
      <w:tr w:rsidR="00302CFC" w14:paraId="66BE1C31" w14:textId="77777777" w:rsidTr="00E658D5">
        <w:trPr>
          <w:ins w:id="4317" w:author="Mohamed Amer" w:date="2024-07-28T16:47:00Z"/>
        </w:trPr>
        <w:tc>
          <w:tcPr>
            <w:tcW w:w="3775" w:type="dxa"/>
            <w:shd w:val="clear" w:color="auto" w:fill="C00000"/>
            <w:vAlign w:val="center"/>
          </w:tcPr>
          <w:p w14:paraId="12206DE2" w14:textId="77777777" w:rsidR="00302CFC" w:rsidRPr="006B62AB" w:rsidRDefault="00302CFC" w:rsidP="00E658D5">
            <w:pPr>
              <w:pStyle w:val="-Heading2"/>
              <w:spacing w:before="0"/>
              <w:rPr>
                <w:ins w:id="4318" w:author="Mohamed Amer" w:date="2024-07-28T16:47:00Z" w16du:dateUtc="2024-07-28T13:47:00Z"/>
                <w:rFonts w:ascii="Frutiger LT Arabic 45 Light" w:eastAsia="Calibri" w:hAnsi="Frutiger LT Arabic 45 Light" w:cs="Frutiger LT Arabic 45 Light"/>
                <w:b w:val="0"/>
                <w:bCs w:val="0"/>
                <w:i/>
                <w:iCs/>
                <w:color w:val="8A7967"/>
                <w:sz w:val="24"/>
                <w:szCs w:val="24"/>
              </w:rPr>
            </w:pPr>
            <w:ins w:id="4319" w:author="Mohamed Amer" w:date="2024-07-28T16:47:00Z" w16du:dateUtc="2024-07-28T13:47:00Z">
              <w:r w:rsidRPr="006B62AB">
                <w:rPr>
                  <w:rFonts w:ascii="Frutiger LT Arabic 45 Light" w:hAnsi="Frutiger LT Arabic 45 Light" w:cs="Frutiger LT Arabic 45 Light"/>
                  <w:b w:val="0"/>
                  <w:bCs w:val="0"/>
                  <w:color w:val="FFFFFF"/>
                  <w:sz w:val="24"/>
                  <w:szCs w:val="24"/>
                </w:rPr>
                <w:t>SERVER NAME</w:t>
              </w:r>
            </w:ins>
          </w:p>
        </w:tc>
        <w:tc>
          <w:tcPr>
            <w:tcW w:w="6682" w:type="dxa"/>
          </w:tcPr>
          <w:p w14:paraId="01244029" w14:textId="77777777" w:rsidR="00302CFC" w:rsidRPr="006B62AB" w:rsidRDefault="00302CFC" w:rsidP="00E658D5">
            <w:pPr>
              <w:pStyle w:val="-Heading2"/>
              <w:spacing w:before="0"/>
              <w:rPr>
                <w:ins w:id="4320" w:author="Mohamed Amer" w:date="2024-07-28T16:47:00Z" w16du:dateUtc="2024-07-28T13:47:00Z"/>
                <w:rFonts w:asciiTheme="minorHAnsi" w:eastAsia="Calibri" w:hAnsiTheme="minorHAnsi" w:cstheme="minorHAnsi"/>
                <w:b w:val="0"/>
                <w:bCs w:val="0"/>
                <w:i/>
                <w:iCs/>
                <w:color w:val="8A7967"/>
                <w:sz w:val="20"/>
                <w:szCs w:val="20"/>
              </w:rPr>
            </w:pPr>
            <w:ins w:id="4321" w:author="Mohamed Amer" w:date="2024-07-28T16:47:00Z" w16du:dateUtc="2024-07-28T13:47:00Z">
              <w:r w:rsidRPr="00356D25">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p>
        </w:tc>
      </w:tr>
      <w:tr w:rsidR="00302CFC" w14:paraId="0F26B403" w14:textId="77777777" w:rsidTr="00E658D5">
        <w:trPr>
          <w:ins w:id="4322" w:author="Mohamed Amer" w:date="2024-07-28T16:47:00Z"/>
        </w:trPr>
        <w:tc>
          <w:tcPr>
            <w:tcW w:w="3775" w:type="dxa"/>
            <w:shd w:val="clear" w:color="auto" w:fill="C00000"/>
            <w:vAlign w:val="center"/>
          </w:tcPr>
          <w:p w14:paraId="264C5F97" w14:textId="77777777" w:rsidR="00302CFC" w:rsidRPr="006B62AB" w:rsidRDefault="00302CFC" w:rsidP="00E658D5">
            <w:pPr>
              <w:pStyle w:val="-Heading2"/>
              <w:spacing w:before="0"/>
              <w:rPr>
                <w:ins w:id="4323" w:author="Mohamed Amer" w:date="2024-07-28T16:47:00Z" w16du:dateUtc="2024-07-28T13:47:00Z"/>
                <w:rFonts w:ascii="Frutiger LT Arabic 45 Light" w:eastAsia="Calibri" w:hAnsi="Frutiger LT Arabic 45 Light" w:cs="Frutiger LT Arabic 45 Light"/>
                <w:b w:val="0"/>
                <w:bCs w:val="0"/>
                <w:i/>
                <w:iCs/>
                <w:color w:val="8A7967"/>
                <w:sz w:val="24"/>
                <w:szCs w:val="24"/>
              </w:rPr>
            </w:pPr>
            <w:ins w:id="4324" w:author="Mohamed Amer" w:date="2024-07-28T16:47:00Z" w16du:dateUtc="2024-07-28T13:47:00Z">
              <w:r w:rsidRPr="006B62AB">
                <w:rPr>
                  <w:rFonts w:ascii="Frutiger LT Arabic 45 Light" w:hAnsi="Frutiger LT Arabic 45 Light" w:cs="Frutiger LT Arabic 45 Light"/>
                  <w:b w:val="0"/>
                  <w:bCs w:val="0"/>
                  <w:color w:val="FFFFFF"/>
                  <w:sz w:val="24"/>
                  <w:szCs w:val="24"/>
                </w:rPr>
                <w:t>DESCRIPTION</w:t>
              </w:r>
            </w:ins>
          </w:p>
        </w:tc>
        <w:tc>
          <w:tcPr>
            <w:tcW w:w="6682" w:type="dxa"/>
          </w:tcPr>
          <w:p w14:paraId="5AFBF65A" w14:textId="77777777" w:rsidR="00302CFC" w:rsidRPr="006B62AB" w:rsidRDefault="00302CFC" w:rsidP="00E658D5">
            <w:pPr>
              <w:pStyle w:val="-Heading2"/>
              <w:spacing w:before="0"/>
              <w:rPr>
                <w:ins w:id="4325" w:author="Mohamed Amer" w:date="2024-07-28T16:47:00Z" w16du:dateUtc="2024-07-28T13:47:00Z"/>
                <w:rFonts w:asciiTheme="minorHAnsi" w:eastAsia="Calibri" w:hAnsiTheme="minorHAnsi" w:cstheme="minorHAnsi"/>
                <w:b w:val="0"/>
                <w:bCs w:val="0"/>
                <w:i/>
                <w:iCs/>
                <w:color w:val="8A7967"/>
                <w:sz w:val="20"/>
                <w:szCs w:val="20"/>
              </w:rPr>
            </w:pPr>
            <w:ins w:id="4326" w:author="Mohamed Amer" w:date="2024-07-28T16:47:00Z" w16du:dateUtc="2024-07-28T13:47:00Z">
              <w:r>
                <w:rPr>
                  <w:rFonts w:asciiTheme="minorHAnsi" w:hAnsiTheme="minorHAnsi" w:cstheme="minorHAnsi"/>
                  <w:b w:val="0"/>
                  <w:bCs w:val="0"/>
                  <w:sz w:val="20"/>
                  <w:szCs w:val="20"/>
                  <w:lang w:val="en-GB"/>
                </w:rPr>
                <w:t>SQL Database</w:t>
              </w:r>
            </w:ins>
          </w:p>
        </w:tc>
      </w:tr>
      <w:tr w:rsidR="00302CFC" w14:paraId="00CE98DC" w14:textId="77777777" w:rsidTr="00E658D5">
        <w:trPr>
          <w:ins w:id="4327" w:author="Mohamed Amer" w:date="2024-07-28T16:47:00Z"/>
        </w:trPr>
        <w:tc>
          <w:tcPr>
            <w:tcW w:w="3775" w:type="dxa"/>
            <w:shd w:val="clear" w:color="auto" w:fill="C00000"/>
            <w:vAlign w:val="center"/>
          </w:tcPr>
          <w:p w14:paraId="5AD49E58" w14:textId="77777777" w:rsidR="00302CFC" w:rsidRPr="006B62AB" w:rsidRDefault="00302CFC" w:rsidP="00E658D5">
            <w:pPr>
              <w:pStyle w:val="-Heading2"/>
              <w:spacing w:before="0"/>
              <w:rPr>
                <w:ins w:id="4328" w:author="Mohamed Amer" w:date="2024-07-28T16:47:00Z" w16du:dateUtc="2024-07-28T13:47:00Z"/>
                <w:rFonts w:ascii="Frutiger LT Arabic 45 Light" w:eastAsia="Calibri" w:hAnsi="Frutiger LT Arabic 45 Light" w:cs="Frutiger LT Arabic 45 Light"/>
                <w:b w:val="0"/>
                <w:bCs w:val="0"/>
                <w:i/>
                <w:iCs/>
                <w:color w:val="8A7967"/>
                <w:sz w:val="24"/>
                <w:szCs w:val="24"/>
              </w:rPr>
            </w:pPr>
            <w:ins w:id="4329" w:author="Mohamed Amer" w:date="2024-07-28T16:47:00Z" w16du:dateUtc="2024-07-28T13:47:00Z">
              <w:r w:rsidRPr="006B62AB">
                <w:rPr>
                  <w:rFonts w:ascii="Frutiger LT Arabic 45 Light" w:hAnsi="Frutiger LT Arabic 45 Light" w:cs="Frutiger LT Arabic 45 Light"/>
                  <w:b w:val="0"/>
                  <w:bCs w:val="0"/>
                  <w:color w:val="FFFFFF"/>
                  <w:sz w:val="24"/>
                  <w:szCs w:val="24"/>
                </w:rPr>
                <w:t>IP ADDRESS</w:t>
              </w:r>
            </w:ins>
          </w:p>
        </w:tc>
        <w:tc>
          <w:tcPr>
            <w:tcW w:w="6682" w:type="dxa"/>
          </w:tcPr>
          <w:p w14:paraId="29CB8C35" w14:textId="77777777" w:rsidR="00302CFC" w:rsidRPr="006B62AB" w:rsidRDefault="00302CFC" w:rsidP="00E658D5">
            <w:pPr>
              <w:pStyle w:val="-Heading2"/>
              <w:spacing w:before="0"/>
              <w:rPr>
                <w:ins w:id="4330" w:author="Mohamed Amer" w:date="2024-07-28T16:47:00Z" w16du:dateUtc="2024-07-28T13:47:00Z"/>
                <w:rFonts w:asciiTheme="minorHAnsi" w:hAnsiTheme="minorHAnsi" w:cstheme="minorHAnsi"/>
                <w:b w:val="0"/>
                <w:bCs w:val="0"/>
                <w:sz w:val="20"/>
                <w:szCs w:val="20"/>
                <w:lang w:val="en-GB"/>
              </w:rPr>
            </w:pPr>
            <w:ins w:id="4331" w:author="Mohamed Amer" w:date="2024-07-28T16:47:00Z" w16du:dateUtc="2024-07-28T13:47:00Z">
              <w:r w:rsidRPr="006B62AB">
                <w:rPr>
                  <w:rFonts w:asciiTheme="minorHAnsi" w:hAnsiTheme="minorHAnsi" w:cstheme="minorHAnsi"/>
                  <w:b w:val="0"/>
                  <w:bCs w:val="0"/>
                  <w:sz w:val="20"/>
                  <w:szCs w:val="20"/>
                  <w:lang w:val="en-GB"/>
                </w:rPr>
                <w:t>To be provided by NCD</w:t>
              </w:r>
            </w:ins>
          </w:p>
        </w:tc>
      </w:tr>
      <w:tr w:rsidR="00302CFC" w14:paraId="32E5C40C" w14:textId="77777777" w:rsidTr="00E658D5">
        <w:trPr>
          <w:ins w:id="4332" w:author="Mohamed Amer" w:date="2024-07-28T16:47:00Z"/>
        </w:trPr>
        <w:tc>
          <w:tcPr>
            <w:tcW w:w="3775" w:type="dxa"/>
            <w:shd w:val="clear" w:color="auto" w:fill="C00000"/>
            <w:vAlign w:val="center"/>
          </w:tcPr>
          <w:p w14:paraId="10CAEDF7" w14:textId="77777777" w:rsidR="00302CFC" w:rsidRPr="006B62AB" w:rsidRDefault="00302CFC" w:rsidP="00E658D5">
            <w:pPr>
              <w:pStyle w:val="-Heading2"/>
              <w:spacing w:before="0"/>
              <w:rPr>
                <w:ins w:id="4333" w:author="Mohamed Amer" w:date="2024-07-28T16:47:00Z" w16du:dateUtc="2024-07-28T13:47:00Z"/>
                <w:rFonts w:ascii="Frutiger LT Arabic 45 Light" w:eastAsia="Calibri" w:hAnsi="Frutiger LT Arabic 45 Light" w:cs="Frutiger LT Arabic 45 Light"/>
                <w:b w:val="0"/>
                <w:bCs w:val="0"/>
                <w:i/>
                <w:iCs/>
                <w:color w:val="8A7967"/>
                <w:sz w:val="24"/>
                <w:szCs w:val="24"/>
              </w:rPr>
            </w:pPr>
            <w:ins w:id="4334" w:author="Mohamed Amer" w:date="2024-07-28T16:47:00Z" w16du:dateUtc="2024-07-28T13:47:00Z">
              <w:r w:rsidRPr="006B62AB">
                <w:rPr>
                  <w:rFonts w:ascii="Frutiger LT Arabic 45 Light" w:hAnsi="Frutiger LT Arabic 45 Light" w:cs="Frutiger LT Arabic 45 Light"/>
                  <w:b w:val="0"/>
                  <w:bCs w:val="0"/>
                  <w:color w:val="FFFFFF"/>
                  <w:sz w:val="24"/>
                  <w:szCs w:val="24"/>
                </w:rPr>
                <w:t>RAM</w:t>
              </w:r>
            </w:ins>
          </w:p>
        </w:tc>
        <w:tc>
          <w:tcPr>
            <w:tcW w:w="6682" w:type="dxa"/>
          </w:tcPr>
          <w:p w14:paraId="5417DF7E" w14:textId="77777777" w:rsidR="00302CFC" w:rsidRPr="006B62AB" w:rsidRDefault="00302CFC" w:rsidP="00E658D5">
            <w:pPr>
              <w:pStyle w:val="-Heading2"/>
              <w:spacing w:before="0"/>
              <w:rPr>
                <w:ins w:id="4335" w:author="Mohamed Amer" w:date="2024-07-28T16:47:00Z" w16du:dateUtc="2024-07-28T13:47:00Z"/>
                <w:rFonts w:asciiTheme="minorHAnsi" w:hAnsiTheme="minorHAnsi" w:cstheme="minorHAnsi"/>
                <w:b w:val="0"/>
                <w:bCs w:val="0"/>
                <w:sz w:val="20"/>
                <w:szCs w:val="20"/>
                <w:lang w:val="en-GB"/>
              </w:rPr>
            </w:pPr>
            <w:ins w:id="4336" w:author="Mohamed Amer" w:date="2024-07-28T16:47:00Z" w16du:dateUtc="2024-07-28T13:47:00Z">
              <w:r>
                <w:rPr>
                  <w:rFonts w:asciiTheme="minorHAnsi" w:hAnsiTheme="minorHAnsi" w:cstheme="minorHAnsi"/>
                  <w:b w:val="0"/>
                  <w:bCs w:val="0"/>
                  <w:sz w:val="20"/>
                  <w:szCs w:val="20"/>
                  <w:lang w:val="en-GB"/>
                </w:rPr>
                <w:t>24</w:t>
              </w:r>
              <w:r w:rsidRPr="006B62AB">
                <w:rPr>
                  <w:rFonts w:asciiTheme="minorHAnsi" w:hAnsiTheme="minorHAnsi" w:cstheme="minorHAnsi"/>
                  <w:b w:val="0"/>
                  <w:bCs w:val="0"/>
                  <w:sz w:val="20"/>
                  <w:szCs w:val="20"/>
                  <w:lang w:val="en-GB"/>
                </w:rPr>
                <w:t xml:space="preserve"> GB</w:t>
              </w:r>
            </w:ins>
          </w:p>
        </w:tc>
      </w:tr>
      <w:tr w:rsidR="00302CFC" w14:paraId="40F51E6C" w14:textId="77777777" w:rsidTr="00E658D5">
        <w:trPr>
          <w:ins w:id="4337" w:author="Mohamed Amer" w:date="2024-07-28T16:47:00Z"/>
        </w:trPr>
        <w:tc>
          <w:tcPr>
            <w:tcW w:w="3775" w:type="dxa"/>
            <w:shd w:val="clear" w:color="auto" w:fill="C00000"/>
            <w:vAlign w:val="center"/>
          </w:tcPr>
          <w:p w14:paraId="339EC54B" w14:textId="77777777" w:rsidR="00302CFC" w:rsidRPr="006B62AB" w:rsidRDefault="00302CFC" w:rsidP="00E658D5">
            <w:pPr>
              <w:pStyle w:val="-Heading2"/>
              <w:spacing w:before="0"/>
              <w:rPr>
                <w:ins w:id="4338" w:author="Mohamed Amer" w:date="2024-07-28T16:47:00Z" w16du:dateUtc="2024-07-28T13:47:00Z"/>
                <w:rFonts w:ascii="Frutiger LT Arabic 45 Light" w:eastAsia="Calibri" w:hAnsi="Frutiger LT Arabic 45 Light" w:cs="Frutiger LT Arabic 45 Light"/>
                <w:b w:val="0"/>
                <w:bCs w:val="0"/>
                <w:i/>
                <w:iCs/>
                <w:color w:val="8A7967"/>
                <w:sz w:val="24"/>
                <w:szCs w:val="24"/>
              </w:rPr>
            </w:pPr>
            <w:ins w:id="4339" w:author="Mohamed Amer" w:date="2024-07-28T16:47:00Z" w16du:dateUtc="2024-07-28T13:47:00Z">
              <w:r w:rsidRPr="006B62AB">
                <w:rPr>
                  <w:rFonts w:ascii="Frutiger LT Arabic 45 Light" w:hAnsi="Frutiger LT Arabic 45 Light" w:cs="Frutiger LT Arabic 45 Light"/>
                  <w:b w:val="0"/>
                  <w:bCs w:val="0"/>
                  <w:color w:val="FFFFFF"/>
                  <w:sz w:val="24"/>
                  <w:szCs w:val="24"/>
                </w:rPr>
                <w:t>CONNECTION</w:t>
              </w:r>
            </w:ins>
          </w:p>
        </w:tc>
        <w:tc>
          <w:tcPr>
            <w:tcW w:w="6682" w:type="dxa"/>
          </w:tcPr>
          <w:p w14:paraId="6D03AC47" w14:textId="77777777" w:rsidR="00302CFC" w:rsidRPr="006B62AB" w:rsidRDefault="00302CFC" w:rsidP="00E658D5">
            <w:pPr>
              <w:pStyle w:val="-Heading2"/>
              <w:spacing w:before="0"/>
              <w:rPr>
                <w:ins w:id="4340" w:author="Mohamed Amer" w:date="2024-07-28T16:47:00Z" w16du:dateUtc="2024-07-28T13:47:00Z"/>
                <w:rFonts w:asciiTheme="minorHAnsi" w:hAnsiTheme="minorHAnsi" w:cstheme="minorHAnsi"/>
                <w:b w:val="0"/>
                <w:bCs w:val="0"/>
                <w:sz w:val="20"/>
                <w:szCs w:val="20"/>
                <w:lang w:val="en-GB"/>
              </w:rPr>
            </w:pPr>
          </w:p>
        </w:tc>
      </w:tr>
      <w:tr w:rsidR="00302CFC" w14:paraId="2B19FC8A" w14:textId="77777777" w:rsidTr="00E658D5">
        <w:trPr>
          <w:ins w:id="4341" w:author="Mohamed Amer" w:date="2024-07-28T16:47:00Z"/>
        </w:trPr>
        <w:tc>
          <w:tcPr>
            <w:tcW w:w="3775" w:type="dxa"/>
            <w:shd w:val="clear" w:color="auto" w:fill="C00000"/>
            <w:vAlign w:val="center"/>
          </w:tcPr>
          <w:p w14:paraId="169CEE2D" w14:textId="77777777" w:rsidR="00302CFC" w:rsidRPr="006B62AB" w:rsidRDefault="00302CFC" w:rsidP="00E658D5">
            <w:pPr>
              <w:pStyle w:val="-Heading2"/>
              <w:spacing w:before="0"/>
              <w:rPr>
                <w:ins w:id="4342" w:author="Mohamed Amer" w:date="2024-07-28T16:47:00Z" w16du:dateUtc="2024-07-28T13:47:00Z"/>
                <w:rFonts w:ascii="Frutiger LT Arabic 45 Light" w:eastAsia="Calibri" w:hAnsi="Frutiger LT Arabic 45 Light" w:cs="Frutiger LT Arabic 45 Light"/>
                <w:b w:val="0"/>
                <w:bCs w:val="0"/>
                <w:i/>
                <w:iCs/>
                <w:color w:val="8A7967"/>
                <w:sz w:val="24"/>
                <w:szCs w:val="24"/>
              </w:rPr>
            </w:pPr>
            <w:ins w:id="4343" w:author="Mohamed Amer" w:date="2024-07-28T16:47:00Z" w16du:dateUtc="2024-07-28T13:47:00Z">
              <w:r w:rsidRPr="006B62AB">
                <w:rPr>
                  <w:rFonts w:ascii="Frutiger LT Arabic 45 Light" w:hAnsi="Frutiger LT Arabic 45 Light" w:cs="Frutiger LT Arabic 45 Light"/>
                  <w:b w:val="0"/>
                  <w:bCs w:val="0"/>
                  <w:color w:val="FFFFFF"/>
                  <w:sz w:val="24"/>
                  <w:szCs w:val="24"/>
                </w:rPr>
                <w:t>DISK SPACE</w:t>
              </w:r>
            </w:ins>
          </w:p>
        </w:tc>
        <w:tc>
          <w:tcPr>
            <w:tcW w:w="6682" w:type="dxa"/>
          </w:tcPr>
          <w:p w14:paraId="1D69FF21" w14:textId="77777777" w:rsidR="00302CFC" w:rsidRDefault="00302CFC" w:rsidP="00E658D5">
            <w:pPr>
              <w:pStyle w:val="-Heading2"/>
              <w:spacing w:before="0"/>
              <w:rPr>
                <w:ins w:id="4344" w:author="Mohamed Amer" w:date="2024-07-28T16:47:00Z" w16du:dateUtc="2024-07-28T13:47:00Z"/>
                <w:rFonts w:asciiTheme="minorHAnsi" w:hAnsiTheme="minorHAnsi" w:cstheme="minorHAnsi"/>
                <w:b w:val="0"/>
                <w:bCs w:val="0"/>
                <w:sz w:val="20"/>
                <w:szCs w:val="20"/>
                <w:lang w:val="en-GB"/>
              </w:rPr>
            </w:pPr>
            <w:ins w:id="4345" w:author="Mohamed Amer" w:date="2024-07-28T16:47:00Z" w16du:dateUtc="2024-07-28T13:47:00Z">
              <w:r>
                <w:rPr>
                  <w:rFonts w:asciiTheme="minorHAnsi" w:hAnsiTheme="minorHAnsi" w:cstheme="minorHAnsi"/>
                  <w:b w:val="0"/>
                  <w:bCs w:val="0"/>
                  <w:sz w:val="20"/>
                  <w:szCs w:val="20"/>
                  <w:lang w:val="en-GB"/>
                </w:rPr>
                <w:t>60 C: Drive</w:t>
              </w:r>
            </w:ins>
          </w:p>
          <w:p w14:paraId="066D531C" w14:textId="77777777" w:rsidR="00302CFC" w:rsidRPr="006B62AB" w:rsidRDefault="00302CFC" w:rsidP="00E658D5">
            <w:pPr>
              <w:pStyle w:val="-Heading2"/>
              <w:spacing w:before="0"/>
              <w:rPr>
                <w:ins w:id="4346" w:author="Mohamed Amer" w:date="2024-07-28T16:47:00Z" w16du:dateUtc="2024-07-28T13:47:00Z"/>
                <w:rFonts w:asciiTheme="minorHAnsi" w:hAnsiTheme="minorHAnsi" w:cstheme="minorHAnsi"/>
                <w:b w:val="0"/>
                <w:bCs w:val="0"/>
                <w:sz w:val="20"/>
                <w:szCs w:val="20"/>
                <w:lang w:val="en-GB"/>
              </w:rPr>
            </w:pPr>
            <w:ins w:id="4347" w:author="Mohamed Amer" w:date="2024-07-28T16:47:00Z" w16du:dateUtc="2024-07-28T13:47:00Z">
              <w:r w:rsidRPr="006B62AB">
                <w:rPr>
                  <w:rFonts w:asciiTheme="minorHAnsi" w:hAnsiTheme="minorHAnsi" w:cstheme="minorHAnsi"/>
                  <w:b w:val="0"/>
                  <w:bCs w:val="0"/>
                  <w:sz w:val="20"/>
                  <w:szCs w:val="20"/>
                  <w:lang w:val="en-GB"/>
                </w:rPr>
                <w:t>500 D: Drive</w:t>
              </w:r>
            </w:ins>
          </w:p>
        </w:tc>
      </w:tr>
      <w:tr w:rsidR="00302CFC" w14:paraId="774BCF3F" w14:textId="77777777" w:rsidTr="00E658D5">
        <w:trPr>
          <w:ins w:id="4348" w:author="Mohamed Amer" w:date="2024-07-28T16:47:00Z"/>
        </w:trPr>
        <w:tc>
          <w:tcPr>
            <w:tcW w:w="3775" w:type="dxa"/>
            <w:shd w:val="clear" w:color="auto" w:fill="C00000"/>
            <w:vAlign w:val="center"/>
          </w:tcPr>
          <w:p w14:paraId="1EFA09C9" w14:textId="77777777" w:rsidR="00302CFC" w:rsidRPr="006B62AB" w:rsidRDefault="00302CFC" w:rsidP="00E658D5">
            <w:pPr>
              <w:pStyle w:val="-Heading2"/>
              <w:spacing w:before="0"/>
              <w:rPr>
                <w:ins w:id="4349" w:author="Mohamed Amer" w:date="2024-07-28T16:47:00Z" w16du:dateUtc="2024-07-28T13:47:00Z"/>
                <w:rFonts w:ascii="Frutiger LT Arabic 45 Light" w:eastAsia="Calibri" w:hAnsi="Frutiger LT Arabic 45 Light" w:cs="Frutiger LT Arabic 45 Light"/>
                <w:b w:val="0"/>
                <w:bCs w:val="0"/>
                <w:i/>
                <w:iCs/>
                <w:color w:val="8A7967"/>
                <w:sz w:val="24"/>
                <w:szCs w:val="24"/>
              </w:rPr>
            </w:pPr>
            <w:ins w:id="4350" w:author="Mohamed Amer" w:date="2024-07-28T16:47:00Z" w16du:dateUtc="2024-07-28T13:47:00Z">
              <w:r w:rsidRPr="006B62AB">
                <w:rPr>
                  <w:rFonts w:ascii="Frutiger LT Arabic 45 Light" w:hAnsi="Frutiger LT Arabic 45 Light" w:cs="Frutiger LT Arabic 45 Light"/>
                  <w:b w:val="0"/>
                  <w:bCs w:val="0"/>
                  <w:color w:val="FFFFFF"/>
                  <w:sz w:val="24"/>
                  <w:szCs w:val="24"/>
                </w:rPr>
                <w:t>OPERATING SYSTEM</w:t>
              </w:r>
            </w:ins>
          </w:p>
        </w:tc>
        <w:tc>
          <w:tcPr>
            <w:tcW w:w="6682" w:type="dxa"/>
          </w:tcPr>
          <w:p w14:paraId="79561AB7" w14:textId="77777777" w:rsidR="00302CFC" w:rsidRPr="006B62AB" w:rsidRDefault="00302CFC" w:rsidP="00E658D5">
            <w:pPr>
              <w:pStyle w:val="-Heading2"/>
              <w:spacing w:before="0"/>
              <w:rPr>
                <w:ins w:id="4351" w:author="Mohamed Amer" w:date="2024-07-28T16:47:00Z" w16du:dateUtc="2024-07-28T13:47:00Z"/>
                <w:rFonts w:asciiTheme="minorHAnsi" w:hAnsiTheme="minorHAnsi" w:cstheme="minorHAnsi"/>
                <w:b w:val="0"/>
                <w:bCs w:val="0"/>
                <w:sz w:val="20"/>
                <w:szCs w:val="20"/>
                <w:lang w:val="en-GB"/>
              </w:rPr>
            </w:pPr>
            <w:ins w:id="4352" w:author="Mohamed Amer" w:date="2024-07-28T16:47:00Z" w16du:dateUtc="2024-07-28T13:47:00Z">
              <w:r w:rsidRPr="006B62AB">
                <w:rPr>
                  <w:rFonts w:asciiTheme="minorHAnsi" w:hAnsiTheme="minorHAnsi" w:cstheme="minorHAnsi"/>
                  <w:b w:val="0"/>
                  <w:bCs w:val="0"/>
                  <w:sz w:val="20"/>
                  <w:szCs w:val="20"/>
                  <w:lang w:val="en-GB"/>
                </w:rPr>
                <w:t xml:space="preserve"> 2016 , 2019 or 2022 Datacenter</w:t>
              </w:r>
            </w:ins>
          </w:p>
        </w:tc>
      </w:tr>
      <w:tr w:rsidR="00302CFC" w14:paraId="75BF0D02" w14:textId="77777777" w:rsidTr="00E658D5">
        <w:trPr>
          <w:ins w:id="4353" w:author="Mohamed Amer" w:date="2024-07-28T16:47:00Z"/>
        </w:trPr>
        <w:tc>
          <w:tcPr>
            <w:tcW w:w="3775" w:type="dxa"/>
            <w:shd w:val="clear" w:color="auto" w:fill="C00000"/>
            <w:vAlign w:val="center"/>
          </w:tcPr>
          <w:p w14:paraId="325A8BF7" w14:textId="77777777" w:rsidR="00302CFC" w:rsidRPr="006B62AB" w:rsidRDefault="00302CFC" w:rsidP="00E658D5">
            <w:pPr>
              <w:pStyle w:val="-Heading2"/>
              <w:spacing w:before="0"/>
              <w:rPr>
                <w:ins w:id="4354" w:author="Mohamed Amer" w:date="2024-07-28T16:47:00Z" w16du:dateUtc="2024-07-28T13:47:00Z"/>
                <w:rFonts w:ascii="Frutiger LT Arabic 45 Light" w:eastAsia="Calibri" w:hAnsi="Frutiger LT Arabic 45 Light" w:cs="Frutiger LT Arabic 45 Light"/>
                <w:b w:val="0"/>
                <w:bCs w:val="0"/>
                <w:i/>
                <w:iCs/>
                <w:color w:val="8A7967"/>
                <w:sz w:val="24"/>
                <w:szCs w:val="24"/>
              </w:rPr>
            </w:pPr>
            <w:ins w:id="4355" w:author="Mohamed Amer" w:date="2024-07-28T16:47:00Z" w16du:dateUtc="2024-07-28T13:47:00Z">
              <w:r w:rsidRPr="006B62AB">
                <w:rPr>
                  <w:rFonts w:ascii="Frutiger LT Arabic 45 Light" w:hAnsi="Frutiger LT Arabic 45 Light" w:cs="Frutiger LT Arabic 45 Light"/>
                  <w:b w:val="0"/>
                  <w:bCs w:val="0"/>
                  <w:color w:val="FFFFFF"/>
                  <w:sz w:val="24"/>
                  <w:szCs w:val="24"/>
                </w:rPr>
                <w:t>CPU</w:t>
              </w:r>
            </w:ins>
          </w:p>
        </w:tc>
        <w:tc>
          <w:tcPr>
            <w:tcW w:w="6682" w:type="dxa"/>
          </w:tcPr>
          <w:p w14:paraId="56B841BE" w14:textId="77777777" w:rsidR="00302CFC" w:rsidRPr="006B62AB" w:rsidRDefault="00302CFC" w:rsidP="00E658D5">
            <w:pPr>
              <w:pStyle w:val="-Heading2"/>
              <w:spacing w:before="0"/>
              <w:rPr>
                <w:ins w:id="4356" w:author="Mohamed Amer" w:date="2024-07-28T16:47:00Z" w16du:dateUtc="2024-07-28T13:47:00Z"/>
                <w:rFonts w:asciiTheme="minorHAnsi" w:hAnsiTheme="minorHAnsi" w:cstheme="minorHAnsi"/>
                <w:b w:val="0"/>
                <w:bCs w:val="0"/>
                <w:sz w:val="20"/>
                <w:szCs w:val="20"/>
                <w:lang w:val="en-GB"/>
              </w:rPr>
            </w:pPr>
            <w:ins w:id="4357" w:author="Mohamed Amer" w:date="2024-07-28T16:47:00Z" w16du:dateUtc="2024-07-28T13:47:00Z">
              <w:r w:rsidRPr="006B62AB">
                <w:rPr>
                  <w:rFonts w:asciiTheme="minorHAnsi" w:hAnsiTheme="minorHAnsi" w:cstheme="minorHAnsi"/>
                  <w:b w:val="0"/>
                  <w:bCs w:val="0"/>
                  <w:sz w:val="20"/>
                  <w:szCs w:val="20"/>
                  <w:lang w:val="en-GB"/>
                </w:rPr>
                <w:t>8 Cores</w:t>
              </w:r>
            </w:ins>
          </w:p>
        </w:tc>
      </w:tr>
      <w:tr w:rsidR="00302CFC" w14:paraId="606C51A9" w14:textId="77777777" w:rsidTr="00E658D5">
        <w:trPr>
          <w:ins w:id="4358" w:author="Mohamed Amer" w:date="2024-07-28T16:47:00Z"/>
        </w:trPr>
        <w:tc>
          <w:tcPr>
            <w:tcW w:w="3775" w:type="dxa"/>
            <w:shd w:val="clear" w:color="auto" w:fill="C00000"/>
            <w:vAlign w:val="center"/>
          </w:tcPr>
          <w:p w14:paraId="3D62F0A6" w14:textId="77777777" w:rsidR="00302CFC" w:rsidRPr="006B62AB" w:rsidRDefault="00302CFC" w:rsidP="00E658D5">
            <w:pPr>
              <w:pStyle w:val="-Heading2"/>
              <w:spacing w:before="0"/>
              <w:rPr>
                <w:ins w:id="4359" w:author="Mohamed Amer" w:date="2024-07-28T16:47:00Z" w16du:dateUtc="2024-07-28T13:47:00Z"/>
                <w:rFonts w:ascii="Frutiger LT Arabic 45 Light" w:eastAsia="Calibri" w:hAnsi="Frutiger LT Arabic 45 Light" w:cs="Frutiger LT Arabic 45 Light"/>
                <w:b w:val="0"/>
                <w:bCs w:val="0"/>
                <w:i/>
                <w:iCs/>
                <w:color w:val="8A7967"/>
                <w:sz w:val="24"/>
                <w:szCs w:val="24"/>
              </w:rPr>
            </w:pPr>
            <w:ins w:id="4360" w:author="Mohamed Amer" w:date="2024-07-28T16:47:00Z" w16du:dateUtc="2024-07-28T13:47:00Z">
              <w:r w:rsidRPr="006B62AB">
                <w:rPr>
                  <w:rFonts w:ascii="Frutiger LT Arabic 45 Light" w:hAnsi="Frutiger LT Arabic 45 Light" w:cs="Frutiger LT Arabic 45 Light"/>
                  <w:b w:val="0"/>
                  <w:bCs w:val="0"/>
                  <w:color w:val="FFFFFF"/>
                  <w:sz w:val="24"/>
                  <w:szCs w:val="24"/>
                </w:rPr>
                <w:t>SECURITY ZONE</w:t>
              </w:r>
            </w:ins>
          </w:p>
        </w:tc>
        <w:tc>
          <w:tcPr>
            <w:tcW w:w="6682" w:type="dxa"/>
          </w:tcPr>
          <w:p w14:paraId="17B6F1F0" w14:textId="77777777" w:rsidR="00302CFC" w:rsidRPr="006B62AB" w:rsidRDefault="00302CFC" w:rsidP="00E658D5">
            <w:pPr>
              <w:pStyle w:val="-Heading2"/>
              <w:spacing w:before="0"/>
              <w:rPr>
                <w:ins w:id="4361" w:author="Mohamed Amer" w:date="2024-07-28T16:47:00Z" w16du:dateUtc="2024-07-28T13:47:00Z"/>
                <w:rFonts w:asciiTheme="minorHAnsi" w:hAnsiTheme="minorHAnsi" w:cstheme="minorHAnsi"/>
                <w:b w:val="0"/>
                <w:bCs w:val="0"/>
                <w:sz w:val="20"/>
                <w:szCs w:val="20"/>
                <w:lang w:val="en-GB"/>
              </w:rPr>
            </w:pPr>
            <w:ins w:id="4362" w:author="Mohamed Amer" w:date="2024-07-28T16:47:00Z" w16du:dateUtc="2024-07-28T13:47:00Z">
              <w:r w:rsidRPr="006B62AB">
                <w:rPr>
                  <w:rFonts w:asciiTheme="minorHAnsi" w:hAnsiTheme="minorHAnsi" w:cstheme="minorHAnsi"/>
                  <w:b w:val="0"/>
                  <w:bCs w:val="0"/>
                  <w:sz w:val="20"/>
                  <w:szCs w:val="20"/>
                  <w:lang w:val="en-GB"/>
                </w:rPr>
                <w:t xml:space="preserve">To be provided by </w:t>
              </w:r>
              <w:r>
                <w:rPr>
                  <w:rFonts w:asciiTheme="minorHAnsi" w:hAnsiTheme="minorHAnsi" w:cstheme="minorHAnsi"/>
                  <w:b w:val="0"/>
                  <w:bCs w:val="0"/>
                  <w:sz w:val="20"/>
                  <w:szCs w:val="20"/>
                  <w:lang w:val="en-GB"/>
                </w:rPr>
                <w:t>SOC</w:t>
              </w:r>
              <w:r w:rsidRPr="006B62AB">
                <w:rPr>
                  <w:rFonts w:asciiTheme="minorHAnsi" w:hAnsiTheme="minorHAnsi" w:cstheme="minorHAnsi"/>
                  <w:b w:val="0"/>
                  <w:bCs w:val="0"/>
                  <w:sz w:val="20"/>
                  <w:szCs w:val="20"/>
                  <w:lang w:val="en-GB"/>
                </w:rPr>
                <w:t xml:space="preserve"> </w:t>
              </w:r>
            </w:ins>
          </w:p>
        </w:tc>
      </w:tr>
    </w:tbl>
    <w:p w14:paraId="12BB9742" w14:textId="77777777" w:rsidR="00302CFC" w:rsidRDefault="00302CFC" w:rsidP="00CB3C97">
      <w:pPr>
        <w:pStyle w:val="-Heading2"/>
        <w:rPr>
          <w:ins w:id="4363" w:author="Mohamed Amer" w:date="2024-07-28T16:47:00Z" w16du:dateUtc="2024-07-28T13:47:00Z"/>
          <w:rFonts w:ascii="Frutiger LT Arabic 45 Light" w:eastAsia="Calibri" w:hAnsi="Frutiger LT Arabic 45 Light" w:cs="Frutiger LT Arabic 45 Light"/>
          <w:i/>
          <w:iCs/>
          <w:color w:val="8A7967"/>
        </w:rPr>
      </w:pPr>
    </w:p>
    <w:p w14:paraId="7292E1BD" w14:textId="77777777" w:rsidR="00943565" w:rsidRDefault="00943565" w:rsidP="00CB3C97">
      <w:pPr>
        <w:pStyle w:val="-Heading2"/>
        <w:rPr>
          <w:ins w:id="4364" w:author="Mohamed Amer" w:date="2024-07-07T12:42:00Z" w16du:dateUtc="2024-07-07T09:42:00Z"/>
          <w:rFonts w:ascii="Frutiger LT Arabic 45 Light" w:eastAsia="Calibri" w:hAnsi="Frutiger LT Arabic 45 Light" w:cs="Frutiger LT Arabic 45 Light"/>
          <w:i/>
          <w:iCs/>
          <w:color w:val="8A7967"/>
        </w:rPr>
      </w:pPr>
    </w:p>
    <w:tbl>
      <w:tblPr>
        <w:tblStyle w:val="TableGrid"/>
        <w:tblW w:w="10457" w:type="dxa"/>
        <w:tblLook w:val="04A0" w:firstRow="1" w:lastRow="0" w:firstColumn="1" w:lastColumn="0" w:noHBand="0" w:noVBand="1"/>
      </w:tblPr>
      <w:tblGrid>
        <w:gridCol w:w="3775"/>
        <w:gridCol w:w="6682"/>
      </w:tblGrid>
      <w:tr w:rsidR="001E595F" w14:paraId="26408F36" w14:textId="77777777" w:rsidTr="007F70EF">
        <w:trPr>
          <w:ins w:id="4365" w:author="Mohamed Amer" w:date="2024-07-07T12:42:00Z"/>
        </w:trPr>
        <w:tc>
          <w:tcPr>
            <w:tcW w:w="3775" w:type="dxa"/>
            <w:shd w:val="clear" w:color="auto" w:fill="C00000"/>
            <w:vAlign w:val="center"/>
          </w:tcPr>
          <w:p w14:paraId="562970C8" w14:textId="77777777" w:rsidR="001E595F" w:rsidRPr="007F70EF" w:rsidRDefault="001E595F" w:rsidP="007F70EF">
            <w:pPr>
              <w:pStyle w:val="-Heading2"/>
              <w:spacing w:before="0"/>
              <w:rPr>
                <w:ins w:id="4366"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367" w:author="Mohamed Amer" w:date="2024-07-07T12:42:00Z" w16du:dateUtc="2024-07-07T09:42:00Z">
              <w:r w:rsidRPr="007F70EF">
                <w:rPr>
                  <w:rFonts w:ascii="Frutiger LT Arabic 45 Light" w:hAnsi="Frutiger LT Arabic 45 Light" w:cs="Frutiger LT Arabic 45 Light"/>
                  <w:b w:val="0"/>
                  <w:bCs w:val="0"/>
                  <w:color w:val="FFFFFF"/>
                  <w:sz w:val="24"/>
                  <w:szCs w:val="24"/>
                </w:rPr>
                <w:t>ENVIRONMENT</w:t>
              </w:r>
            </w:ins>
          </w:p>
        </w:tc>
        <w:tc>
          <w:tcPr>
            <w:tcW w:w="6682" w:type="dxa"/>
          </w:tcPr>
          <w:p w14:paraId="0ED897B4" w14:textId="412CCB32" w:rsidR="001E595F" w:rsidRPr="007F70EF" w:rsidRDefault="001E595F" w:rsidP="007F70EF">
            <w:pPr>
              <w:pStyle w:val="-Heading2"/>
              <w:spacing w:before="0"/>
              <w:rPr>
                <w:ins w:id="4368" w:author="Mohamed Amer" w:date="2024-07-07T12:42:00Z" w16du:dateUtc="2024-07-07T09:42:00Z"/>
                <w:rFonts w:asciiTheme="minorHAnsi" w:eastAsia="Calibri" w:hAnsiTheme="minorHAnsi" w:cstheme="minorHAnsi"/>
                <w:b w:val="0"/>
                <w:bCs w:val="0"/>
                <w:i/>
                <w:iCs/>
                <w:color w:val="8A7967"/>
                <w:sz w:val="20"/>
                <w:szCs w:val="20"/>
              </w:rPr>
            </w:pPr>
            <w:ins w:id="4369" w:author="Mohamed Amer" w:date="2024-07-07T12:42:00Z" w16du:dateUtc="2024-07-07T09:42:00Z">
              <w:r>
                <w:rPr>
                  <w:rFonts w:asciiTheme="minorHAnsi" w:hAnsiTheme="minorHAnsi" w:cstheme="minorHAnsi"/>
                  <w:b w:val="0"/>
                  <w:bCs w:val="0"/>
                  <w:sz w:val="20"/>
                  <w:szCs w:val="20"/>
                  <w:lang w:val="en-GB"/>
                </w:rPr>
                <w:t>DR</w:t>
              </w:r>
              <w:r w:rsidRPr="007F70EF">
                <w:rPr>
                  <w:rFonts w:asciiTheme="minorHAnsi" w:hAnsiTheme="minorHAnsi" w:cstheme="minorHAnsi"/>
                  <w:b w:val="0"/>
                  <w:bCs w:val="0"/>
                  <w:sz w:val="20"/>
                  <w:szCs w:val="20"/>
                  <w:lang w:val="en-GB"/>
                </w:rPr>
                <w:t xml:space="preserve"> </w:t>
              </w:r>
              <w:r>
                <w:rPr>
                  <w:rFonts w:asciiTheme="minorHAnsi" w:hAnsiTheme="minorHAnsi" w:cstheme="minorHAnsi"/>
                  <w:b w:val="0"/>
                  <w:bCs w:val="0"/>
                  <w:sz w:val="20"/>
                  <w:szCs w:val="20"/>
                  <w:lang w:val="en-GB"/>
                </w:rPr>
                <w:t>–</w:t>
              </w:r>
              <w:r w:rsidRPr="007F70EF">
                <w:rPr>
                  <w:rFonts w:asciiTheme="minorHAnsi" w:hAnsiTheme="minorHAnsi" w:cstheme="minorHAnsi"/>
                  <w:b w:val="0"/>
                  <w:bCs w:val="0"/>
                  <w:sz w:val="20"/>
                  <w:szCs w:val="20"/>
                  <w:lang w:val="en-GB"/>
                </w:rPr>
                <w:t xml:space="preserve"> Control room</w:t>
              </w:r>
            </w:ins>
          </w:p>
        </w:tc>
      </w:tr>
      <w:tr w:rsidR="001E595F" w14:paraId="26C606CF" w14:textId="77777777" w:rsidTr="007F70EF">
        <w:trPr>
          <w:ins w:id="4370" w:author="Mohamed Amer" w:date="2024-07-07T12:42:00Z"/>
        </w:trPr>
        <w:tc>
          <w:tcPr>
            <w:tcW w:w="3775" w:type="dxa"/>
            <w:shd w:val="clear" w:color="auto" w:fill="C00000"/>
            <w:vAlign w:val="center"/>
          </w:tcPr>
          <w:p w14:paraId="15C2D4A6" w14:textId="77777777" w:rsidR="001E595F" w:rsidRPr="007F70EF" w:rsidRDefault="001E595F" w:rsidP="007F70EF">
            <w:pPr>
              <w:pStyle w:val="-Heading2"/>
              <w:spacing w:before="0"/>
              <w:rPr>
                <w:ins w:id="4371"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372" w:author="Mohamed Amer" w:date="2024-07-07T12:42:00Z" w16du:dateUtc="2024-07-07T09:42:00Z">
              <w:r w:rsidRPr="007F70EF">
                <w:rPr>
                  <w:rFonts w:ascii="Frutiger LT Arabic 45 Light" w:hAnsi="Frutiger LT Arabic 45 Light" w:cs="Frutiger LT Arabic 45 Light"/>
                  <w:b w:val="0"/>
                  <w:bCs w:val="0"/>
                  <w:color w:val="FFFFFF"/>
                  <w:sz w:val="24"/>
                  <w:szCs w:val="24"/>
                </w:rPr>
                <w:t>SERVER NAME</w:t>
              </w:r>
            </w:ins>
          </w:p>
        </w:tc>
        <w:tc>
          <w:tcPr>
            <w:tcW w:w="6682" w:type="dxa"/>
          </w:tcPr>
          <w:p w14:paraId="6E64A976" w14:textId="77777777" w:rsidR="001E595F" w:rsidRPr="007F70EF" w:rsidRDefault="001E595F" w:rsidP="007F70EF">
            <w:pPr>
              <w:pStyle w:val="-Heading2"/>
              <w:spacing w:before="0"/>
              <w:rPr>
                <w:ins w:id="4373" w:author="Mohamed Amer" w:date="2024-07-07T12:42:00Z" w16du:dateUtc="2024-07-07T09:42:00Z"/>
                <w:rFonts w:asciiTheme="minorHAnsi" w:eastAsia="Calibri" w:hAnsiTheme="minorHAnsi" w:cstheme="minorHAnsi"/>
                <w:b w:val="0"/>
                <w:bCs w:val="0"/>
                <w:i/>
                <w:iCs/>
                <w:color w:val="8A7967"/>
                <w:sz w:val="20"/>
                <w:szCs w:val="20"/>
              </w:rPr>
            </w:pPr>
            <w:ins w:id="4374" w:author="Mohamed Amer" w:date="2024-07-07T12:42:00Z" w16du:dateUtc="2024-07-07T09:42:00Z">
              <w:r w:rsidRPr="00356D25">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p>
        </w:tc>
      </w:tr>
      <w:tr w:rsidR="001E595F" w14:paraId="4F590FD8" w14:textId="77777777" w:rsidTr="007F70EF">
        <w:trPr>
          <w:ins w:id="4375" w:author="Mohamed Amer" w:date="2024-07-07T12:42:00Z"/>
        </w:trPr>
        <w:tc>
          <w:tcPr>
            <w:tcW w:w="3775" w:type="dxa"/>
            <w:shd w:val="clear" w:color="auto" w:fill="C00000"/>
            <w:vAlign w:val="center"/>
          </w:tcPr>
          <w:p w14:paraId="15FFFF41" w14:textId="77777777" w:rsidR="001E595F" w:rsidRPr="007F70EF" w:rsidRDefault="001E595F" w:rsidP="007F70EF">
            <w:pPr>
              <w:pStyle w:val="-Heading2"/>
              <w:spacing w:before="0"/>
              <w:rPr>
                <w:ins w:id="4376"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377" w:author="Mohamed Amer" w:date="2024-07-07T12:42:00Z" w16du:dateUtc="2024-07-07T09:42:00Z">
              <w:r w:rsidRPr="007F70EF">
                <w:rPr>
                  <w:rFonts w:ascii="Frutiger LT Arabic 45 Light" w:hAnsi="Frutiger LT Arabic 45 Light" w:cs="Frutiger LT Arabic 45 Light"/>
                  <w:b w:val="0"/>
                  <w:bCs w:val="0"/>
                  <w:color w:val="FFFFFF"/>
                  <w:sz w:val="24"/>
                  <w:szCs w:val="24"/>
                </w:rPr>
                <w:t>DESCRIPTION</w:t>
              </w:r>
            </w:ins>
          </w:p>
        </w:tc>
        <w:tc>
          <w:tcPr>
            <w:tcW w:w="6682" w:type="dxa"/>
          </w:tcPr>
          <w:p w14:paraId="18F0221A" w14:textId="77777777" w:rsidR="001E595F" w:rsidRPr="007F70EF" w:rsidRDefault="001E595F" w:rsidP="007F70EF">
            <w:pPr>
              <w:pStyle w:val="-Heading2"/>
              <w:spacing w:before="0"/>
              <w:rPr>
                <w:ins w:id="4378" w:author="Mohamed Amer" w:date="2024-07-07T12:42:00Z" w16du:dateUtc="2024-07-07T09:42:00Z"/>
                <w:rFonts w:asciiTheme="minorHAnsi" w:eastAsia="Calibri" w:hAnsiTheme="minorHAnsi" w:cstheme="minorHAnsi"/>
                <w:b w:val="0"/>
                <w:bCs w:val="0"/>
                <w:i/>
                <w:iCs/>
                <w:color w:val="8A7967"/>
                <w:sz w:val="20"/>
                <w:szCs w:val="20"/>
              </w:rPr>
            </w:pPr>
            <w:ins w:id="4379" w:author="Mohamed Amer" w:date="2024-07-07T12:42:00Z" w16du:dateUtc="2024-07-07T09:42:00Z">
              <w:r>
                <w:rPr>
                  <w:rFonts w:asciiTheme="minorHAnsi" w:hAnsiTheme="minorHAnsi" w:cstheme="minorHAnsi"/>
                  <w:b w:val="0"/>
                  <w:bCs w:val="0"/>
                  <w:sz w:val="20"/>
                  <w:szCs w:val="20"/>
                  <w:lang w:val="en-GB"/>
                </w:rPr>
                <w:t>Control Room</w:t>
              </w:r>
            </w:ins>
          </w:p>
        </w:tc>
      </w:tr>
      <w:tr w:rsidR="001E595F" w14:paraId="2247487B" w14:textId="77777777" w:rsidTr="007F70EF">
        <w:trPr>
          <w:ins w:id="4380" w:author="Mohamed Amer" w:date="2024-07-07T12:42:00Z"/>
        </w:trPr>
        <w:tc>
          <w:tcPr>
            <w:tcW w:w="3775" w:type="dxa"/>
            <w:shd w:val="clear" w:color="auto" w:fill="C00000"/>
            <w:vAlign w:val="center"/>
          </w:tcPr>
          <w:p w14:paraId="26C1A77D" w14:textId="77777777" w:rsidR="001E595F" w:rsidRPr="007F70EF" w:rsidRDefault="001E595F" w:rsidP="007F70EF">
            <w:pPr>
              <w:pStyle w:val="-Heading2"/>
              <w:spacing w:before="0"/>
              <w:rPr>
                <w:ins w:id="4381"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382" w:author="Mohamed Amer" w:date="2024-07-07T12:42:00Z" w16du:dateUtc="2024-07-07T09:42:00Z">
              <w:r w:rsidRPr="007F70EF">
                <w:rPr>
                  <w:rFonts w:ascii="Frutiger LT Arabic 45 Light" w:hAnsi="Frutiger LT Arabic 45 Light" w:cs="Frutiger LT Arabic 45 Light"/>
                  <w:b w:val="0"/>
                  <w:bCs w:val="0"/>
                  <w:color w:val="FFFFFF"/>
                  <w:sz w:val="24"/>
                  <w:szCs w:val="24"/>
                </w:rPr>
                <w:t>IP ADDRESS</w:t>
              </w:r>
            </w:ins>
          </w:p>
        </w:tc>
        <w:tc>
          <w:tcPr>
            <w:tcW w:w="6682" w:type="dxa"/>
          </w:tcPr>
          <w:p w14:paraId="6E432DF7" w14:textId="77777777" w:rsidR="001E595F" w:rsidRPr="007F70EF" w:rsidRDefault="001E595F" w:rsidP="007F70EF">
            <w:pPr>
              <w:pStyle w:val="-Heading2"/>
              <w:spacing w:before="0"/>
              <w:rPr>
                <w:ins w:id="4383" w:author="Mohamed Amer" w:date="2024-07-07T12:42:00Z" w16du:dateUtc="2024-07-07T09:42:00Z"/>
                <w:rFonts w:asciiTheme="minorHAnsi" w:hAnsiTheme="minorHAnsi" w:cstheme="minorHAnsi"/>
                <w:b w:val="0"/>
                <w:bCs w:val="0"/>
                <w:sz w:val="20"/>
                <w:szCs w:val="20"/>
                <w:lang w:val="en-GB"/>
              </w:rPr>
            </w:pPr>
            <w:ins w:id="4384" w:author="Mohamed Amer" w:date="2024-07-07T12:42:00Z" w16du:dateUtc="2024-07-07T09:42:00Z">
              <w:r w:rsidRPr="007F70EF">
                <w:rPr>
                  <w:rFonts w:asciiTheme="minorHAnsi" w:hAnsiTheme="minorHAnsi" w:cstheme="minorHAnsi"/>
                  <w:b w:val="0"/>
                  <w:bCs w:val="0"/>
                  <w:sz w:val="20"/>
                  <w:szCs w:val="20"/>
                  <w:lang w:val="en-GB"/>
                </w:rPr>
                <w:t>To be provided by NCD</w:t>
              </w:r>
            </w:ins>
          </w:p>
        </w:tc>
      </w:tr>
      <w:tr w:rsidR="001E595F" w14:paraId="675510B1" w14:textId="77777777" w:rsidTr="007F70EF">
        <w:trPr>
          <w:ins w:id="4385" w:author="Mohamed Amer" w:date="2024-07-07T12:42:00Z"/>
        </w:trPr>
        <w:tc>
          <w:tcPr>
            <w:tcW w:w="3775" w:type="dxa"/>
            <w:shd w:val="clear" w:color="auto" w:fill="C00000"/>
            <w:vAlign w:val="center"/>
          </w:tcPr>
          <w:p w14:paraId="23B451F4" w14:textId="77777777" w:rsidR="001E595F" w:rsidRPr="007F70EF" w:rsidRDefault="001E595F" w:rsidP="007F70EF">
            <w:pPr>
              <w:pStyle w:val="-Heading2"/>
              <w:spacing w:before="0"/>
              <w:rPr>
                <w:ins w:id="4386"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387" w:author="Mohamed Amer" w:date="2024-07-07T12:42:00Z" w16du:dateUtc="2024-07-07T09:42:00Z">
              <w:r w:rsidRPr="007F70EF">
                <w:rPr>
                  <w:rFonts w:ascii="Frutiger LT Arabic 45 Light" w:hAnsi="Frutiger LT Arabic 45 Light" w:cs="Frutiger LT Arabic 45 Light"/>
                  <w:b w:val="0"/>
                  <w:bCs w:val="0"/>
                  <w:color w:val="FFFFFF"/>
                  <w:sz w:val="24"/>
                  <w:szCs w:val="24"/>
                </w:rPr>
                <w:t>RAM</w:t>
              </w:r>
            </w:ins>
          </w:p>
        </w:tc>
        <w:tc>
          <w:tcPr>
            <w:tcW w:w="6682" w:type="dxa"/>
          </w:tcPr>
          <w:p w14:paraId="57B8CB1E" w14:textId="77777777" w:rsidR="001E595F" w:rsidRPr="007F70EF" w:rsidRDefault="001E595F" w:rsidP="007F70EF">
            <w:pPr>
              <w:pStyle w:val="-Heading2"/>
              <w:spacing w:before="0"/>
              <w:rPr>
                <w:ins w:id="4388" w:author="Mohamed Amer" w:date="2024-07-07T12:42:00Z" w16du:dateUtc="2024-07-07T09:42:00Z"/>
                <w:rFonts w:asciiTheme="minorHAnsi" w:hAnsiTheme="minorHAnsi" w:cstheme="minorHAnsi"/>
                <w:b w:val="0"/>
                <w:bCs w:val="0"/>
                <w:sz w:val="20"/>
                <w:szCs w:val="20"/>
                <w:lang w:val="en-GB"/>
              </w:rPr>
            </w:pPr>
            <w:ins w:id="4389" w:author="Mohamed Amer" w:date="2024-07-07T12:42:00Z" w16du:dateUtc="2024-07-07T09:42:00Z">
              <w:r w:rsidRPr="007F70EF">
                <w:rPr>
                  <w:rFonts w:asciiTheme="minorHAnsi" w:hAnsiTheme="minorHAnsi" w:cstheme="minorHAnsi"/>
                  <w:b w:val="0"/>
                  <w:bCs w:val="0"/>
                  <w:sz w:val="20"/>
                  <w:szCs w:val="20"/>
                  <w:lang w:val="en-GB"/>
                </w:rPr>
                <w:t>16 GB</w:t>
              </w:r>
            </w:ins>
          </w:p>
        </w:tc>
      </w:tr>
      <w:tr w:rsidR="001E595F" w14:paraId="0C23E73C" w14:textId="77777777" w:rsidTr="007F70EF">
        <w:trPr>
          <w:ins w:id="4390" w:author="Mohamed Amer" w:date="2024-07-07T12:42:00Z"/>
        </w:trPr>
        <w:tc>
          <w:tcPr>
            <w:tcW w:w="3775" w:type="dxa"/>
            <w:shd w:val="clear" w:color="auto" w:fill="C00000"/>
            <w:vAlign w:val="center"/>
          </w:tcPr>
          <w:p w14:paraId="456E4B7D" w14:textId="77777777" w:rsidR="001E595F" w:rsidRPr="007F70EF" w:rsidRDefault="001E595F" w:rsidP="007F70EF">
            <w:pPr>
              <w:pStyle w:val="-Heading2"/>
              <w:spacing w:before="0"/>
              <w:rPr>
                <w:ins w:id="4391"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392" w:author="Mohamed Amer" w:date="2024-07-07T12:42:00Z" w16du:dateUtc="2024-07-07T09:42:00Z">
              <w:r w:rsidRPr="007F70EF">
                <w:rPr>
                  <w:rFonts w:ascii="Frutiger LT Arabic 45 Light" w:hAnsi="Frutiger LT Arabic 45 Light" w:cs="Frutiger LT Arabic 45 Light"/>
                  <w:b w:val="0"/>
                  <w:bCs w:val="0"/>
                  <w:color w:val="FFFFFF"/>
                  <w:sz w:val="24"/>
                  <w:szCs w:val="24"/>
                </w:rPr>
                <w:t>CONNECTION</w:t>
              </w:r>
            </w:ins>
          </w:p>
        </w:tc>
        <w:tc>
          <w:tcPr>
            <w:tcW w:w="6682" w:type="dxa"/>
          </w:tcPr>
          <w:p w14:paraId="3352D78C" w14:textId="77777777" w:rsidR="001E595F" w:rsidRPr="007F70EF" w:rsidRDefault="001E595F" w:rsidP="007F70EF">
            <w:pPr>
              <w:pStyle w:val="-Heading2"/>
              <w:spacing w:before="0"/>
              <w:rPr>
                <w:ins w:id="4393" w:author="Mohamed Amer" w:date="2024-07-07T12:42:00Z" w16du:dateUtc="2024-07-07T09:42:00Z"/>
                <w:rFonts w:asciiTheme="minorHAnsi" w:hAnsiTheme="minorHAnsi" w:cstheme="minorHAnsi"/>
                <w:b w:val="0"/>
                <w:bCs w:val="0"/>
                <w:sz w:val="20"/>
                <w:szCs w:val="20"/>
                <w:lang w:val="en-GB"/>
              </w:rPr>
            </w:pPr>
          </w:p>
        </w:tc>
      </w:tr>
      <w:tr w:rsidR="001E595F" w14:paraId="29FCF424" w14:textId="77777777" w:rsidTr="007F70EF">
        <w:trPr>
          <w:ins w:id="4394" w:author="Mohamed Amer" w:date="2024-07-07T12:42:00Z"/>
        </w:trPr>
        <w:tc>
          <w:tcPr>
            <w:tcW w:w="3775" w:type="dxa"/>
            <w:shd w:val="clear" w:color="auto" w:fill="C00000"/>
            <w:vAlign w:val="center"/>
          </w:tcPr>
          <w:p w14:paraId="586AA650" w14:textId="77777777" w:rsidR="001E595F" w:rsidRPr="007F70EF" w:rsidRDefault="001E595F" w:rsidP="007F70EF">
            <w:pPr>
              <w:pStyle w:val="-Heading2"/>
              <w:spacing w:before="0"/>
              <w:rPr>
                <w:ins w:id="4395"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396" w:author="Mohamed Amer" w:date="2024-07-07T12:42:00Z" w16du:dateUtc="2024-07-07T09:42:00Z">
              <w:r w:rsidRPr="007F70EF">
                <w:rPr>
                  <w:rFonts w:ascii="Frutiger LT Arabic 45 Light" w:hAnsi="Frutiger LT Arabic 45 Light" w:cs="Frutiger LT Arabic 45 Light"/>
                  <w:b w:val="0"/>
                  <w:bCs w:val="0"/>
                  <w:color w:val="FFFFFF"/>
                  <w:sz w:val="24"/>
                  <w:szCs w:val="24"/>
                </w:rPr>
                <w:t>DISK SPACE</w:t>
              </w:r>
            </w:ins>
          </w:p>
        </w:tc>
        <w:tc>
          <w:tcPr>
            <w:tcW w:w="6682" w:type="dxa"/>
          </w:tcPr>
          <w:p w14:paraId="0E7B29C6" w14:textId="77777777" w:rsidR="001E595F" w:rsidRDefault="001E595F" w:rsidP="007F70EF">
            <w:pPr>
              <w:pStyle w:val="-Heading2"/>
              <w:spacing w:before="0"/>
              <w:rPr>
                <w:ins w:id="4397" w:author="Mohamed Amer" w:date="2024-07-07T12:42:00Z" w16du:dateUtc="2024-07-07T09:42:00Z"/>
                <w:rFonts w:asciiTheme="minorHAnsi" w:hAnsiTheme="minorHAnsi" w:cstheme="minorHAnsi"/>
                <w:b w:val="0"/>
                <w:bCs w:val="0"/>
                <w:sz w:val="20"/>
                <w:szCs w:val="20"/>
                <w:lang w:val="en-GB"/>
              </w:rPr>
            </w:pPr>
            <w:ins w:id="4398" w:author="Mohamed Amer" w:date="2024-07-07T12:42:00Z" w16du:dateUtc="2024-07-07T09:42:00Z">
              <w:r>
                <w:rPr>
                  <w:rFonts w:asciiTheme="minorHAnsi" w:hAnsiTheme="minorHAnsi" w:cstheme="minorHAnsi"/>
                  <w:b w:val="0"/>
                  <w:bCs w:val="0"/>
                  <w:sz w:val="20"/>
                  <w:szCs w:val="20"/>
                  <w:lang w:val="en-GB"/>
                </w:rPr>
                <w:t>60 C: Drive</w:t>
              </w:r>
            </w:ins>
          </w:p>
          <w:p w14:paraId="25FE5B2F" w14:textId="77777777" w:rsidR="001E595F" w:rsidRPr="007F70EF" w:rsidRDefault="001E595F" w:rsidP="007F70EF">
            <w:pPr>
              <w:pStyle w:val="-Heading2"/>
              <w:spacing w:before="0"/>
              <w:rPr>
                <w:ins w:id="4399" w:author="Mohamed Amer" w:date="2024-07-07T12:42:00Z" w16du:dateUtc="2024-07-07T09:42:00Z"/>
                <w:rFonts w:asciiTheme="minorHAnsi" w:hAnsiTheme="minorHAnsi" w:cstheme="minorHAnsi"/>
                <w:b w:val="0"/>
                <w:bCs w:val="0"/>
                <w:sz w:val="20"/>
                <w:szCs w:val="20"/>
                <w:lang w:val="en-GB"/>
              </w:rPr>
            </w:pPr>
            <w:ins w:id="4400" w:author="Mohamed Amer" w:date="2024-07-07T12:42:00Z" w16du:dateUtc="2024-07-07T09:42:00Z">
              <w:r w:rsidRPr="007F70EF">
                <w:rPr>
                  <w:rFonts w:asciiTheme="minorHAnsi" w:hAnsiTheme="minorHAnsi" w:cstheme="minorHAnsi"/>
                  <w:b w:val="0"/>
                  <w:bCs w:val="0"/>
                  <w:sz w:val="20"/>
                  <w:szCs w:val="20"/>
                  <w:lang w:val="en-GB"/>
                </w:rPr>
                <w:t>500 D: Drive</w:t>
              </w:r>
            </w:ins>
          </w:p>
        </w:tc>
      </w:tr>
      <w:tr w:rsidR="001E595F" w14:paraId="526FBFC7" w14:textId="77777777" w:rsidTr="007F70EF">
        <w:trPr>
          <w:ins w:id="4401" w:author="Mohamed Amer" w:date="2024-07-07T12:42:00Z"/>
        </w:trPr>
        <w:tc>
          <w:tcPr>
            <w:tcW w:w="3775" w:type="dxa"/>
            <w:shd w:val="clear" w:color="auto" w:fill="C00000"/>
            <w:vAlign w:val="center"/>
          </w:tcPr>
          <w:p w14:paraId="682EC94A" w14:textId="77777777" w:rsidR="001E595F" w:rsidRPr="007F70EF" w:rsidRDefault="001E595F" w:rsidP="007F70EF">
            <w:pPr>
              <w:pStyle w:val="-Heading2"/>
              <w:spacing w:before="0"/>
              <w:rPr>
                <w:ins w:id="4402"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403" w:author="Mohamed Amer" w:date="2024-07-07T12:42:00Z" w16du:dateUtc="2024-07-07T09:42:00Z">
              <w:r w:rsidRPr="007F70EF">
                <w:rPr>
                  <w:rFonts w:ascii="Frutiger LT Arabic 45 Light" w:hAnsi="Frutiger LT Arabic 45 Light" w:cs="Frutiger LT Arabic 45 Light"/>
                  <w:b w:val="0"/>
                  <w:bCs w:val="0"/>
                  <w:color w:val="FFFFFF"/>
                  <w:sz w:val="24"/>
                  <w:szCs w:val="24"/>
                </w:rPr>
                <w:t>OPERATING SYSTEM</w:t>
              </w:r>
            </w:ins>
          </w:p>
        </w:tc>
        <w:tc>
          <w:tcPr>
            <w:tcW w:w="6682" w:type="dxa"/>
          </w:tcPr>
          <w:p w14:paraId="65ED0F45" w14:textId="77777777" w:rsidR="001E595F" w:rsidRPr="007F70EF" w:rsidRDefault="001E595F" w:rsidP="007F70EF">
            <w:pPr>
              <w:pStyle w:val="-Heading2"/>
              <w:spacing w:before="0"/>
              <w:rPr>
                <w:ins w:id="4404" w:author="Mohamed Amer" w:date="2024-07-07T12:42:00Z" w16du:dateUtc="2024-07-07T09:42:00Z"/>
                <w:rFonts w:asciiTheme="minorHAnsi" w:hAnsiTheme="minorHAnsi" w:cstheme="minorHAnsi"/>
                <w:b w:val="0"/>
                <w:bCs w:val="0"/>
                <w:sz w:val="20"/>
                <w:szCs w:val="20"/>
                <w:lang w:val="en-GB"/>
              </w:rPr>
            </w:pPr>
            <w:ins w:id="4405" w:author="Mohamed Amer" w:date="2024-07-07T12:42:00Z" w16du:dateUtc="2024-07-07T09:42:00Z">
              <w:r w:rsidRPr="007F70EF">
                <w:rPr>
                  <w:rFonts w:asciiTheme="minorHAnsi" w:hAnsiTheme="minorHAnsi" w:cstheme="minorHAnsi"/>
                  <w:b w:val="0"/>
                  <w:bCs w:val="0"/>
                  <w:sz w:val="20"/>
                  <w:szCs w:val="20"/>
                  <w:lang w:val="en-GB"/>
                </w:rPr>
                <w:t>2016 , 2019 or 2022 Datacenter</w:t>
              </w:r>
            </w:ins>
          </w:p>
        </w:tc>
      </w:tr>
      <w:tr w:rsidR="001E595F" w14:paraId="6D853A8F" w14:textId="77777777" w:rsidTr="007F70EF">
        <w:trPr>
          <w:ins w:id="4406" w:author="Mohamed Amer" w:date="2024-07-07T12:42:00Z"/>
        </w:trPr>
        <w:tc>
          <w:tcPr>
            <w:tcW w:w="3775" w:type="dxa"/>
            <w:shd w:val="clear" w:color="auto" w:fill="C00000"/>
            <w:vAlign w:val="center"/>
          </w:tcPr>
          <w:p w14:paraId="241D1CD9" w14:textId="77777777" w:rsidR="001E595F" w:rsidRPr="007F70EF" w:rsidRDefault="001E595F" w:rsidP="007F70EF">
            <w:pPr>
              <w:pStyle w:val="-Heading2"/>
              <w:spacing w:before="0"/>
              <w:rPr>
                <w:ins w:id="4407"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408" w:author="Mohamed Amer" w:date="2024-07-07T12:42:00Z" w16du:dateUtc="2024-07-07T09:42:00Z">
              <w:r w:rsidRPr="007F70EF">
                <w:rPr>
                  <w:rFonts w:ascii="Frutiger LT Arabic 45 Light" w:hAnsi="Frutiger LT Arabic 45 Light" w:cs="Frutiger LT Arabic 45 Light"/>
                  <w:b w:val="0"/>
                  <w:bCs w:val="0"/>
                  <w:color w:val="FFFFFF"/>
                  <w:sz w:val="24"/>
                  <w:szCs w:val="24"/>
                </w:rPr>
                <w:t>CPU</w:t>
              </w:r>
            </w:ins>
          </w:p>
        </w:tc>
        <w:tc>
          <w:tcPr>
            <w:tcW w:w="6682" w:type="dxa"/>
          </w:tcPr>
          <w:p w14:paraId="0BE8655C" w14:textId="77777777" w:rsidR="001E595F" w:rsidRPr="007F70EF" w:rsidRDefault="001E595F" w:rsidP="007F70EF">
            <w:pPr>
              <w:pStyle w:val="-Heading2"/>
              <w:spacing w:before="0"/>
              <w:rPr>
                <w:ins w:id="4409" w:author="Mohamed Amer" w:date="2024-07-07T12:42:00Z" w16du:dateUtc="2024-07-07T09:42:00Z"/>
                <w:rFonts w:asciiTheme="minorHAnsi" w:hAnsiTheme="minorHAnsi" w:cstheme="minorHAnsi"/>
                <w:b w:val="0"/>
                <w:bCs w:val="0"/>
                <w:sz w:val="20"/>
                <w:szCs w:val="20"/>
                <w:lang w:val="en-GB"/>
              </w:rPr>
            </w:pPr>
            <w:ins w:id="4410" w:author="Mohamed Amer" w:date="2024-07-07T12:42:00Z" w16du:dateUtc="2024-07-07T09:42:00Z">
              <w:r w:rsidRPr="007F70EF">
                <w:rPr>
                  <w:rFonts w:asciiTheme="minorHAnsi" w:hAnsiTheme="minorHAnsi" w:cstheme="minorHAnsi"/>
                  <w:b w:val="0"/>
                  <w:bCs w:val="0"/>
                  <w:sz w:val="20"/>
                  <w:szCs w:val="20"/>
                  <w:lang w:val="en-GB"/>
                </w:rPr>
                <w:t>8 Cores</w:t>
              </w:r>
            </w:ins>
          </w:p>
        </w:tc>
      </w:tr>
      <w:tr w:rsidR="001E595F" w14:paraId="4F98A33B" w14:textId="77777777" w:rsidTr="007F70EF">
        <w:trPr>
          <w:ins w:id="4411" w:author="Mohamed Amer" w:date="2024-07-07T12:42:00Z"/>
        </w:trPr>
        <w:tc>
          <w:tcPr>
            <w:tcW w:w="3775" w:type="dxa"/>
            <w:shd w:val="clear" w:color="auto" w:fill="C00000"/>
            <w:vAlign w:val="center"/>
          </w:tcPr>
          <w:p w14:paraId="2B246C5F" w14:textId="77777777" w:rsidR="001E595F" w:rsidRPr="007F70EF" w:rsidRDefault="001E595F" w:rsidP="007F70EF">
            <w:pPr>
              <w:pStyle w:val="-Heading2"/>
              <w:spacing w:before="0"/>
              <w:rPr>
                <w:ins w:id="4412" w:author="Mohamed Amer" w:date="2024-07-07T12:42:00Z" w16du:dateUtc="2024-07-07T09:42:00Z"/>
                <w:rFonts w:ascii="Frutiger LT Arabic 45 Light" w:eastAsia="Calibri" w:hAnsi="Frutiger LT Arabic 45 Light" w:cs="Frutiger LT Arabic 45 Light"/>
                <w:b w:val="0"/>
                <w:bCs w:val="0"/>
                <w:i/>
                <w:iCs/>
                <w:color w:val="8A7967"/>
                <w:sz w:val="24"/>
                <w:szCs w:val="24"/>
              </w:rPr>
            </w:pPr>
            <w:ins w:id="4413" w:author="Mohamed Amer" w:date="2024-07-07T12:42:00Z" w16du:dateUtc="2024-07-07T09:42:00Z">
              <w:r w:rsidRPr="007F70EF">
                <w:rPr>
                  <w:rFonts w:ascii="Frutiger LT Arabic 45 Light" w:hAnsi="Frutiger LT Arabic 45 Light" w:cs="Frutiger LT Arabic 45 Light"/>
                  <w:b w:val="0"/>
                  <w:bCs w:val="0"/>
                  <w:color w:val="FFFFFF"/>
                  <w:sz w:val="24"/>
                  <w:szCs w:val="24"/>
                </w:rPr>
                <w:t>SECURITY ZONE</w:t>
              </w:r>
            </w:ins>
          </w:p>
        </w:tc>
        <w:tc>
          <w:tcPr>
            <w:tcW w:w="6682" w:type="dxa"/>
          </w:tcPr>
          <w:p w14:paraId="2F5E4C0F" w14:textId="77777777" w:rsidR="001E595F" w:rsidRPr="007F70EF" w:rsidRDefault="001E595F" w:rsidP="007F70EF">
            <w:pPr>
              <w:pStyle w:val="-Heading2"/>
              <w:spacing w:before="0"/>
              <w:rPr>
                <w:ins w:id="4414" w:author="Mohamed Amer" w:date="2024-07-07T12:42:00Z" w16du:dateUtc="2024-07-07T09:42:00Z"/>
                <w:rFonts w:asciiTheme="minorHAnsi" w:hAnsiTheme="minorHAnsi" w:cstheme="minorHAnsi"/>
                <w:b w:val="0"/>
                <w:bCs w:val="0"/>
                <w:sz w:val="20"/>
                <w:szCs w:val="20"/>
                <w:lang w:val="en-GB"/>
              </w:rPr>
            </w:pPr>
            <w:ins w:id="4415" w:author="Mohamed Amer" w:date="2024-07-07T12:42:00Z" w16du:dateUtc="2024-07-07T09:42:00Z">
              <w:r w:rsidRPr="007F70EF">
                <w:rPr>
                  <w:rFonts w:asciiTheme="minorHAnsi" w:hAnsiTheme="minorHAnsi" w:cstheme="minorHAnsi"/>
                  <w:b w:val="0"/>
                  <w:bCs w:val="0"/>
                  <w:sz w:val="20"/>
                  <w:szCs w:val="20"/>
                  <w:lang w:val="en-GB"/>
                </w:rPr>
                <w:t xml:space="preserve">To be provided by </w:t>
              </w:r>
              <w:r>
                <w:rPr>
                  <w:rFonts w:asciiTheme="minorHAnsi" w:hAnsiTheme="minorHAnsi" w:cstheme="minorHAnsi"/>
                  <w:b w:val="0"/>
                  <w:bCs w:val="0"/>
                  <w:sz w:val="20"/>
                  <w:szCs w:val="20"/>
                  <w:lang w:val="en-GB"/>
                </w:rPr>
                <w:t>SOC</w:t>
              </w:r>
              <w:r w:rsidRPr="007F70EF">
                <w:rPr>
                  <w:rFonts w:asciiTheme="minorHAnsi" w:hAnsiTheme="minorHAnsi" w:cstheme="minorHAnsi"/>
                  <w:b w:val="0"/>
                  <w:bCs w:val="0"/>
                  <w:sz w:val="20"/>
                  <w:szCs w:val="20"/>
                  <w:lang w:val="en-GB"/>
                </w:rPr>
                <w:t xml:space="preserve"> </w:t>
              </w:r>
            </w:ins>
          </w:p>
        </w:tc>
      </w:tr>
    </w:tbl>
    <w:p w14:paraId="02B1A0C4" w14:textId="77777777" w:rsidR="001E595F" w:rsidRDefault="001E595F" w:rsidP="00CB3C97">
      <w:pPr>
        <w:pStyle w:val="-Heading2"/>
        <w:rPr>
          <w:ins w:id="4416" w:author="Mohamed Amer" w:date="2024-06-13T04:56:00Z" w16du:dateUtc="2024-06-13T01:56:00Z"/>
          <w:rFonts w:ascii="Frutiger LT Arabic 45 Light" w:eastAsia="Calibri" w:hAnsi="Frutiger LT Arabic 45 Light" w:cs="Frutiger LT Arabic 45 Light"/>
          <w:i/>
          <w:iCs/>
          <w:color w:val="8A7967"/>
        </w:rPr>
      </w:pPr>
    </w:p>
    <w:p w14:paraId="0ACBB472" w14:textId="77777777" w:rsidR="008D7A86" w:rsidRDefault="008D7A86" w:rsidP="00CB3C97">
      <w:pPr>
        <w:pStyle w:val="-Heading2"/>
        <w:rPr>
          <w:ins w:id="4417" w:author="Mohamed Amer" w:date="2024-06-13T04:56:00Z" w16du:dateUtc="2024-06-13T01:56:00Z"/>
          <w:rFonts w:ascii="Frutiger LT Arabic 45 Light" w:eastAsia="Calibri" w:hAnsi="Frutiger LT Arabic 45 Light" w:cs="Frutiger LT Arabic 45 Light"/>
          <w:i/>
          <w:iCs/>
          <w:color w:val="8A7967"/>
        </w:rPr>
      </w:pPr>
    </w:p>
    <w:p w14:paraId="413EA657" w14:textId="44CD15D7" w:rsidR="004358C7" w:rsidRPr="00367045" w:rsidRDefault="00CF2456" w:rsidP="00CB3C97">
      <w:pPr>
        <w:pStyle w:val="-Heading2"/>
        <w:rPr>
          <w:rFonts w:ascii="Frutiger LT Arabic 45 Light" w:eastAsia="Calibri" w:hAnsi="Frutiger LT Arabic 45 Light" w:cs="Frutiger LT Arabic 45 Light"/>
          <w:i/>
          <w:iCs/>
          <w:color w:val="8A7967"/>
        </w:rPr>
      </w:pPr>
      <w:r w:rsidRPr="00367045">
        <w:rPr>
          <w:rFonts w:ascii="Frutiger LT Arabic 45 Light" w:eastAsia="Calibri" w:hAnsi="Frutiger LT Arabic 45 Light" w:cs="Frutiger LT Arabic 45 Light"/>
          <w:i/>
          <w:iCs/>
          <w:color w:val="8A7967"/>
        </w:rPr>
        <w:t>Virtualization</w:t>
      </w:r>
      <w:bookmarkEnd w:id="4148"/>
      <w:bookmarkEnd w:id="4149"/>
      <w:bookmarkEnd w:id="4150"/>
      <w:r w:rsidR="004358C7" w:rsidRPr="00367045">
        <w:rPr>
          <w:rFonts w:ascii="Frutiger LT Arabic 45 Light" w:eastAsia="Calibri" w:hAnsi="Frutiger LT Arabic 45 Light" w:cs="Frutiger LT Arabic 45 Light"/>
          <w:i/>
          <w:iCs/>
          <w:color w:val="8A7967"/>
        </w:rPr>
        <w:t xml:space="preserve"> </w:t>
      </w:r>
    </w:p>
    <w:p w14:paraId="1B803A37" w14:textId="77777777" w:rsidR="00B52F91" w:rsidRDefault="00B52F91" w:rsidP="00B52F91">
      <w:pPr>
        <w:jc w:val="both"/>
        <w:rPr>
          <w:ins w:id="4418" w:author="Islam Nady" w:date="2024-06-09T18:34:00Z"/>
          <w:rStyle w:val="-Normal"/>
          <w:rFonts w:ascii="Frutiger LT Arabic 45 Light" w:hAnsi="Frutiger LT Arabic 45 Light" w:cs="Frutiger LT Arabic 45 Light"/>
          <w:color w:val="000000" w:themeColor="text1"/>
        </w:rPr>
      </w:pPr>
      <w:ins w:id="4419" w:author="Islam Nady" w:date="2024-06-09T18:34:00Z">
        <w:r w:rsidRPr="00EB1F74">
          <w:rPr>
            <w:rStyle w:val="-Normal"/>
            <w:rFonts w:ascii="Frutiger LT Arabic 45 Light" w:hAnsi="Frutiger LT Arabic 45 Light" w:cs="Frutiger LT Arabic 45 Light"/>
            <w:color w:val="000000" w:themeColor="text1"/>
          </w:rPr>
          <w:t>The system is using virtual server(s). Virtual machines: A virtual machine is a collection of different solutions that virtualized below the operating system, whereby a thin layer of software enables a customer to run multiple identical or different operating systems and applications in isolation from each other. Like containers, a "virtual machine" can isolate faults so that the surrounding VMs can continue to run.</w:t>
        </w:r>
      </w:ins>
    </w:p>
    <w:p w14:paraId="214604F5" w14:textId="77777777" w:rsidR="00B52F91" w:rsidRDefault="00B52F91" w:rsidP="00B52F91">
      <w:pPr>
        <w:jc w:val="both"/>
        <w:rPr>
          <w:ins w:id="4420" w:author="Islam Nady" w:date="2024-06-09T18:34:00Z"/>
          <w:rStyle w:val="-Normal"/>
          <w:rFonts w:ascii="Frutiger LT Arabic 45 Light" w:hAnsi="Frutiger LT Arabic 45 Light" w:cs="Frutiger LT Arabic 45 Light"/>
          <w:color w:val="000000" w:themeColor="text1"/>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6"/>
        <w:gridCol w:w="8154"/>
      </w:tblGrid>
      <w:tr w:rsidR="00B52F91" w:rsidRPr="00BD22E6" w14:paraId="46A3F8F1" w14:textId="77777777" w:rsidTr="00E162B2">
        <w:trPr>
          <w:trHeight w:val="301"/>
          <w:ins w:id="4421" w:author="Islam Nady" w:date="2024-06-09T18:34:00Z"/>
        </w:trPr>
        <w:tc>
          <w:tcPr>
            <w:tcW w:w="2336" w:type="dxa"/>
            <w:shd w:val="clear" w:color="auto" w:fill="CF202E"/>
            <w:vAlign w:val="center"/>
          </w:tcPr>
          <w:p w14:paraId="1638EE98" w14:textId="77777777" w:rsidR="00B52F91" w:rsidRPr="00EE2F9C" w:rsidRDefault="00B52F91" w:rsidP="00E162B2">
            <w:pPr>
              <w:tabs>
                <w:tab w:val="right" w:pos="224"/>
              </w:tabs>
              <w:rPr>
                <w:ins w:id="4422" w:author="Islam Nady" w:date="2024-06-09T18:34:00Z"/>
                <w:rFonts w:ascii="Frutiger LT Arabic 45 Light" w:hAnsi="Frutiger LT Arabic 45 Light" w:cs="Frutiger LT Arabic 45 Light"/>
                <w:color w:val="FFFFFF" w:themeColor="background1"/>
              </w:rPr>
            </w:pPr>
            <w:ins w:id="4423" w:author="Islam Nady" w:date="2024-06-09T18:34:00Z">
              <w:r w:rsidRPr="00EE2F9C">
                <w:rPr>
                  <w:rFonts w:ascii="Frutiger LT Arabic 45 Light" w:hAnsi="Frutiger LT Arabic 45 Light" w:cs="Frutiger LT Arabic 45 Light"/>
                  <w:color w:val="FFFFFF" w:themeColor="background1"/>
                </w:rPr>
                <w:t>ENVIRONMENT</w:t>
              </w:r>
            </w:ins>
          </w:p>
        </w:tc>
        <w:tc>
          <w:tcPr>
            <w:tcW w:w="8154" w:type="dxa"/>
          </w:tcPr>
          <w:p w14:paraId="2125EA8D" w14:textId="1E25FF62" w:rsidR="00B52F91" w:rsidRPr="00EE2F9C" w:rsidRDefault="001E595F" w:rsidP="00E162B2">
            <w:pPr>
              <w:pStyle w:val="TableBodyText"/>
              <w:rPr>
                <w:ins w:id="4424" w:author="Islam Nady" w:date="2024-06-09T18:34:00Z"/>
                <w:rStyle w:val="-Normal"/>
                <w:rFonts w:ascii="Frutiger LT Arabic 45 Light" w:hAnsi="Frutiger LT Arabic 45 Light" w:cs="Frutiger LT Arabic 45 Light"/>
                <w:bCs w:val="0"/>
                <w:color w:val="000000" w:themeColor="text1"/>
              </w:rPr>
            </w:pPr>
            <w:ins w:id="4425" w:author="Mohamed Amer" w:date="2024-07-07T12:43:00Z" w16du:dateUtc="2024-07-07T09:43:00Z">
              <w:r>
                <w:rPr>
                  <w:rStyle w:val="-Normal"/>
                  <w:rFonts w:ascii="Frutiger LT Arabic 45 Light" w:hAnsi="Frutiger LT Arabic 45 Light" w:cs="Frutiger LT Arabic 45 Light"/>
                  <w:bCs w:val="0"/>
                  <w:color w:val="000000" w:themeColor="text1"/>
                </w:rPr>
                <w:t>P</w:t>
              </w:r>
              <w:r>
                <w:rPr>
                  <w:rStyle w:val="-Normal"/>
                  <w:color w:val="000000" w:themeColor="text1"/>
                </w:rPr>
                <w:t xml:space="preserve">roduction </w:t>
              </w:r>
            </w:ins>
            <w:ins w:id="4426" w:author="Islam Nady" w:date="2024-06-09T18:34:00Z">
              <w:r w:rsidR="00B52F91" w:rsidRPr="00EE2F9C">
                <w:rPr>
                  <w:rStyle w:val="-Normal"/>
                  <w:rFonts w:ascii="Frutiger LT Arabic 45 Light" w:hAnsi="Frutiger LT Arabic 45 Light" w:cs="Frutiger LT Arabic 45 Light"/>
                  <w:bCs w:val="0"/>
                  <w:color w:val="000000" w:themeColor="text1"/>
                </w:rPr>
                <w:t xml:space="preserve">Bot </w:t>
              </w:r>
              <w:del w:id="4427" w:author="Mohamed Amer" w:date="2024-06-13T04:59:00Z" w16du:dateUtc="2024-06-13T01:59:00Z">
                <w:r w:rsidR="00B52F91" w:rsidDel="008D7A86">
                  <w:rPr>
                    <w:rStyle w:val="-Normal"/>
                    <w:rFonts w:ascii="Frutiger LT Arabic 45 Light" w:hAnsi="Frutiger LT Arabic 45 Light" w:cs="Frutiger LT Arabic 45 Light"/>
                    <w:bCs w:val="0"/>
                    <w:color w:val="000000" w:themeColor="text1"/>
                  </w:rPr>
                  <w:delText xml:space="preserve">Runner </w:delText>
                </w:r>
              </w:del>
              <w:r w:rsidR="00B52F91" w:rsidRPr="00EE2F9C">
                <w:rPr>
                  <w:rStyle w:val="-Normal"/>
                  <w:rFonts w:ascii="Frutiger LT Arabic 45 Light" w:hAnsi="Frutiger LT Arabic 45 Light" w:cs="Frutiger LT Arabic 45 Light"/>
                  <w:bCs w:val="0"/>
                  <w:color w:val="000000" w:themeColor="text1"/>
                </w:rPr>
                <w:t xml:space="preserve">Agent – </w:t>
              </w:r>
              <w:r w:rsidR="00B52F91">
                <w:rPr>
                  <w:rStyle w:val="-Normal"/>
                  <w:rFonts w:ascii="Frutiger LT Arabic 45 Light" w:hAnsi="Frutiger LT Arabic 45 Light" w:cs="Frutiger LT Arabic 45 Light"/>
                  <w:bCs w:val="0"/>
                  <w:color w:val="000000" w:themeColor="text1"/>
                </w:rPr>
                <w:t>3</w:t>
              </w:r>
              <w:r w:rsidR="00B52F91" w:rsidRPr="00EE2F9C">
                <w:rPr>
                  <w:rStyle w:val="-Normal"/>
                  <w:rFonts w:ascii="Frutiger LT Arabic 45 Light" w:hAnsi="Frutiger LT Arabic 45 Light" w:cs="Frutiger LT Arabic 45 Light"/>
                  <w:bCs w:val="0"/>
                  <w:color w:val="000000" w:themeColor="text1"/>
                </w:rPr>
                <w:t xml:space="preserve"> VM</w:t>
              </w:r>
              <w:r w:rsidR="00B52F91">
                <w:rPr>
                  <w:rStyle w:val="-Normal"/>
                  <w:rFonts w:ascii="Frutiger LT Arabic 45 Light" w:hAnsi="Frutiger LT Arabic 45 Light" w:cs="Frutiger LT Arabic 45 Light"/>
                  <w:bCs w:val="0"/>
                  <w:color w:val="000000" w:themeColor="text1"/>
                </w:rPr>
                <w:t xml:space="preserve"> </w:t>
              </w:r>
              <w:r w:rsidR="00B52F91" w:rsidRPr="00EE2F9C">
                <w:rPr>
                  <w:rStyle w:val="-Normal"/>
                  <w:rFonts w:ascii="Frutiger LT Arabic 45 Light" w:hAnsi="Frutiger LT Arabic 45 Light" w:cs="Frutiger LT Arabic 45 Light"/>
                  <w:bCs w:val="0"/>
                  <w:color w:val="000000" w:themeColor="text1"/>
                </w:rPr>
                <w:t>(virtual PC)</w:t>
              </w:r>
            </w:ins>
          </w:p>
        </w:tc>
      </w:tr>
      <w:tr w:rsidR="00B52F91" w:rsidRPr="00BD22E6" w14:paraId="73E071C2" w14:textId="77777777" w:rsidTr="00E162B2">
        <w:trPr>
          <w:trHeight w:val="238"/>
          <w:ins w:id="4428" w:author="Islam Nady" w:date="2024-06-09T18:34:00Z"/>
        </w:trPr>
        <w:tc>
          <w:tcPr>
            <w:tcW w:w="2336" w:type="dxa"/>
            <w:shd w:val="clear" w:color="auto" w:fill="CF202E"/>
            <w:vAlign w:val="center"/>
          </w:tcPr>
          <w:p w14:paraId="1B92079A" w14:textId="77777777" w:rsidR="00B52F91" w:rsidRPr="00EE2F9C" w:rsidRDefault="00B52F91" w:rsidP="00E162B2">
            <w:pPr>
              <w:tabs>
                <w:tab w:val="right" w:pos="224"/>
              </w:tabs>
              <w:rPr>
                <w:ins w:id="4429" w:author="Islam Nady" w:date="2024-06-09T18:34:00Z"/>
                <w:rFonts w:ascii="Frutiger LT Arabic 45 Light" w:hAnsi="Frutiger LT Arabic 45 Light" w:cs="Frutiger LT Arabic 45 Light"/>
                <w:color w:val="FFFFFF" w:themeColor="background1"/>
              </w:rPr>
            </w:pPr>
            <w:ins w:id="4430" w:author="Islam Nady" w:date="2024-06-09T18:34:00Z">
              <w:r w:rsidRPr="00EE2F9C">
                <w:rPr>
                  <w:rFonts w:ascii="Frutiger LT Arabic 45 Light" w:hAnsi="Frutiger LT Arabic 45 Light" w:cs="Frutiger LT Arabic 45 Light"/>
                  <w:color w:val="FFFFFF" w:themeColor="background1"/>
                </w:rPr>
                <w:t>SERVER NAME</w:t>
              </w:r>
            </w:ins>
          </w:p>
        </w:tc>
        <w:tc>
          <w:tcPr>
            <w:tcW w:w="8154" w:type="dxa"/>
          </w:tcPr>
          <w:p w14:paraId="4C3A4E73" w14:textId="77777777" w:rsidR="00B52F91" w:rsidRPr="00EE2F9C" w:rsidRDefault="00B52F91" w:rsidP="00E162B2">
            <w:pPr>
              <w:pStyle w:val="TableBodyText"/>
              <w:rPr>
                <w:ins w:id="4431" w:author="Islam Nady" w:date="2024-06-09T18:34:00Z"/>
                <w:rStyle w:val="-Normal"/>
                <w:rFonts w:ascii="Frutiger LT Arabic 45 Light" w:hAnsi="Frutiger LT Arabic 45 Light" w:cs="Frutiger LT Arabic 45 Light"/>
                <w:bCs w:val="0"/>
                <w:color w:val="000000" w:themeColor="text1"/>
              </w:rPr>
            </w:pPr>
            <w:ins w:id="4432" w:author="Islam Nady" w:date="2024-06-09T18:34:00Z">
              <w:r w:rsidRPr="00EE2F9C">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p>
        </w:tc>
      </w:tr>
      <w:tr w:rsidR="00B52F91" w:rsidRPr="00BD22E6" w14:paraId="174E7651" w14:textId="77777777" w:rsidTr="00E162B2">
        <w:trPr>
          <w:trHeight w:val="238"/>
          <w:ins w:id="4433" w:author="Islam Nady" w:date="2024-06-09T18:34:00Z"/>
        </w:trPr>
        <w:tc>
          <w:tcPr>
            <w:tcW w:w="2336" w:type="dxa"/>
            <w:shd w:val="clear" w:color="auto" w:fill="CF202E"/>
            <w:vAlign w:val="center"/>
          </w:tcPr>
          <w:p w14:paraId="04791378" w14:textId="77777777" w:rsidR="00B52F91" w:rsidRPr="00EE2F9C" w:rsidRDefault="00B52F91" w:rsidP="00E162B2">
            <w:pPr>
              <w:tabs>
                <w:tab w:val="right" w:pos="224"/>
              </w:tabs>
              <w:rPr>
                <w:ins w:id="4434" w:author="Islam Nady" w:date="2024-06-09T18:34:00Z"/>
                <w:rFonts w:ascii="Frutiger LT Arabic 45 Light" w:hAnsi="Frutiger LT Arabic 45 Light" w:cs="Frutiger LT Arabic 45 Light"/>
                <w:color w:val="FFFFFF" w:themeColor="background1"/>
              </w:rPr>
            </w:pPr>
            <w:ins w:id="4435" w:author="Islam Nady" w:date="2024-06-09T18:34:00Z">
              <w:r w:rsidRPr="00EE2F9C">
                <w:rPr>
                  <w:rFonts w:ascii="Frutiger LT Arabic 45 Light" w:hAnsi="Frutiger LT Arabic 45 Light" w:cs="Frutiger LT Arabic 45 Light"/>
                  <w:color w:val="FFFFFF" w:themeColor="background1"/>
                </w:rPr>
                <w:t>DESCRIPTION</w:t>
              </w:r>
            </w:ins>
          </w:p>
        </w:tc>
        <w:tc>
          <w:tcPr>
            <w:tcW w:w="8154" w:type="dxa"/>
          </w:tcPr>
          <w:p w14:paraId="33EC9CF7" w14:textId="77777777" w:rsidR="00B52F91" w:rsidRPr="00EE2F9C" w:rsidRDefault="00B52F91" w:rsidP="00E162B2">
            <w:pPr>
              <w:pStyle w:val="TableBodyText"/>
              <w:rPr>
                <w:ins w:id="4436" w:author="Islam Nady" w:date="2024-06-09T18:34:00Z"/>
                <w:rStyle w:val="-Normal"/>
                <w:rFonts w:ascii="Frutiger LT Arabic 45 Light" w:hAnsi="Frutiger LT Arabic 45 Light" w:cs="Frutiger LT Arabic 45 Light"/>
                <w:bCs w:val="0"/>
                <w:color w:val="000000" w:themeColor="text1"/>
              </w:rPr>
            </w:pPr>
            <w:ins w:id="4437" w:author="Islam Nady" w:date="2024-06-09T18:34:00Z">
              <w:r>
                <w:rPr>
                  <w:rStyle w:val="-Normal"/>
                  <w:rFonts w:ascii="Frutiger LT Arabic 45 Light" w:hAnsi="Frutiger LT Arabic 45 Light" w:cs="Frutiger LT Arabic 45 Light"/>
                  <w:bCs w:val="0"/>
                  <w:color w:val="000000" w:themeColor="text1"/>
                </w:rPr>
                <w:t>Bot Runner</w:t>
              </w:r>
            </w:ins>
          </w:p>
        </w:tc>
      </w:tr>
      <w:tr w:rsidR="00B52F91" w:rsidRPr="00BD22E6" w14:paraId="11E97758" w14:textId="77777777" w:rsidTr="00E162B2">
        <w:trPr>
          <w:trHeight w:val="256"/>
          <w:ins w:id="4438" w:author="Islam Nady" w:date="2024-06-09T18:34:00Z"/>
        </w:trPr>
        <w:tc>
          <w:tcPr>
            <w:tcW w:w="2336" w:type="dxa"/>
            <w:shd w:val="clear" w:color="auto" w:fill="CF202E"/>
            <w:vAlign w:val="center"/>
          </w:tcPr>
          <w:p w14:paraId="381DB8F3" w14:textId="77777777" w:rsidR="00B52F91" w:rsidRPr="00EE2F9C" w:rsidRDefault="00B52F91" w:rsidP="00E162B2">
            <w:pPr>
              <w:tabs>
                <w:tab w:val="right" w:pos="224"/>
              </w:tabs>
              <w:rPr>
                <w:ins w:id="4439" w:author="Islam Nady" w:date="2024-06-09T18:34:00Z"/>
                <w:rFonts w:ascii="Frutiger LT Arabic 45 Light" w:hAnsi="Frutiger LT Arabic 45 Light" w:cs="Frutiger LT Arabic 45 Light"/>
                <w:color w:val="FFFFFF" w:themeColor="background1"/>
              </w:rPr>
            </w:pPr>
            <w:ins w:id="4440" w:author="Islam Nady" w:date="2024-06-09T18:34:00Z">
              <w:r w:rsidRPr="00EE2F9C">
                <w:rPr>
                  <w:rFonts w:ascii="Frutiger LT Arabic 45 Light" w:hAnsi="Frutiger LT Arabic 45 Light" w:cs="Frutiger LT Arabic 45 Light"/>
                  <w:color w:val="FFFFFF" w:themeColor="background1"/>
                </w:rPr>
                <w:t>IP ADDRESS</w:t>
              </w:r>
            </w:ins>
          </w:p>
        </w:tc>
        <w:tc>
          <w:tcPr>
            <w:tcW w:w="8154" w:type="dxa"/>
          </w:tcPr>
          <w:p w14:paraId="674D0C9B" w14:textId="77777777" w:rsidR="00B52F91" w:rsidRPr="00EE2F9C" w:rsidRDefault="00B52F91" w:rsidP="00E162B2">
            <w:pPr>
              <w:pStyle w:val="TableBodyText"/>
              <w:rPr>
                <w:ins w:id="4441" w:author="Islam Nady" w:date="2024-06-09T18:34:00Z"/>
                <w:rStyle w:val="-Normal"/>
                <w:rFonts w:ascii="Frutiger LT Arabic 45 Light" w:hAnsi="Frutiger LT Arabic 45 Light" w:cs="Frutiger LT Arabic 45 Light"/>
                <w:bCs w:val="0"/>
                <w:color w:val="000000" w:themeColor="text1"/>
              </w:rPr>
            </w:pPr>
            <w:ins w:id="4442" w:author="Islam Nady" w:date="2024-06-09T18:34:00Z">
              <w:r w:rsidRPr="00EE2F9C">
                <w:rPr>
                  <w:rStyle w:val="-Normal"/>
                  <w:rFonts w:ascii="Frutiger LT Arabic 45 Light" w:hAnsi="Frutiger LT Arabic 45 Light" w:cs="Frutiger LT Arabic 45 Light"/>
                  <w:bCs w:val="0"/>
                  <w:color w:val="000000" w:themeColor="text1"/>
                </w:rPr>
                <w:t>To be provided by NCD</w:t>
              </w:r>
            </w:ins>
          </w:p>
        </w:tc>
      </w:tr>
      <w:tr w:rsidR="00B52F91" w:rsidRPr="00BD22E6" w14:paraId="034A2FD0" w14:textId="77777777" w:rsidTr="00E162B2">
        <w:trPr>
          <w:ins w:id="4443" w:author="Islam Nady" w:date="2024-06-09T18:34:00Z"/>
        </w:trPr>
        <w:tc>
          <w:tcPr>
            <w:tcW w:w="2336" w:type="dxa"/>
            <w:shd w:val="clear" w:color="auto" w:fill="CF202E"/>
            <w:vAlign w:val="center"/>
          </w:tcPr>
          <w:p w14:paraId="44942710" w14:textId="77777777" w:rsidR="00B52F91" w:rsidRPr="00EE2F9C" w:rsidRDefault="00B52F91" w:rsidP="00E162B2">
            <w:pPr>
              <w:tabs>
                <w:tab w:val="right" w:pos="224"/>
              </w:tabs>
              <w:rPr>
                <w:ins w:id="4444" w:author="Islam Nady" w:date="2024-06-09T18:34:00Z"/>
                <w:rFonts w:ascii="Frutiger LT Arabic 45 Light" w:hAnsi="Frutiger LT Arabic 45 Light" w:cs="Frutiger LT Arabic 45 Light"/>
                <w:color w:val="FFFFFF" w:themeColor="background1"/>
              </w:rPr>
            </w:pPr>
            <w:ins w:id="4445" w:author="Islam Nady" w:date="2024-06-09T18:34:00Z">
              <w:r w:rsidRPr="00EE2F9C">
                <w:rPr>
                  <w:rFonts w:ascii="Frutiger LT Arabic 45 Light" w:hAnsi="Frutiger LT Arabic 45 Light" w:cs="Frutiger LT Arabic 45 Light"/>
                  <w:color w:val="FFFFFF" w:themeColor="background1"/>
                </w:rPr>
                <w:t>RAM</w:t>
              </w:r>
            </w:ins>
          </w:p>
        </w:tc>
        <w:tc>
          <w:tcPr>
            <w:tcW w:w="8154" w:type="dxa"/>
          </w:tcPr>
          <w:p w14:paraId="02AB5E38" w14:textId="77777777" w:rsidR="00B52F91" w:rsidRPr="00EE2F9C" w:rsidRDefault="00B52F91" w:rsidP="00E162B2">
            <w:pPr>
              <w:pStyle w:val="TableBodyText"/>
              <w:rPr>
                <w:ins w:id="4446" w:author="Islam Nady" w:date="2024-06-09T18:34:00Z"/>
                <w:rStyle w:val="-Normal"/>
                <w:rFonts w:ascii="Frutiger LT Arabic 45 Light" w:hAnsi="Frutiger LT Arabic 45 Light" w:cs="Frutiger LT Arabic 45 Light"/>
                <w:bCs w:val="0"/>
                <w:color w:val="000000" w:themeColor="text1"/>
              </w:rPr>
            </w:pPr>
            <w:ins w:id="4447" w:author="Islam Nady" w:date="2024-06-09T18:34:00Z">
              <w:r w:rsidRPr="00EE2F9C">
                <w:rPr>
                  <w:rStyle w:val="-Normal"/>
                  <w:rFonts w:ascii="Frutiger LT Arabic 45 Light" w:hAnsi="Frutiger LT Arabic 45 Light" w:cs="Frutiger LT Arabic 45 Light"/>
                  <w:bCs w:val="0"/>
                  <w:color w:val="000000" w:themeColor="text1"/>
                </w:rPr>
                <w:t>12</w:t>
              </w:r>
            </w:ins>
          </w:p>
        </w:tc>
      </w:tr>
      <w:tr w:rsidR="00B52F91" w:rsidRPr="00BD22E6" w14:paraId="4DB63513" w14:textId="77777777" w:rsidTr="00E162B2">
        <w:trPr>
          <w:ins w:id="4448" w:author="Islam Nady" w:date="2024-06-09T18:34:00Z"/>
        </w:trPr>
        <w:tc>
          <w:tcPr>
            <w:tcW w:w="2336" w:type="dxa"/>
            <w:shd w:val="clear" w:color="auto" w:fill="CF202E"/>
            <w:vAlign w:val="center"/>
          </w:tcPr>
          <w:p w14:paraId="5018EB26" w14:textId="77777777" w:rsidR="00B52F91" w:rsidRPr="00EE2F9C" w:rsidRDefault="00B52F91" w:rsidP="00E162B2">
            <w:pPr>
              <w:tabs>
                <w:tab w:val="right" w:pos="224"/>
              </w:tabs>
              <w:rPr>
                <w:ins w:id="4449" w:author="Islam Nady" w:date="2024-06-09T18:34:00Z"/>
                <w:rFonts w:ascii="Frutiger LT Arabic 45 Light" w:hAnsi="Frutiger LT Arabic 45 Light" w:cs="Frutiger LT Arabic 45 Light"/>
                <w:color w:val="FFFFFF" w:themeColor="background1"/>
              </w:rPr>
            </w:pPr>
            <w:ins w:id="4450" w:author="Islam Nady" w:date="2024-06-09T18:34:00Z">
              <w:r w:rsidRPr="00EE2F9C">
                <w:rPr>
                  <w:rFonts w:ascii="Frutiger LT Arabic 45 Light" w:hAnsi="Frutiger LT Arabic 45 Light" w:cs="Frutiger LT Arabic 45 Light"/>
                  <w:color w:val="FFFFFF" w:themeColor="background1"/>
                </w:rPr>
                <w:t>CONNECTION</w:t>
              </w:r>
            </w:ins>
          </w:p>
        </w:tc>
        <w:tc>
          <w:tcPr>
            <w:tcW w:w="8154" w:type="dxa"/>
          </w:tcPr>
          <w:p w14:paraId="6701DE33" w14:textId="77777777" w:rsidR="00B52F91" w:rsidRPr="00EE2F9C" w:rsidRDefault="00B52F91" w:rsidP="00E162B2">
            <w:pPr>
              <w:pStyle w:val="TableBodyText"/>
              <w:rPr>
                <w:ins w:id="4451" w:author="Islam Nady" w:date="2024-06-09T18:34:00Z"/>
                <w:rStyle w:val="-Normal"/>
                <w:rFonts w:ascii="Frutiger LT Arabic 45 Light" w:hAnsi="Frutiger LT Arabic 45 Light" w:cs="Frutiger LT Arabic 45 Light"/>
                <w:bCs w:val="0"/>
                <w:color w:val="000000" w:themeColor="text1"/>
              </w:rPr>
            </w:pPr>
          </w:p>
        </w:tc>
      </w:tr>
      <w:tr w:rsidR="00B52F91" w:rsidRPr="00BD22E6" w14:paraId="68193EA7" w14:textId="77777777" w:rsidTr="00E162B2">
        <w:trPr>
          <w:ins w:id="4452" w:author="Islam Nady" w:date="2024-06-09T18:34:00Z"/>
        </w:trPr>
        <w:tc>
          <w:tcPr>
            <w:tcW w:w="2336" w:type="dxa"/>
            <w:shd w:val="clear" w:color="auto" w:fill="CF202E"/>
            <w:vAlign w:val="center"/>
          </w:tcPr>
          <w:p w14:paraId="621EFEFB" w14:textId="77777777" w:rsidR="00B52F91" w:rsidRPr="00EE2F9C" w:rsidRDefault="00B52F91" w:rsidP="00E162B2">
            <w:pPr>
              <w:tabs>
                <w:tab w:val="right" w:pos="224"/>
              </w:tabs>
              <w:rPr>
                <w:ins w:id="4453" w:author="Islam Nady" w:date="2024-06-09T18:34:00Z"/>
                <w:rFonts w:ascii="Frutiger LT Arabic 45 Light" w:hAnsi="Frutiger LT Arabic 45 Light" w:cs="Frutiger LT Arabic 45 Light"/>
                <w:color w:val="FFFFFF" w:themeColor="background1"/>
              </w:rPr>
            </w:pPr>
            <w:ins w:id="4454" w:author="Islam Nady" w:date="2024-06-09T18:34:00Z">
              <w:r w:rsidRPr="00EE2F9C">
                <w:rPr>
                  <w:rFonts w:ascii="Frutiger LT Arabic 45 Light" w:hAnsi="Frutiger LT Arabic 45 Light" w:cs="Frutiger LT Arabic 45 Light"/>
                  <w:color w:val="FFFFFF" w:themeColor="background1"/>
                </w:rPr>
                <w:t>DISK SPACE</w:t>
              </w:r>
            </w:ins>
          </w:p>
        </w:tc>
        <w:tc>
          <w:tcPr>
            <w:tcW w:w="8154" w:type="dxa"/>
          </w:tcPr>
          <w:p w14:paraId="5A28BE4C" w14:textId="77777777" w:rsidR="00B52F91" w:rsidRPr="00EE2F9C" w:rsidRDefault="00B52F91" w:rsidP="00E162B2">
            <w:pPr>
              <w:pStyle w:val="TableBodyText"/>
              <w:rPr>
                <w:ins w:id="4455" w:author="Islam Nady" w:date="2024-06-09T18:34:00Z"/>
                <w:rStyle w:val="-Normal"/>
                <w:rFonts w:ascii="Frutiger LT Arabic 45 Light" w:hAnsi="Frutiger LT Arabic 45 Light" w:cs="Frutiger LT Arabic 45 Light"/>
                <w:bCs w:val="0"/>
                <w:color w:val="000000" w:themeColor="text1"/>
              </w:rPr>
            </w:pPr>
            <w:ins w:id="4456" w:author="Islam Nady" w:date="2024-06-09T18:34:00Z">
              <w:r w:rsidRPr="00EE2F9C">
                <w:rPr>
                  <w:rStyle w:val="-Normal"/>
                  <w:rFonts w:ascii="Frutiger LT Arabic 45 Light" w:hAnsi="Frutiger LT Arabic 45 Light" w:cs="Frutiger LT Arabic 45 Light"/>
                  <w:bCs w:val="0"/>
                  <w:color w:val="000000" w:themeColor="text1"/>
                </w:rPr>
                <w:t>50</w:t>
              </w:r>
            </w:ins>
          </w:p>
        </w:tc>
      </w:tr>
      <w:tr w:rsidR="00B52F91" w:rsidRPr="00BD22E6" w14:paraId="0EC1CCF9" w14:textId="77777777" w:rsidTr="00E162B2">
        <w:trPr>
          <w:ins w:id="4457" w:author="Islam Nady" w:date="2024-06-09T18:34:00Z"/>
        </w:trPr>
        <w:tc>
          <w:tcPr>
            <w:tcW w:w="2336" w:type="dxa"/>
            <w:shd w:val="clear" w:color="auto" w:fill="CF202E"/>
            <w:vAlign w:val="center"/>
          </w:tcPr>
          <w:p w14:paraId="2B856CBA" w14:textId="77777777" w:rsidR="00B52F91" w:rsidRPr="00EE2F9C" w:rsidRDefault="00B52F91" w:rsidP="00E162B2">
            <w:pPr>
              <w:tabs>
                <w:tab w:val="right" w:pos="224"/>
              </w:tabs>
              <w:rPr>
                <w:ins w:id="4458" w:author="Islam Nady" w:date="2024-06-09T18:34:00Z"/>
                <w:rFonts w:ascii="Frutiger LT Arabic 45 Light" w:hAnsi="Frutiger LT Arabic 45 Light" w:cs="Frutiger LT Arabic 45 Light"/>
                <w:color w:val="FFFFFF" w:themeColor="background1"/>
              </w:rPr>
            </w:pPr>
            <w:ins w:id="4459" w:author="Islam Nady" w:date="2024-06-09T18:34:00Z">
              <w:r w:rsidRPr="00EE2F9C">
                <w:rPr>
                  <w:rFonts w:ascii="Frutiger LT Arabic 45 Light" w:hAnsi="Frutiger LT Arabic 45 Light" w:cs="Frutiger LT Arabic 45 Light"/>
                  <w:color w:val="FFFFFF" w:themeColor="background1"/>
                </w:rPr>
                <w:t>OPERATING SYSTEM</w:t>
              </w:r>
            </w:ins>
          </w:p>
        </w:tc>
        <w:tc>
          <w:tcPr>
            <w:tcW w:w="8154" w:type="dxa"/>
          </w:tcPr>
          <w:p w14:paraId="38A8F02A" w14:textId="53099879" w:rsidR="00B52F91" w:rsidRDefault="00B52F91" w:rsidP="00E162B2">
            <w:pPr>
              <w:pStyle w:val="TableBodyText"/>
              <w:rPr>
                <w:ins w:id="4460" w:author="Islam Nady" w:date="2024-06-09T18:34:00Z"/>
                <w:rStyle w:val="-Normal"/>
                <w:rFonts w:ascii="Frutiger LT Arabic 45 Light" w:hAnsi="Frutiger LT Arabic 45 Light" w:cs="Frutiger LT Arabic 45 Light"/>
                <w:bCs w:val="0"/>
                <w:color w:val="000000" w:themeColor="text1"/>
              </w:rPr>
            </w:pPr>
            <w:ins w:id="4461" w:author="Islam Nady" w:date="2024-06-09T18:34:00Z">
              <w:r w:rsidRPr="00EE2F9C">
                <w:rPr>
                  <w:rStyle w:val="-Normal"/>
                  <w:rFonts w:ascii="Frutiger LT Arabic 45 Light" w:hAnsi="Frutiger LT Arabic 45 Light" w:cs="Frutiger LT Arabic 45 Light"/>
                  <w:bCs w:val="0"/>
                  <w:color w:val="000000" w:themeColor="text1"/>
                </w:rPr>
                <w:t>Windows 11 OR Windows 10</w:t>
              </w:r>
            </w:ins>
            <w:ins w:id="4462" w:author="Mohamed Amer" w:date="2024-06-13T04:47:00Z" w16du:dateUtc="2024-06-13T01:47:00Z">
              <w:r w:rsidR="00D736D7">
                <w:rPr>
                  <w:rStyle w:val="-Normal"/>
                  <w:rFonts w:ascii="Frutiger LT Arabic 45 Light" w:hAnsi="Frutiger LT Arabic 45 Light" w:cs="Frutiger LT Arabic 45 Light"/>
                  <w:bCs w:val="0"/>
                  <w:color w:val="000000" w:themeColor="text1"/>
                </w:rPr>
                <w:t xml:space="preserve"> or </w:t>
              </w:r>
              <w:r w:rsidR="00D736D7" w:rsidRPr="00D736D7">
                <w:rPr>
                  <w:rStyle w:val="-Normal"/>
                  <w:rFonts w:ascii="Frutiger LT Arabic 45 Light" w:hAnsi="Frutiger LT Arabic 45 Light" w:cs="Frutiger LT Arabic 45 Light"/>
                  <w:color w:val="000000" w:themeColor="text1"/>
                  <w:rPrChange w:id="4463" w:author="Mohamed Amer" w:date="2024-06-13T04:47:00Z" w16du:dateUtc="2024-06-13T01:47:00Z">
                    <w:rPr>
                      <w:rFonts w:asciiTheme="minorHAnsi" w:hAnsiTheme="minorHAnsi" w:cstheme="minorHAnsi"/>
                      <w:bCs w:val="0"/>
                      <w:color w:val="auto"/>
                      <w:sz w:val="20"/>
                      <w:szCs w:val="20"/>
                      <w:lang w:val="en-GB"/>
                    </w:rPr>
                  </w:rPrChange>
                </w:rPr>
                <w:t>2016 , 2019</w:t>
              </w:r>
            </w:ins>
          </w:p>
          <w:p w14:paraId="441257DF" w14:textId="77777777" w:rsidR="00B52F91" w:rsidRPr="00EE2F9C" w:rsidRDefault="00B52F91" w:rsidP="00E162B2">
            <w:pPr>
              <w:pStyle w:val="TableBodyText"/>
              <w:rPr>
                <w:ins w:id="4464" w:author="Islam Nady" w:date="2024-06-09T18:34:00Z"/>
                <w:rStyle w:val="-Normal"/>
                <w:rFonts w:ascii="Frutiger LT Arabic 45 Light" w:hAnsi="Frutiger LT Arabic 45 Light" w:cs="Frutiger LT Arabic 45 Light"/>
                <w:bCs w:val="0"/>
                <w:color w:val="000000" w:themeColor="text1"/>
              </w:rPr>
            </w:pPr>
            <w:ins w:id="4465" w:author="Islam Nady" w:date="2024-06-09T18:34:00Z">
              <w:r>
                <w:rPr>
                  <w:rStyle w:val="-Normal"/>
                  <w:rFonts w:ascii="Frutiger LT Arabic 45 Light" w:hAnsi="Frutiger LT Arabic 45 Light" w:cs="Frutiger LT Arabic 45 Light"/>
                  <w:bCs w:val="0"/>
                  <w:color w:val="000000" w:themeColor="text1"/>
                </w:rPr>
                <w:t>(</w:t>
              </w:r>
              <w:r w:rsidRPr="00356D25">
                <w:rPr>
                  <w:rStyle w:val="-Normal"/>
                  <w:rFonts w:ascii="Frutiger LT Arabic 45 Light" w:hAnsi="Frutiger LT Arabic 45 Light" w:cs="Frutiger LT Arabic 45 Light"/>
                  <w:bCs w:val="0"/>
                  <w:color w:val="000000" w:themeColor="text1"/>
                </w:rPr>
                <w:t>request to Involve client systems team to install the required applications</w:t>
              </w:r>
              <w:r>
                <w:rPr>
                  <w:rStyle w:val="-Normal"/>
                  <w:rFonts w:ascii="Frutiger LT Arabic 45 Light" w:hAnsi="Frutiger LT Arabic 45 Light" w:cs="Frutiger LT Arabic 45 Light"/>
                  <w:bCs w:val="0"/>
                  <w:color w:val="000000" w:themeColor="text1"/>
                </w:rPr>
                <w:t>)</w:t>
              </w:r>
            </w:ins>
          </w:p>
        </w:tc>
      </w:tr>
      <w:tr w:rsidR="00B52F91" w:rsidRPr="00BD22E6" w14:paraId="1067F7C4" w14:textId="77777777" w:rsidTr="00E162B2">
        <w:trPr>
          <w:ins w:id="4466" w:author="Islam Nady" w:date="2024-06-09T18:34:00Z"/>
        </w:trPr>
        <w:tc>
          <w:tcPr>
            <w:tcW w:w="2336" w:type="dxa"/>
            <w:shd w:val="clear" w:color="auto" w:fill="CF202E"/>
            <w:vAlign w:val="center"/>
          </w:tcPr>
          <w:p w14:paraId="3BE12075" w14:textId="77777777" w:rsidR="00B52F91" w:rsidRPr="00EE2F9C" w:rsidRDefault="00B52F91" w:rsidP="00E162B2">
            <w:pPr>
              <w:tabs>
                <w:tab w:val="right" w:pos="224"/>
              </w:tabs>
              <w:rPr>
                <w:ins w:id="4467" w:author="Islam Nady" w:date="2024-06-09T18:34:00Z"/>
                <w:rFonts w:ascii="Frutiger LT Arabic 45 Light" w:hAnsi="Frutiger LT Arabic 45 Light" w:cs="Frutiger LT Arabic 45 Light"/>
                <w:color w:val="FFFFFF" w:themeColor="background1"/>
              </w:rPr>
            </w:pPr>
            <w:ins w:id="4468" w:author="Islam Nady" w:date="2024-06-09T18:34:00Z">
              <w:r w:rsidRPr="00EE2F9C">
                <w:rPr>
                  <w:rFonts w:ascii="Frutiger LT Arabic 45 Light" w:hAnsi="Frutiger LT Arabic 45 Light" w:cs="Frutiger LT Arabic 45 Light"/>
                  <w:color w:val="FFFFFF" w:themeColor="background1"/>
                </w:rPr>
                <w:t>CPU</w:t>
              </w:r>
            </w:ins>
          </w:p>
        </w:tc>
        <w:tc>
          <w:tcPr>
            <w:tcW w:w="8154" w:type="dxa"/>
          </w:tcPr>
          <w:p w14:paraId="46A70497" w14:textId="77777777" w:rsidR="00B52F91" w:rsidRPr="00EE2F9C" w:rsidRDefault="00B52F91" w:rsidP="00E162B2">
            <w:pPr>
              <w:pStyle w:val="TableBodyText"/>
              <w:rPr>
                <w:ins w:id="4469" w:author="Islam Nady" w:date="2024-06-09T18:34:00Z"/>
                <w:rStyle w:val="-Normal"/>
                <w:rFonts w:ascii="Frutiger LT Arabic 45 Light" w:hAnsi="Frutiger LT Arabic 45 Light" w:cs="Frutiger LT Arabic 45 Light"/>
                <w:bCs w:val="0"/>
                <w:color w:val="000000" w:themeColor="text1"/>
              </w:rPr>
            </w:pPr>
            <w:ins w:id="4470" w:author="Islam Nady" w:date="2024-06-09T18:34:00Z">
              <w:r w:rsidRPr="00EE2F9C">
                <w:rPr>
                  <w:rStyle w:val="-Normal"/>
                  <w:rFonts w:ascii="Frutiger LT Arabic 45 Light" w:hAnsi="Frutiger LT Arabic 45 Light" w:cs="Frutiger LT Arabic 45 Light"/>
                  <w:bCs w:val="0"/>
                  <w:color w:val="000000" w:themeColor="text1"/>
                </w:rPr>
                <w:t>4 cores</w:t>
              </w:r>
            </w:ins>
          </w:p>
        </w:tc>
      </w:tr>
      <w:tr w:rsidR="00B52F91" w:rsidRPr="00BD22E6" w14:paraId="7E77DDC2" w14:textId="77777777" w:rsidTr="00E162B2">
        <w:trPr>
          <w:ins w:id="4471" w:author="Islam Nady" w:date="2024-06-09T18:34:00Z"/>
        </w:trPr>
        <w:tc>
          <w:tcPr>
            <w:tcW w:w="2336" w:type="dxa"/>
            <w:shd w:val="clear" w:color="auto" w:fill="CF202E"/>
            <w:vAlign w:val="center"/>
          </w:tcPr>
          <w:p w14:paraId="7F98C4AF" w14:textId="77777777" w:rsidR="00B52F91" w:rsidRPr="00EE2F9C" w:rsidRDefault="00B52F91" w:rsidP="00E162B2">
            <w:pPr>
              <w:tabs>
                <w:tab w:val="right" w:pos="224"/>
              </w:tabs>
              <w:rPr>
                <w:ins w:id="4472" w:author="Islam Nady" w:date="2024-06-09T18:34:00Z"/>
                <w:rFonts w:ascii="Frutiger LT Arabic 45 Light" w:hAnsi="Frutiger LT Arabic 45 Light" w:cs="Frutiger LT Arabic 45 Light"/>
                <w:color w:val="FFFFFF" w:themeColor="background1"/>
              </w:rPr>
            </w:pPr>
            <w:ins w:id="4473" w:author="Islam Nady" w:date="2024-06-09T18:34:00Z">
              <w:r w:rsidRPr="00EE2F9C">
                <w:rPr>
                  <w:rFonts w:ascii="Frutiger LT Arabic 45 Light" w:hAnsi="Frutiger LT Arabic 45 Light" w:cs="Frutiger LT Arabic 45 Light"/>
                  <w:color w:val="FFFFFF" w:themeColor="background1"/>
                </w:rPr>
                <w:t>SECURITY ZONE</w:t>
              </w:r>
            </w:ins>
          </w:p>
        </w:tc>
        <w:tc>
          <w:tcPr>
            <w:tcW w:w="8154" w:type="dxa"/>
          </w:tcPr>
          <w:p w14:paraId="22BE6D67" w14:textId="77777777" w:rsidR="00B52F91" w:rsidRPr="00EE2F9C" w:rsidRDefault="00B52F91" w:rsidP="00E162B2">
            <w:pPr>
              <w:pStyle w:val="TableBodyText"/>
              <w:rPr>
                <w:ins w:id="4474" w:author="Islam Nady" w:date="2024-06-09T18:34:00Z"/>
                <w:rStyle w:val="-Normal"/>
                <w:rFonts w:ascii="Frutiger LT Arabic 45 Light" w:hAnsi="Frutiger LT Arabic 45 Light" w:cs="Frutiger LT Arabic 45 Light"/>
                <w:bCs w:val="0"/>
                <w:color w:val="000000" w:themeColor="text1"/>
              </w:rPr>
            </w:pPr>
            <w:ins w:id="4475" w:author="Islam Nady" w:date="2024-06-09T18:34:00Z">
              <w:r w:rsidRPr="00EE2F9C">
                <w:rPr>
                  <w:rStyle w:val="-Normal"/>
                  <w:rFonts w:ascii="Frutiger LT Arabic 45 Light" w:hAnsi="Frutiger LT Arabic 45 Light" w:cs="Frutiger LT Arabic 45 Light"/>
                  <w:bCs w:val="0"/>
                  <w:color w:val="000000" w:themeColor="text1"/>
                </w:rPr>
                <w:t>To be provided by SOC</w:t>
              </w:r>
            </w:ins>
          </w:p>
        </w:tc>
      </w:tr>
    </w:tbl>
    <w:p w14:paraId="2CFE3584" w14:textId="77777777" w:rsidR="00302CFC" w:rsidRDefault="00302CFC" w:rsidP="00CB3C97">
      <w:pPr>
        <w:pStyle w:val="-Heading2"/>
        <w:rPr>
          <w:ins w:id="4476" w:author="Mohamed Amer" w:date="2024-07-28T16:48:00Z" w16du:dateUtc="2024-07-28T13:48:00Z"/>
          <w:rFonts w:ascii="Frutiger LT Arabic 45 Light" w:eastAsia="Calibri" w:hAnsi="Frutiger LT Arabic 45 Light" w:cs="Frutiger LT Arabic 45 Light"/>
          <w:i/>
          <w:iCs/>
          <w:color w:val="8A7967"/>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6"/>
        <w:gridCol w:w="8154"/>
      </w:tblGrid>
      <w:tr w:rsidR="00302CFC" w:rsidRPr="00EE2F9C" w14:paraId="6786EAD7" w14:textId="77777777" w:rsidTr="00E658D5">
        <w:trPr>
          <w:trHeight w:val="301"/>
          <w:ins w:id="4477" w:author="Mohamed Amer" w:date="2024-07-28T16:48:00Z"/>
        </w:trPr>
        <w:tc>
          <w:tcPr>
            <w:tcW w:w="2336" w:type="dxa"/>
            <w:shd w:val="clear" w:color="auto" w:fill="CF202E"/>
            <w:vAlign w:val="center"/>
          </w:tcPr>
          <w:p w14:paraId="549F8C3D" w14:textId="77777777" w:rsidR="00302CFC" w:rsidRPr="00EE2F9C" w:rsidRDefault="00302CFC" w:rsidP="00E658D5">
            <w:pPr>
              <w:tabs>
                <w:tab w:val="right" w:pos="224"/>
              </w:tabs>
              <w:rPr>
                <w:ins w:id="4478" w:author="Mohamed Amer" w:date="2024-07-28T16:48:00Z" w16du:dateUtc="2024-07-28T13:48:00Z"/>
                <w:rFonts w:ascii="Frutiger LT Arabic 45 Light" w:hAnsi="Frutiger LT Arabic 45 Light" w:cs="Frutiger LT Arabic 45 Light"/>
                <w:color w:val="FFFFFF" w:themeColor="background1"/>
              </w:rPr>
            </w:pPr>
            <w:ins w:id="4479" w:author="Mohamed Amer" w:date="2024-07-28T16:48:00Z" w16du:dateUtc="2024-07-28T13:48:00Z">
              <w:r w:rsidRPr="00EE2F9C">
                <w:rPr>
                  <w:rFonts w:ascii="Frutiger LT Arabic 45 Light" w:hAnsi="Frutiger LT Arabic 45 Light" w:cs="Frutiger LT Arabic 45 Light"/>
                  <w:color w:val="FFFFFF" w:themeColor="background1"/>
                </w:rPr>
                <w:t>ENVIRONMENT</w:t>
              </w:r>
            </w:ins>
          </w:p>
        </w:tc>
        <w:tc>
          <w:tcPr>
            <w:tcW w:w="8154" w:type="dxa"/>
          </w:tcPr>
          <w:p w14:paraId="07D3E864" w14:textId="77777777" w:rsidR="00302CFC" w:rsidRPr="00EE2F9C" w:rsidRDefault="00302CFC" w:rsidP="00E658D5">
            <w:pPr>
              <w:pStyle w:val="TableBodyText"/>
              <w:rPr>
                <w:ins w:id="4480" w:author="Mohamed Amer" w:date="2024-07-28T16:48:00Z" w16du:dateUtc="2024-07-28T13:48:00Z"/>
                <w:rStyle w:val="-Normal"/>
                <w:rFonts w:ascii="Frutiger LT Arabic 45 Light" w:hAnsi="Frutiger LT Arabic 45 Light" w:cs="Frutiger LT Arabic 45 Light"/>
                <w:bCs w:val="0"/>
                <w:color w:val="000000" w:themeColor="text1"/>
              </w:rPr>
            </w:pPr>
            <w:ins w:id="4481" w:author="Mohamed Amer" w:date="2024-07-28T16:48:00Z" w16du:dateUtc="2024-07-28T13:48:00Z">
              <w:r>
                <w:rPr>
                  <w:rStyle w:val="-Normal"/>
                  <w:bCs w:val="0"/>
                  <w:color w:val="000000" w:themeColor="text1"/>
                </w:rPr>
                <w:t>DR</w:t>
              </w:r>
              <w:r>
                <w:rPr>
                  <w:rStyle w:val="-Normal"/>
                  <w:color w:val="000000" w:themeColor="text1"/>
                </w:rPr>
                <w:t xml:space="preserve"> </w:t>
              </w:r>
              <w:r w:rsidRPr="00EE2F9C">
                <w:rPr>
                  <w:rStyle w:val="-Normal"/>
                  <w:rFonts w:ascii="Frutiger LT Arabic 45 Light" w:hAnsi="Frutiger LT Arabic 45 Light" w:cs="Frutiger LT Arabic 45 Light"/>
                  <w:bCs w:val="0"/>
                  <w:color w:val="000000" w:themeColor="text1"/>
                </w:rPr>
                <w:t xml:space="preserve">Bot Agent – </w:t>
              </w:r>
              <w:r>
                <w:rPr>
                  <w:rStyle w:val="-Normal"/>
                  <w:rFonts w:ascii="Frutiger LT Arabic 45 Light" w:hAnsi="Frutiger LT Arabic 45 Light" w:cs="Frutiger LT Arabic 45 Light"/>
                  <w:bCs w:val="0"/>
                  <w:color w:val="000000" w:themeColor="text1"/>
                </w:rPr>
                <w:t>3</w:t>
              </w:r>
              <w:r w:rsidRPr="00EE2F9C">
                <w:rPr>
                  <w:rStyle w:val="-Normal"/>
                  <w:rFonts w:ascii="Frutiger LT Arabic 45 Light" w:hAnsi="Frutiger LT Arabic 45 Light" w:cs="Frutiger LT Arabic 45 Light"/>
                  <w:bCs w:val="0"/>
                  <w:color w:val="000000" w:themeColor="text1"/>
                </w:rPr>
                <w:t xml:space="preserve"> VM</w:t>
              </w:r>
              <w:r>
                <w:rPr>
                  <w:rStyle w:val="-Normal"/>
                  <w:rFonts w:ascii="Frutiger LT Arabic 45 Light" w:hAnsi="Frutiger LT Arabic 45 Light" w:cs="Frutiger LT Arabic 45 Light"/>
                  <w:bCs w:val="0"/>
                  <w:color w:val="000000" w:themeColor="text1"/>
                </w:rPr>
                <w:t xml:space="preserve"> </w:t>
              </w:r>
              <w:r w:rsidRPr="00EE2F9C">
                <w:rPr>
                  <w:rStyle w:val="-Normal"/>
                  <w:rFonts w:ascii="Frutiger LT Arabic 45 Light" w:hAnsi="Frutiger LT Arabic 45 Light" w:cs="Frutiger LT Arabic 45 Light"/>
                  <w:bCs w:val="0"/>
                  <w:color w:val="000000" w:themeColor="text1"/>
                </w:rPr>
                <w:t>(virtual PC)</w:t>
              </w:r>
            </w:ins>
          </w:p>
        </w:tc>
      </w:tr>
      <w:tr w:rsidR="00302CFC" w:rsidRPr="00EE2F9C" w14:paraId="79A0CF8B" w14:textId="77777777" w:rsidTr="00E658D5">
        <w:trPr>
          <w:trHeight w:val="238"/>
          <w:ins w:id="4482" w:author="Mohamed Amer" w:date="2024-07-28T16:48:00Z"/>
        </w:trPr>
        <w:tc>
          <w:tcPr>
            <w:tcW w:w="2336" w:type="dxa"/>
            <w:shd w:val="clear" w:color="auto" w:fill="CF202E"/>
            <w:vAlign w:val="center"/>
          </w:tcPr>
          <w:p w14:paraId="3DEC21E2" w14:textId="77777777" w:rsidR="00302CFC" w:rsidRPr="00EE2F9C" w:rsidRDefault="00302CFC" w:rsidP="00E658D5">
            <w:pPr>
              <w:tabs>
                <w:tab w:val="right" w:pos="224"/>
              </w:tabs>
              <w:rPr>
                <w:ins w:id="4483" w:author="Mohamed Amer" w:date="2024-07-28T16:48:00Z" w16du:dateUtc="2024-07-28T13:48:00Z"/>
                <w:rFonts w:ascii="Frutiger LT Arabic 45 Light" w:hAnsi="Frutiger LT Arabic 45 Light" w:cs="Frutiger LT Arabic 45 Light"/>
                <w:color w:val="FFFFFF" w:themeColor="background1"/>
              </w:rPr>
            </w:pPr>
            <w:ins w:id="4484" w:author="Mohamed Amer" w:date="2024-07-28T16:48:00Z" w16du:dateUtc="2024-07-28T13:48:00Z">
              <w:r w:rsidRPr="00EE2F9C">
                <w:rPr>
                  <w:rFonts w:ascii="Frutiger LT Arabic 45 Light" w:hAnsi="Frutiger LT Arabic 45 Light" w:cs="Frutiger LT Arabic 45 Light"/>
                  <w:color w:val="FFFFFF" w:themeColor="background1"/>
                </w:rPr>
                <w:t>SERVER NAME</w:t>
              </w:r>
            </w:ins>
          </w:p>
        </w:tc>
        <w:tc>
          <w:tcPr>
            <w:tcW w:w="8154" w:type="dxa"/>
          </w:tcPr>
          <w:p w14:paraId="26DCA488" w14:textId="77777777" w:rsidR="00302CFC" w:rsidRPr="00EE2F9C" w:rsidRDefault="00302CFC" w:rsidP="00E658D5">
            <w:pPr>
              <w:pStyle w:val="TableBodyText"/>
              <w:rPr>
                <w:ins w:id="4485" w:author="Mohamed Amer" w:date="2024-07-28T16:48:00Z" w16du:dateUtc="2024-07-28T13:48:00Z"/>
                <w:rStyle w:val="-Normal"/>
                <w:rFonts w:ascii="Frutiger LT Arabic 45 Light" w:hAnsi="Frutiger LT Arabic 45 Light" w:cs="Frutiger LT Arabic 45 Light"/>
                <w:bCs w:val="0"/>
                <w:color w:val="000000" w:themeColor="text1"/>
              </w:rPr>
            </w:pPr>
            <w:ins w:id="4486" w:author="Mohamed Amer" w:date="2024-07-28T16:48:00Z" w16du:dateUtc="2024-07-28T13:48:00Z">
              <w:r w:rsidRPr="00EE2F9C">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p>
        </w:tc>
      </w:tr>
      <w:tr w:rsidR="00302CFC" w:rsidRPr="00EE2F9C" w14:paraId="2A5E8062" w14:textId="77777777" w:rsidTr="00E658D5">
        <w:trPr>
          <w:trHeight w:val="238"/>
          <w:ins w:id="4487" w:author="Mohamed Amer" w:date="2024-07-28T16:48:00Z"/>
        </w:trPr>
        <w:tc>
          <w:tcPr>
            <w:tcW w:w="2336" w:type="dxa"/>
            <w:shd w:val="clear" w:color="auto" w:fill="CF202E"/>
            <w:vAlign w:val="center"/>
          </w:tcPr>
          <w:p w14:paraId="2946F50B" w14:textId="77777777" w:rsidR="00302CFC" w:rsidRPr="00EE2F9C" w:rsidRDefault="00302CFC" w:rsidP="00E658D5">
            <w:pPr>
              <w:tabs>
                <w:tab w:val="right" w:pos="224"/>
              </w:tabs>
              <w:rPr>
                <w:ins w:id="4488" w:author="Mohamed Amer" w:date="2024-07-28T16:48:00Z" w16du:dateUtc="2024-07-28T13:48:00Z"/>
                <w:rFonts w:ascii="Frutiger LT Arabic 45 Light" w:hAnsi="Frutiger LT Arabic 45 Light" w:cs="Frutiger LT Arabic 45 Light"/>
                <w:color w:val="FFFFFF" w:themeColor="background1"/>
              </w:rPr>
            </w:pPr>
            <w:ins w:id="4489" w:author="Mohamed Amer" w:date="2024-07-28T16:48:00Z" w16du:dateUtc="2024-07-28T13:48:00Z">
              <w:r w:rsidRPr="00EE2F9C">
                <w:rPr>
                  <w:rFonts w:ascii="Frutiger LT Arabic 45 Light" w:hAnsi="Frutiger LT Arabic 45 Light" w:cs="Frutiger LT Arabic 45 Light"/>
                  <w:color w:val="FFFFFF" w:themeColor="background1"/>
                </w:rPr>
                <w:t>DESCRIPTION</w:t>
              </w:r>
            </w:ins>
          </w:p>
        </w:tc>
        <w:tc>
          <w:tcPr>
            <w:tcW w:w="8154" w:type="dxa"/>
          </w:tcPr>
          <w:p w14:paraId="2233700E" w14:textId="77777777" w:rsidR="00302CFC" w:rsidRPr="00EE2F9C" w:rsidRDefault="00302CFC" w:rsidP="00E658D5">
            <w:pPr>
              <w:pStyle w:val="TableBodyText"/>
              <w:rPr>
                <w:ins w:id="4490" w:author="Mohamed Amer" w:date="2024-07-28T16:48:00Z" w16du:dateUtc="2024-07-28T13:48:00Z"/>
                <w:rStyle w:val="-Normal"/>
                <w:rFonts w:ascii="Frutiger LT Arabic 45 Light" w:hAnsi="Frutiger LT Arabic 45 Light" w:cs="Frutiger LT Arabic 45 Light"/>
                <w:bCs w:val="0"/>
                <w:color w:val="000000" w:themeColor="text1"/>
              </w:rPr>
            </w:pPr>
            <w:ins w:id="4491" w:author="Mohamed Amer" w:date="2024-07-28T16:48:00Z" w16du:dateUtc="2024-07-28T13:48:00Z">
              <w:r>
                <w:rPr>
                  <w:rStyle w:val="-Normal"/>
                  <w:rFonts w:ascii="Frutiger LT Arabic 45 Light" w:hAnsi="Frutiger LT Arabic 45 Light" w:cs="Frutiger LT Arabic 45 Light"/>
                  <w:bCs w:val="0"/>
                  <w:color w:val="000000" w:themeColor="text1"/>
                </w:rPr>
                <w:t>Bot Runner</w:t>
              </w:r>
            </w:ins>
          </w:p>
        </w:tc>
      </w:tr>
      <w:tr w:rsidR="00302CFC" w:rsidRPr="00EE2F9C" w14:paraId="0E3A24C2" w14:textId="77777777" w:rsidTr="00E658D5">
        <w:trPr>
          <w:trHeight w:val="256"/>
          <w:ins w:id="4492" w:author="Mohamed Amer" w:date="2024-07-28T16:48:00Z"/>
        </w:trPr>
        <w:tc>
          <w:tcPr>
            <w:tcW w:w="2336" w:type="dxa"/>
            <w:shd w:val="clear" w:color="auto" w:fill="CF202E"/>
            <w:vAlign w:val="center"/>
          </w:tcPr>
          <w:p w14:paraId="06700B64" w14:textId="77777777" w:rsidR="00302CFC" w:rsidRPr="00EE2F9C" w:rsidRDefault="00302CFC" w:rsidP="00E658D5">
            <w:pPr>
              <w:tabs>
                <w:tab w:val="right" w:pos="224"/>
              </w:tabs>
              <w:rPr>
                <w:ins w:id="4493" w:author="Mohamed Amer" w:date="2024-07-28T16:48:00Z" w16du:dateUtc="2024-07-28T13:48:00Z"/>
                <w:rFonts w:ascii="Frutiger LT Arabic 45 Light" w:hAnsi="Frutiger LT Arabic 45 Light" w:cs="Frutiger LT Arabic 45 Light"/>
                <w:color w:val="FFFFFF" w:themeColor="background1"/>
              </w:rPr>
            </w:pPr>
            <w:ins w:id="4494" w:author="Mohamed Amer" w:date="2024-07-28T16:48:00Z" w16du:dateUtc="2024-07-28T13:48:00Z">
              <w:r w:rsidRPr="00EE2F9C">
                <w:rPr>
                  <w:rFonts w:ascii="Frutiger LT Arabic 45 Light" w:hAnsi="Frutiger LT Arabic 45 Light" w:cs="Frutiger LT Arabic 45 Light"/>
                  <w:color w:val="FFFFFF" w:themeColor="background1"/>
                </w:rPr>
                <w:t>IP ADDRESS</w:t>
              </w:r>
            </w:ins>
          </w:p>
        </w:tc>
        <w:tc>
          <w:tcPr>
            <w:tcW w:w="8154" w:type="dxa"/>
          </w:tcPr>
          <w:p w14:paraId="1371C25D" w14:textId="77777777" w:rsidR="00302CFC" w:rsidRPr="00EE2F9C" w:rsidRDefault="00302CFC" w:rsidP="00E658D5">
            <w:pPr>
              <w:pStyle w:val="TableBodyText"/>
              <w:rPr>
                <w:ins w:id="4495" w:author="Mohamed Amer" w:date="2024-07-28T16:48:00Z" w16du:dateUtc="2024-07-28T13:48:00Z"/>
                <w:rStyle w:val="-Normal"/>
                <w:rFonts w:ascii="Frutiger LT Arabic 45 Light" w:hAnsi="Frutiger LT Arabic 45 Light" w:cs="Frutiger LT Arabic 45 Light"/>
                <w:bCs w:val="0"/>
                <w:color w:val="000000" w:themeColor="text1"/>
              </w:rPr>
            </w:pPr>
            <w:ins w:id="4496" w:author="Mohamed Amer" w:date="2024-07-28T16:48:00Z" w16du:dateUtc="2024-07-28T13:48:00Z">
              <w:r w:rsidRPr="00EE2F9C">
                <w:rPr>
                  <w:rStyle w:val="-Normal"/>
                  <w:rFonts w:ascii="Frutiger LT Arabic 45 Light" w:hAnsi="Frutiger LT Arabic 45 Light" w:cs="Frutiger LT Arabic 45 Light"/>
                  <w:bCs w:val="0"/>
                  <w:color w:val="000000" w:themeColor="text1"/>
                </w:rPr>
                <w:t>To be provided by NCD</w:t>
              </w:r>
            </w:ins>
          </w:p>
        </w:tc>
      </w:tr>
      <w:tr w:rsidR="00302CFC" w:rsidRPr="00EE2F9C" w14:paraId="10347A30" w14:textId="77777777" w:rsidTr="00E658D5">
        <w:trPr>
          <w:ins w:id="4497" w:author="Mohamed Amer" w:date="2024-07-28T16:48:00Z"/>
        </w:trPr>
        <w:tc>
          <w:tcPr>
            <w:tcW w:w="2336" w:type="dxa"/>
            <w:shd w:val="clear" w:color="auto" w:fill="CF202E"/>
            <w:vAlign w:val="center"/>
          </w:tcPr>
          <w:p w14:paraId="67A0D814" w14:textId="77777777" w:rsidR="00302CFC" w:rsidRPr="00EE2F9C" w:rsidRDefault="00302CFC" w:rsidP="00E658D5">
            <w:pPr>
              <w:tabs>
                <w:tab w:val="right" w:pos="224"/>
              </w:tabs>
              <w:rPr>
                <w:ins w:id="4498" w:author="Mohamed Amer" w:date="2024-07-28T16:48:00Z" w16du:dateUtc="2024-07-28T13:48:00Z"/>
                <w:rFonts w:ascii="Frutiger LT Arabic 45 Light" w:hAnsi="Frutiger LT Arabic 45 Light" w:cs="Frutiger LT Arabic 45 Light"/>
                <w:color w:val="FFFFFF" w:themeColor="background1"/>
              </w:rPr>
            </w:pPr>
            <w:ins w:id="4499" w:author="Mohamed Amer" w:date="2024-07-28T16:48:00Z" w16du:dateUtc="2024-07-28T13:48:00Z">
              <w:r w:rsidRPr="00EE2F9C">
                <w:rPr>
                  <w:rFonts w:ascii="Frutiger LT Arabic 45 Light" w:hAnsi="Frutiger LT Arabic 45 Light" w:cs="Frutiger LT Arabic 45 Light"/>
                  <w:color w:val="FFFFFF" w:themeColor="background1"/>
                </w:rPr>
                <w:t>RAM</w:t>
              </w:r>
            </w:ins>
          </w:p>
        </w:tc>
        <w:tc>
          <w:tcPr>
            <w:tcW w:w="8154" w:type="dxa"/>
          </w:tcPr>
          <w:p w14:paraId="208E5A8C" w14:textId="77777777" w:rsidR="00302CFC" w:rsidRPr="00EE2F9C" w:rsidRDefault="00302CFC" w:rsidP="00E658D5">
            <w:pPr>
              <w:pStyle w:val="TableBodyText"/>
              <w:rPr>
                <w:ins w:id="4500" w:author="Mohamed Amer" w:date="2024-07-28T16:48:00Z" w16du:dateUtc="2024-07-28T13:48:00Z"/>
                <w:rStyle w:val="-Normal"/>
                <w:rFonts w:ascii="Frutiger LT Arabic 45 Light" w:hAnsi="Frutiger LT Arabic 45 Light" w:cs="Frutiger LT Arabic 45 Light"/>
                <w:bCs w:val="0"/>
                <w:color w:val="000000" w:themeColor="text1"/>
              </w:rPr>
            </w:pPr>
            <w:ins w:id="4501" w:author="Mohamed Amer" w:date="2024-07-28T16:48:00Z" w16du:dateUtc="2024-07-28T13:48:00Z">
              <w:r w:rsidRPr="00EE2F9C">
                <w:rPr>
                  <w:rStyle w:val="-Normal"/>
                  <w:rFonts w:ascii="Frutiger LT Arabic 45 Light" w:hAnsi="Frutiger LT Arabic 45 Light" w:cs="Frutiger LT Arabic 45 Light"/>
                  <w:bCs w:val="0"/>
                  <w:color w:val="000000" w:themeColor="text1"/>
                </w:rPr>
                <w:t>12</w:t>
              </w:r>
            </w:ins>
          </w:p>
        </w:tc>
      </w:tr>
      <w:tr w:rsidR="00302CFC" w:rsidRPr="00EE2F9C" w14:paraId="7330633B" w14:textId="77777777" w:rsidTr="00E658D5">
        <w:trPr>
          <w:ins w:id="4502" w:author="Mohamed Amer" w:date="2024-07-28T16:48:00Z"/>
        </w:trPr>
        <w:tc>
          <w:tcPr>
            <w:tcW w:w="2336" w:type="dxa"/>
            <w:shd w:val="clear" w:color="auto" w:fill="CF202E"/>
            <w:vAlign w:val="center"/>
          </w:tcPr>
          <w:p w14:paraId="4840484C" w14:textId="77777777" w:rsidR="00302CFC" w:rsidRPr="00EE2F9C" w:rsidRDefault="00302CFC" w:rsidP="00E658D5">
            <w:pPr>
              <w:tabs>
                <w:tab w:val="right" w:pos="224"/>
              </w:tabs>
              <w:rPr>
                <w:ins w:id="4503" w:author="Mohamed Amer" w:date="2024-07-28T16:48:00Z" w16du:dateUtc="2024-07-28T13:48:00Z"/>
                <w:rFonts w:ascii="Frutiger LT Arabic 45 Light" w:hAnsi="Frutiger LT Arabic 45 Light" w:cs="Frutiger LT Arabic 45 Light"/>
                <w:color w:val="FFFFFF" w:themeColor="background1"/>
              </w:rPr>
            </w:pPr>
            <w:ins w:id="4504" w:author="Mohamed Amer" w:date="2024-07-28T16:48:00Z" w16du:dateUtc="2024-07-28T13:48:00Z">
              <w:r w:rsidRPr="00EE2F9C">
                <w:rPr>
                  <w:rFonts w:ascii="Frutiger LT Arabic 45 Light" w:hAnsi="Frutiger LT Arabic 45 Light" w:cs="Frutiger LT Arabic 45 Light"/>
                  <w:color w:val="FFFFFF" w:themeColor="background1"/>
                </w:rPr>
                <w:t>CONNECTION</w:t>
              </w:r>
            </w:ins>
          </w:p>
        </w:tc>
        <w:tc>
          <w:tcPr>
            <w:tcW w:w="8154" w:type="dxa"/>
          </w:tcPr>
          <w:p w14:paraId="652262AD" w14:textId="77777777" w:rsidR="00302CFC" w:rsidRPr="00EE2F9C" w:rsidRDefault="00302CFC" w:rsidP="00E658D5">
            <w:pPr>
              <w:pStyle w:val="TableBodyText"/>
              <w:rPr>
                <w:ins w:id="4505" w:author="Mohamed Amer" w:date="2024-07-28T16:48:00Z" w16du:dateUtc="2024-07-28T13:48:00Z"/>
                <w:rStyle w:val="-Normal"/>
                <w:rFonts w:ascii="Frutiger LT Arabic 45 Light" w:hAnsi="Frutiger LT Arabic 45 Light" w:cs="Frutiger LT Arabic 45 Light"/>
                <w:bCs w:val="0"/>
                <w:color w:val="000000" w:themeColor="text1"/>
              </w:rPr>
            </w:pPr>
          </w:p>
        </w:tc>
      </w:tr>
      <w:tr w:rsidR="00302CFC" w:rsidRPr="00EE2F9C" w14:paraId="42DB45EF" w14:textId="77777777" w:rsidTr="00E658D5">
        <w:trPr>
          <w:ins w:id="4506" w:author="Mohamed Amer" w:date="2024-07-28T16:48:00Z"/>
        </w:trPr>
        <w:tc>
          <w:tcPr>
            <w:tcW w:w="2336" w:type="dxa"/>
            <w:shd w:val="clear" w:color="auto" w:fill="CF202E"/>
            <w:vAlign w:val="center"/>
          </w:tcPr>
          <w:p w14:paraId="225BCD37" w14:textId="77777777" w:rsidR="00302CFC" w:rsidRPr="00EE2F9C" w:rsidRDefault="00302CFC" w:rsidP="00E658D5">
            <w:pPr>
              <w:tabs>
                <w:tab w:val="right" w:pos="224"/>
              </w:tabs>
              <w:rPr>
                <w:ins w:id="4507" w:author="Mohamed Amer" w:date="2024-07-28T16:48:00Z" w16du:dateUtc="2024-07-28T13:48:00Z"/>
                <w:rFonts w:ascii="Frutiger LT Arabic 45 Light" w:hAnsi="Frutiger LT Arabic 45 Light" w:cs="Frutiger LT Arabic 45 Light"/>
                <w:color w:val="FFFFFF" w:themeColor="background1"/>
              </w:rPr>
            </w:pPr>
            <w:ins w:id="4508" w:author="Mohamed Amer" w:date="2024-07-28T16:48:00Z" w16du:dateUtc="2024-07-28T13:48:00Z">
              <w:r w:rsidRPr="00EE2F9C">
                <w:rPr>
                  <w:rFonts w:ascii="Frutiger LT Arabic 45 Light" w:hAnsi="Frutiger LT Arabic 45 Light" w:cs="Frutiger LT Arabic 45 Light"/>
                  <w:color w:val="FFFFFF" w:themeColor="background1"/>
                </w:rPr>
                <w:t>DISK SPACE</w:t>
              </w:r>
            </w:ins>
          </w:p>
        </w:tc>
        <w:tc>
          <w:tcPr>
            <w:tcW w:w="8154" w:type="dxa"/>
          </w:tcPr>
          <w:p w14:paraId="36DC7758" w14:textId="77777777" w:rsidR="00302CFC" w:rsidRPr="00EE2F9C" w:rsidRDefault="00302CFC" w:rsidP="00E658D5">
            <w:pPr>
              <w:pStyle w:val="TableBodyText"/>
              <w:rPr>
                <w:ins w:id="4509" w:author="Mohamed Amer" w:date="2024-07-28T16:48:00Z" w16du:dateUtc="2024-07-28T13:48:00Z"/>
                <w:rStyle w:val="-Normal"/>
                <w:rFonts w:ascii="Frutiger LT Arabic 45 Light" w:hAnsi="Frutiger LT Arabic 45 Light" w:cs="Frutiger LT Arabic 45 Light"/>
                <w:bCs w:val="0"/>
                <w:color w:val="000000" w:themeColor="text1"/>
              </w:rPr>
            </w:pPr>
            <w:ins w:id="4510" w:author="Mohamed Amer" w:date="2024-07-28T16:48:00Z" w16du:dateUtc="2024-07-28T13:48:00Z">
              <w:r w:rsidRPr="00EE2F9C">
                <w:rPr>
                  <w:rStyle w:val="-Normal"/>
                  <w:rFonts w:ascii="Frutiger LT Arabic 45 Light" w:hAnsi="Frutiger LT Arabic 45 Light" w:cs="Frutiger LT Arabic 45 Light"/>
                  <w:bCs w:val="0"/>
                  <w:color w:val="000000" w:themeColor="text1"/>
                </w:rPr>
                <w:t>50</w:t>
              </w:r>
            </w:ins>
          </w:p>
        </w:tc>
      </w:tr>
      <w:tr w:rsidR="00302CFC" w:rsidRPr="00EE2F9C" w14:paraId="3AD3633B" w14:textId="77777777" w:rsidTr="00E658D5">
        <w:trPr>
          <w:ins w:id="4511" w:author="Mohamed Amer" w:date="2024-07-28T16:48:00Z"/>
        </w:trPr>
        <w:tc>
          <w:tcPr>
            <w:tcW w:w="2336" w:type="dxa"/>
            <w:shd w:val="clear" w:color="auto" w:fill="CF202E"/>
            <w:vAlign w:val="center"/>
          </w:tcPr>
          <w:p w14:paraId="7116A8EE" w14:textId="77777777" w:rsidR="00302CFC" w:rsidRPr="00EE2F9C" w:rsidRDefault="00302CFC" w:rsidP="00E658D5">
            <w:pPr>
              <w:tabs>
                <w:tab w:val="right" w:pos="224"/>
              </w:tabs>
              <w:rPr>
                <w:ins w:id="4512" w:author="Mohamed Amer" w:date="2024-07-28T16:48:00Z" w16du:dateUtc="2024-07-28T13:48:00Z"/>
                <w:rFonts w:ascii="Frutiger LT Arabic 45 Light" w:hAnsi="Frutiger LT Arabic 45 Light" w:cs="Frutiger LT Arabic 45 Light"/>
                <w:color w:val="FFFFFF" w:themeColor="background1"/>
              </w:rPr>
            </w:pPr>
            <w:ins w:id="4513" w:author="Mohamed Amer" w:date="2024-07-28T16:48:00Z" w16du:dateUtc="2024-07-28T13:48:00Z">
              <w:r w:rsidRPr="00EE2F9C">
                <w:rPr>
                  <w:rFonts w:ascii="Frutiger LT Arabic 45 Light" w:hAnsi="Frutiger LT Arabic 45 Light" w:cs="Frutiger LT Arabic 45 Light"/>
                  <w:color w:val="FFFFFF" w:themeColor="background1"/>
                </w:rPr>
                <w:t>OPERATING SYSTEM</w:t>
              </w:r>
            </w:ins>
          </w:p>
        </w:tc>
        <w:tc>
          <w:tcPr>
            <w:tcW w:w="8154" w:type="dxa"/>
          </w:tcPr>
          <w:p w14:paraId="0D5B9AC4" w14:textId="77777777" w:rsidR="00302CFC" w:rsidRDefault="00302CFC" w:rsidP="00E658D5">
            <w:pPr>
              <w:pStyle w:val="TableBodyText"/>
              <w:rPr>
                <w:ins w:id="4514" w:author="Mohamed Amer" w:date="2024-07-28T16:48:00Z" w16du:dateUtc="2024-07-28T13:48:00Z"/>
                <w:rStyle w:val="-Normal"/>
                <w:rFonts w:ascii="Frutiger LT Arabic 45 Light" w:hAnsi="Frutiger LT Arabic 45 Light" w:cs="Frutiger LT Arabic 45 Light"/>
                <w:bCs w:val="0"/>
                <w:color w:val="000000" w:themeColor="text1"/>
              </w:rPr>
            </w:pPr>
            <w:ins w:id="4515" w:author="Mohamed Amer" w:date="2024-07-28T16:48:00Z" w16du:dateUtc="2024-07-28T13:48:00Z">
              <w:r w:rsidRPr="00EE2F9C">
                <w:rPr>
                  <w:rStyle w:val="-Normal"/>
                  <w:rFonts w:ascii="Frutiger LT Arabic 45 Light" w:hAnsi="Frutiger LT Arabic 45 Light" w:cs="Frutiger LT Arabic 45 Light"/>
                  <w:bCs w:val="0"/>
                  <w:color w:val="000000" w:themeColor="text1"/>
                </w:rPr>
                <w:t>Windows 11 OR Windows 10</w:t>
              </w:r>
              <w:r>
                <w:rPr>
                  <w:rStyle w:val="-Normal"/>
                  <w:rFonts w:ascii="Frutiger LT Arabic 45 Light" w:hAnsi="Frutiger LT Arabic 45 Light" w:cs="Frutiger LT Arabic 45 Light"/>
                  <w:bCs w:val="0"/>
                  <w:color w:val="000000" w:themeColor="text1"/>
                </w:rPr>
                <w:t xml:space="preserve"> or </w:t>
              </w:r>
              <w:r w:rsidRPr="007F70EF">
                <w:rPr>
                  <w:rStyle w:val="-Normal"/>
                  <w:rFonts w:ascii="Frutiger LT Arabic 45 Light" w:hAnsi="Frutiger LT Arabic 45 Light" w:cs="Frutiger LT Arabic 45 Light"/>
                  <w:color w:val="000000" w:themeColor="text1"/>
                </w:rPr>
                <w:t>2016 , 2019</w:t>
              </w:r>
            </w:ins>
          </w:p>
          <w:p w14:paraId="0E4CFEB0" w14:textId="77777777" w:rsidR="00302CFC" w:rsidRPr="00EE2F9C" w:rsidRDefault="00302CFC" w:rsidP="00E658D5">
            <w:pPr>
              <w:pStyle w:val="TableBodyText"/>
              <w:rPr>
                <w:ins w:id="4516" w:author="Mohamed Amer" w:date="2024-07-28T16:48:00Z" w16du:dateUtc="2024-07-28T13:48:00Z"/>
                <w:rStyle w:val="-Normal"/>
                <w:rFonts w:ascii="Frutiger LT Arabic 45 Light" w:hAnsi="Frutiger LT Arabic 45 Light" w:cs="Frutiger LT Arabic 45 Light"/>
                <w:bCs w:val="0"/>
                <w:color w:val="000000" w:themeColor="text1"/>
              </w:rPr>
            </w:pPr>
            <w:ins w:id="4517" w:author="Mohamed Amer" w:date="2024-07-28T16:48:00Z" w16du:dateUtc="2024-07-28T13:48:00Z">
              <w:r>
                <w:rPr>
                  <w:rStyle w:val="-Normal"/>
                  <w:rFonts w:ascii="Frutiger LT Arabic 45 Light" w:hAnsi="Frutiger LT Arabic 45 Light" w:cs="Frutiger LT Arabic 45 Light"/>
                  <w:bCs w:val="0"/>
                  <w:color w:val="000000" w:themeColor="text1"/>
                </w:rPr>
                <w:t>(</w:t>
              </w:r>
              <w:r w:rsidRPr="00356D25">
                <w:rPr>
                  <w:rStyle w:val="-Normal"/>
                  <w:rFonts w:ascii="Frutiger LT Arabic 45 Light" w:hAnsi="Frutiger LT Arabic 45 Light" w:cs="Frutiger LT Arabic 45 Light"/>
                  <w:bCs w:val="0"/>
                  <w:color w:val="000000" w:themeColor="text1"/>
                </w:rPr>
                <w:t>request to Involve client systems team to install the required applications</w:t>
              </w:r>
              <w:r>
                <w:rPr>
                  <w:rStyle w:val="-Normal"/>
                  <w:rFonts w:ascii="Frutiger LT Arabic 45 Light" w:hAnsi="Frutiger LT Arabic 45 Light" w:cs="Frutiger LT Arabic 45 Light"/>
                  <w:bCs w:val="0"/>
                  <w:color w:val="000000" w:themeColor="text1"/>
                </w:rPr>
                <w:t>)</w:t>
              </w:r>
            </w:ins>
          </w:p>
        </w:tc>
      </w:tr>
      <w:tr w:rsidR="00302CFC" w:rsidRPr="00EE2F9C" w14:paraId="7493D53B" w14:textId="77777777" w:rsidTr="00E658D5">
        <w:trPr>
          <w:ins w:id="4518" w:author="Mohamed Amer" w:date="2024-07-28T16:48:00Z"/>
        </w:trPr>
        <w:tc>
          <w:tcPr>
            <w:tcW w:w="2336" w:type="dxa"/>
            <w:shd w:val="clear" w:color="auto" w:fill="CF202E"/>
            <w:vAlign w:val="center"/>
          </w:tcPr>
          <w:p w14:paraId="5A92983D" w14:textId="77777777" w:rsidR="00302CFC" w:rsidRPr="00EE2F9C" w:rsidRDefault="00302CFC" w:rsidP="00E658D5">
            <w:pPr>
              <w:tabs>
                <w:tab w:val="right" w:pos="224"/>
              </w:tabs>
              <w:rPr>
                <w:ins w:id="4519" w:author="Mohamed Amer" w:date="2024-07-28T16:48:00Z" w16du:dateUtc="2024-07-28T13:48:00Z"/>
                <w:rFonts w:ascii="Frutiger LT Arabic 45 Light" w:hAnsi="Frutiger LT Arabic 45 Light" w:cs="Frutiger LT Arabic 45 Light"/>
                <w:color w:val="FFFFFF" w:themeColor="background1"/>
              </w:rPr>
            </w:pPr>
            <w:ins w:id="4520" w:author="Mohamed Amer" w:date="2024-07-28T16:48:00Z" w16du:dateUtc="2024-07-28T13:48:00Z">
              <w:r w:rsidRPr="00EE2F9C">
                <w:rPr>
                  <w:rFonts w:ascii="Frutiger LT Arabic 45 Light" w:hAnsi="Frutiger LT Arabic 45 Light" w:cs="Frutiger LT Arabic 45 Light"/>
                  <w:color w:val="FFFFFF" w:themeColor="background1"/>
                </w:rPr>
                <w:t>CPU</w:t>
              </w:r>
            </w:ins>
          </w:p>
        </w:tc>
        <w:tc>
          <w:tcPr>
            <w:tcW w:w="8154" w:type="dxa"/>
          </w:tcPr>
          <w:p w14:paraId="44E732C7" w14:textId="77777777" w:rsidR="00302CFC" w:rsidRPr="00EE2F9C" w:rsidRDefault="00302CFC" w:rsidP="00E658D5">
            <w:pPr>
              <w:pStyle w:val="TableBodyText"/>
              <w:rPr>
                <w:ins w:id="4521" w:author="Mohamed Amer" w:date="2024-07-28T16:48:00Z" w16du:dateUtc="2024-07-28T13:48:00Z"/>
                <w:rStyle w:val="-Normal"/>
                <w:rFonts w:ascii="Frutiger LT Arabic 45 Light" w:hAnsi="Frutiger LT Arabic 45 Light" w:cs="Frutiger LT Arabic 45 Light"/>
                <w:bCs w:val="0"/>
                <w:color w:val="000000" w:themeColor="text1"/>
              </w:rPr>
            </w:pPr>
            <w:ins w:id="4522" w:author="Mohamed Amer" w:date="2024-07-28T16:48:00Z" w16du:dateUtc="2024-07-28T13:48:00Z">
              <w:r w:rsidRPr="00EE2F9C">
                <w:rPr>
                  <w:rStyle w:val="-Normal"/>
                  <w:rFonts w:ascii="Frutiger LT Arabic 45 Light" w:hAnsi="Frutiger LT Arabic 45 Light" w:cs="Frutiger LT Arabic 45 Light"/>
                  <w:bCs w:val="0"/>
                  <w:color w:val="000000" w:themeColor="text1"/>
                </w:rPr>
                <w:t>4 cores</w:t>
              </w:r>
            </w:ins>
          </w:p>
        </w:tc>
      </w:tr>
      <w:tr w:rsidR="00302CFC" w:rsidRPr="00EE2F9C" w14:paraId="0AD2F793" w14:textId="77777777" w:rsidTr="00E658D5">
        <w:trPr>
          <w:ins w:id="4523" w:author="Mohamed Amer" w:date="2024-07-28T16:48:00Z"/>
        </w:trPr>
        <w:tc>
          <w:tcPr>
            <w:tcW w:w="2336" w:type="dxa"/>
            <w:shd w:val="clear" w:color="auto" w:fill="CF202E"/>
            <w:vAlign w:val="center"/>
          </w:tcPr>
          <w:p w14:paraId="66682993" w14:textId="77777777" w:rsidR="00302CFC" w:rsidRPr="00EE2F9C" w:rsidRDefault="00302CFC" w:rsidP="00E658D5">
            <w:pPr>
              <w:tabs>
                <w:tab w:val="right" w:pos="224"/>
              </w:tabs>
              <w:rPr>
                <w:ins w:id="4524" w:author="Mohamed Amer" w:date="2024-07-28T16:48:00Z" w16du:dateUtc="2024-07-28T13:48:00Z"/>
                <w:rFonts w:ascii="Frutiger LT Arabic 45 Light" w:hAnsi="Frutiger LT Arabic 45 Light" w:cs="Frutiger LT Arabic 45 Light"/>
                <w:color w:val="FFFFFF" w:themeColor="background1"/>
              </w:rPr>
            </w:pPr>
            <w:ins w:id="4525" w:author="Mohamed Amer" w:date="2024-07-28T16:48:00Z" w16du:dateUtc="2024-07-28T13:48:00Z">
              <w:r w:rsidRPr="00EE2F9C">
                <w:rPr>
                  <w:rFonts w:ascii="Frutiger LT Arabic 45 Light" w:hAnsi="Frutiger LT Arabic 45 Light" w:cs="Frutiger LT Arabic 45 Light"/>
                  <w:color w:val="FFFFFF" w:themeColor="background1"/>
                </w:rPr>
                <w:t>SECURITY ZONE</w:t>
              </w:r>
            </w:ins>
          </w:p>
        </w:tc>
        <w:tc>
          <w:tcPr>
            <w:tcW w:w="8154" w:type="dxa"/>
          </w:tcPr>
          <w:p w14:paraId="450FD108" w14:textId="77777777" w:rsidR="00302CFC" w:rsidRPr="00EE2F9C" w:rsidRDefault="00302CFC" w:rsidP="00E658D5">
            <w:pPr>
              <w:pStyle w:val="TableBodyText"/>
              <w:rPr>
                <w:ins w:id="4526" w:author="Mohamed Amer" w:date="2024-07-28T16:48:00Z" w16du:dateUtc="2024-07-28T13:48:00Z"/>
                <w:rStyle w:val="-Normal"/>
                <w:rFonts w:ascii="Frutiger LT Arabic 45 Light" w:hAnsi="Frutiger LT Arabic 45 Light" w:cs="Frutiger LT Arabic 45 Light"/>
                <w:bCs w:val="0"/>
                <w:color w:val="000000" w:themeColor="text1"/>
              </w:rPr>
            </w:pPr>
            <w:ins w:id="4527" w:author="Mohamed Amer" w:date="2024-07-28T16:48:00Z" w16du:dateUtc="2024-07-28T13:48:00Z">
              <w:r w:rsidRPr="00EE2F9C">
                <w:rPr>
                  <w:rStyle w:val="-Normal"/>
                  <w:rFonts w:ascii="Frutiger LT Arabic 45 Light" w:hAnsi="Frutiger LT Arabic 45 Light" w:cs="Frutiger LT Arabic 45 Light"/>
                  <w:bCs w:val="0"/>
                  <w:color w:val="000000" w:themeColor="text1"/>
                </w:rPr>
                <w:t>To be provided by SOC</w:t>
              </w:r>
            </w:ins>
          </w:p>
        </w:tc>
      </w:tr>
    </w:tbl>
    <w:p w14:paraId="3B4E8DC4" w14:textId="77777777" w:rsidR="00302CFC" w:rsidRDefault="00302CFC" w:rsidP="00CB3C97">
      <w:pPr>
        <w:pStyle w:val="-Heading2"/>
        <w:rPr>
          <w:ins w:id="4528" w:author="Mohamed Amer" w:date="2024-07-07T12:44:00Z" w16du:dateUtc="2024-07-07T09:44:00Z"/>
          <w:rFonts w:ascii="Frutiger LT Arabic 45 Light" w:eastAsia="Calibri" w:hAnsi="Frutiger LT Arabic 45 Light" w:cs="Frutiger LT Arabic 45 Light"/>
          <w:i/>
          <w:iCs/>
          <w:color w:val="8A7967"/>
        </w:rPr>
      </w:pPr>
    </w:p>
    <w:p w14:paraId="57835768" w14:textId="07C6B510" w:rsidR="004358C7" w:rsidDel="008D7A86" w:rsidRDefault="008D7A86" w:rsidP="00707F7C">
      <w:pPr>
        <w:jc w:val="both"/>
        <w:rPr>
          <w:del w:id="4529" w:author="Islam Nady" w:date="2024-06-09T18:34:00Z"/>
          <w:rStyle w:val="-Normal"/>
          <w:rFonts w:ascii="Frutiger LT Arabic 45 Light" w:hAnsi="Frutiger LT Arabic 45 Light" w:cs="Frutiger LT Arabic 45 Light"/>
          <w:color w:val="000000" w:themeColor="text1"/>
        </w:rPr>
      </w:pPr>
      <w:ins w:id="4530" w:author="Mohamed Amer" w:date="2024-06-13T04:58:00Z" w16du:dateUtc="2024-06-13T01:58:00Z">
        <w:r>
          <w:rPr>
            <w:rFonts w:ascii="Frutiger LT Arabic 45 Light" w:eastAsia="Calibri" w:hAnsi="Frutiger LT Arabic 45 Light" w:cs="Frutiger LT Arabic 45 Light"/>
            <w:i/>
            <w:iCs/>
            <w:color w:val="8A7967"/>
          </w:rPr>
          <w:t>Physical PC</w:t>
        </w:r>
      </w:ins>
      <w:del w:id="4531" w:author="Islam Nady" w:date="2024-06-09T18:34:00Z">
        <w:r w:rsidR="002247A6" w:rsidRPr="00EB1F74" w:rsidDel="00B52F91">
          <w:rPr>
            <w:rStyle w:val="-Normal"/>
            <w:rFonts w:ascii="Frutiger LT Arabic 45 Light" w:hAnsi="Frutiger LT Arabic 45 Light" w:cs="Frutiger LT Arabic 45 Light"/>
            <w:color w:val="000000" w:themeColor="text1"/>
          </w:rPr>
          <w:delText>The system is using virtual server(s). Virtual machines: A virtual machine is a collection of different solutions that virtualized below the operating system, whereby a thin layer of software enables a customer to run multiple identical or different operating systems and applications in isolation from each other. Like containers, a "virtual machine" can isolate faults so that the surrounding VMs can continue to run.</w:delText>
        </w:r>
      </w:del>
    </w:p>
    <w:p w14:paraId="7026C7F6" w14:textId="77777777" w:rsidR="008D7A86" w:rsidRDefault="008D7A86" w:rsidP="00CB3C97">
      <w:pPr>
        <w:pStyle w:val="-Heading2"/>
        <w:rPr>
          <w:ins w:id="4532" w:author="Mohamed Amer" w:date="2024-06-13T04:58:00Z" w16du:dateUtc="2024-06-13T01:58:00Z"/>
          <w:rStyle w:val="-Normal"/>
          <w:rFonts w:ascii="Frutiger LT Arabic 45 Light" w:hAnsi="Frutiger LT Arabic 45 Light" w:cs="Frutiger LT Arabic 45 Light"/>
          <w:color w:val="000000" w:themeColor="text1"/>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6"/>
        <w:gridCol w:w="8154"/>
      </w:tblGrid>
      <w:tr w:rsidR="008D7A86" w:rsidRPr="00BD22E6" w14:paraId="3BDE96D3" w14:textId="77777777" w:rsidTr="006B62AB">
        <w:trPr>
          <w:trHeight w:val="301"/>
          <w:ins w:id="4533" w:author="Mohamed Amer" w:date="2024-06-13T04:58:00Z"/>
        </w:trPr>
        <w:tc>
          <w:tcPr>
            <w:tcW w:w="2336" w:type="dxa"/>
            <w:shd w:val="clear" w:color="auto" w:fill="CF202E"/>
            <w:vAlign w:val="center"/>
          </w:tcPr>
          <w:p w14:paraId="33D13D20" w14:textId="77777777" w:rsidR="008D7A86" w:rsidRPr="00EE2F9C" w:rsidRDefault="008D7A86" w:rsidP="006B62AB">
            <w:pPr>
              <w:tabs>
                <w:tab w:val="right" w:pos="224"/>
              </w:tabs>
              <w:rPr>
                <w:ins w:id="4534" w:author="Mohamed Amer" w:date="2024-06-13T04:58:00Z" w16du:dateUtc="2024-06-13T01:58:00Z"/>
                <w:rFonts w:ascii="Frutiger LT Arabic 45 Light" w:hAnsi="Frutiger LT Arabic 45 Light" w:cs="Frutiger LT Arabic 45 Light"/>
                <w:color w:val="FFFFFF" w:themeColor="background1"/>
              </w:rPr>
            </w:pPr>
            <w:ins w:id="4535" w:author="Mohamed Amer" w:date="2024-06-13T04:58:00Z" w16du:dateUtc="2024-06-13T01:58:00Z">
              <w:r w:rsidRPr="00EE2F9C">
                <w:rPr>
                  <w:rFonts w:ascii="Frutiger LT Arabic 45 Light" w:hAnsi="Frutiger LT Arabic 45 Light" w:cs="Frutiger LT Arabic 45 Light"/>
                  <w:color w:val="FFFFFF" w:themeColor="background1"/>
                </w:rPr>
                <w:t>ENVIRONMENT</w:t>
              </w:r>
            </w:ins>
          </w:p>
        </w:tc>
        <w:tc>
          <w:tcPr>
            <w:tcW w:w="8154" w:type="dxa"/>
          </w:tcPr>
          <w:p w14:paraId="7D22D1FB" w14:textId="63444BAB" w:rsidR="008D7A86" w:rsidRPr="00EE2F9C" w:rsidRDefault="001E595F" w:rsidP="006B62AB">
            <w:pPr>
              <w:pStyle w:val="TableBodyText"/>
              <w:rPr>
                <w:ins w:id="4536" w:author="Mohamed Amer" w:date="2024-06-13T04:58:00Z" w16du:dateUtc="2024-06-13T01:58:00Z"/>
                <w:rStyle w:val="-Normal"/>
                <w:rFonts w:ascii="Frutiger LT Arabic 45 Light" w:hAnsi="Frutiger LT Arabic 45 Light" w:cs="Frutiger LT Arabic 45 Light"/>
                <w:bCs w:val="0"/>
                <w:color w:val="000000" w:themeColor="text1"/>
              </w:rPr>
            </w:pPr>
            <w:ins w:id="4537" w:author="Mohamed Amer" w:date="2024-07-07T12:43:00Z" w16du:dateUtc="2024-07-07T09:43:00Z">
              <w:r>
                <w:rPr>
                  <w:rStyle w:val="-Normal"/>
                  <w:rFonts w:ascii="Frutiger LT Arabic 45 Light" w:hAnsi="Frutiger LT Arabic 45 Light" w:cs="Frutiger LT Arabic 45 Light"/>
                  <w:bCs w:val="0"/>
                  <w:color w:val="000000" w:themeColor="text1"/>
                </w:rPr>
                <w:t>P</w:t>
              </w:r>
              <w:r>
                <w:rPr>
                  <w:rStyle w:val="-Normal"/>
                  <w:color w:val="000000" w:themeColor="text1"/>
                </w:rPr>
                <w:t xml:space="preserve">roduction </w:t>
              </w:r>
            </w:ins>
            <w:ins w:id="4538" w:author="Mohamed Amer" w:date="2024-06-13T04:58:00Z" w16du:dateUtc="2024-06-13T01:58:00Z">
              <w:r w:rsidR="008D7A86" w:rsidRPr="00EE2F9C">
                <w:rPr>
                  <w:rStyle w:val="-Normal"/>
                  <w:rFonts w:ascii="Frutiger LT Arabic 45 Light" w:hAnsi="Frutiger LT Arabic 45 Light" w:cs="Frutiger LT Arabic 45 Light"/>
                  <w:bCs w:val="0"/>
                  <w:color w:val="000000" w:themeColor="text1"/>
                </w:rPr>
                <w:t xml:space="preserve">Bot Agent – </w:t>
              </w:r>
              <w:r w:rsidR="008D7A86">
                <w:rPr>
                  <w:rStyle w:val="-Normal"/>
                  <w:rFonts w:ascii="Frutiger LT Arabic 45 Light" w:hAnsi="Frutiger LT Arabic 45 Light" w:cs="Frutiger LT Arabic 45 Light"/>
                  <w:bCs w:val="0"/>
                  <w:color w:val="000000" w:themeColor="text1"/>
                </w:rPr>
                <w:t>1</w:t>
              </w:r>
              <w:r w:rsidR="008D7A86" w:rsidRPr="00EE2F9C">
                <w:rPr>
                  <w:rStyle w:val="-Normal"/>
                  <w:rFonts w:ascii="Frutiger LT Arabic 45 Light" w:hAnsi="Frutiger LT Arabic 45 Light" w:cs="Frutiger LT Arabic 45 Light"/>
                  <w:bCs w:val="0"/>
                  <w:color w:val="000000" w:themeColor="text1"/>
                </w:rPr>
                <w:t xml:space="preserve"> (</w:t>
              </w:r>
              <w:r w:rsidR="008D7A86">
                <w:rPr>
                  <w:rStyle w:val="-Normal"/>
                  <w:rFonts w:ascii="Frutiger LT Arabic 45 Light" w:hAnsi="Frutiger LT Arabic 45 Light" w:cs="Frutiger LT Arabic 45 Light"/>
                  <w:bCs w:val="0"/>
                  <w:color w:val="000000" w:themeColor="text1"/>
                </w:rPr>
                <w:t>Physical</w:t>
              </w:r>
              <w:r w:rsidR="008D7A86" w:rsidRPr="00EE2F9C">
                <w:rPr>
                  <w:rStyle w:val="-Normal"/>
                  <w:rFonts w:ascii="Frutiger LT Arabic 45 Light" w:hAnsi="Frutiger LT Arabic 45 Light" w:cs="Frutiger LT Arabic 45 Light"/>
                  <w:bCs w:val="0"/>
                  <w:color w:val="000000" w:themeColor="text1"/>
                </w:rPr>
                <w:t xml:space="preserve"> PC)</w:t>
              </w:r>
            </w:ins>
          </w:p>
        </w:tc>
      </w:tr>
      <w:tr w:rsidR="008D7A86" w:rsidRPr="00BD22E6" w14:paraId="22FEB316" w14:textId="77777777" w:rsidTr="006B62AB">
        <w:trPr>
          <w:trHeight w:val="238"/>
          <w:ins w:id="4539" w:author="Mohamed Amer" w:date="2024-06-13T04:58:00Z"/>
        </w:trPr>
        <w:tc>
          <w:tcPr>
            <w:tcW w:w="2336" w:type="dxa"/>
            <w:shd w:val="clear" w:color="auto" w:fill="CF202E"/>
            <w:vAlign w:val="center"/>
          </w:tcPr>
          <w:p w14:paraId="654CF43E" w14:textId="77777777" w:rsidR="008D7A86" w:rsidRPr="00EE2F9C" w:rsidRDefault="008D7A86" w:rsidP="006B62AB">
            <w:pPr>
              <w:tabs>
                <w:tab w:val="right" w:pos="224"/>
              </w:tabs>
              <w:rPr>
                <w:ins w:id="4540" w:author="Mohamed Amer" w:date="2024-06-13T04:58:00Z" w16du:dateUtc="2024-06-13T01:58:00Z"/>
                <w:rFonts w:ascii="Frutiger LT Arabic 45 Light" w:hAnsi="Frutiger LT Arabic 45 Light" w:cs="Frutiger LT Arabic 45 Light"/>
                <w:color w:val="FFFFFF" w:themeColor="background1"/>
              </w:rPr>
            </w:pPr>
            <w:ins w:id="4541" w:author="Mohamed Amer" w:date="2024-06-13T04:58:00Z" w16du:dateUtc="2024-06-13T01:58:00Z">
              <w:r w:rsidRPr="00EE2F9C">
                <w:rPr>
                  <w:rFonts w:ascii="Frutiger LT Arabic 45 Light" w:hAnsi="Frutiger LT Arabic 45 Light" w:cs="Frutiger LT Arabic 45 Light"/>
                  <w:color w:val="FFFFFF" w:themeColor="background1"/>
                </w:rPr>
                <w:t>SERVER NAME</w:t>
              </w:r>
            </w:ins>
          </w:p>
        </w:tc>
        <w:tc>
          <w:tcPr>
            <w:tcW w:w="8154" w:type="dxa"/>
          </w:tcPr>
          <w:p w14:paraId="5442D553" w14:textId="77777777" w:rsidR="008D7A86" w:rsidRPr="00EE2F9C" w:rsidRDefault="008D7A86" w:rsidP="006B62AB">
            <w:pPr>
              <w:pStyle w:val="TableBodyText"/>
              <w:rPr>
                <w:ins w:id="4542" w:author="Mohamed Amer" w:date="2024-06-13T04:58:00Z" w16du:dateUtc="2024-06-13T01:58:00Z"/>
                <w:rStyle w:val="-Normal"/>
                <w:rFonts w:ascii="Frutiger LT Arabic 45 Light" w:hAnsi="Frutiger LT Arabic 45 Light" w:cs="Frutiger LT Arabic 45 Light"/>
                <w:bCs w:val="0"/>
                <w:color w:val="000000" w:themeColor="text1"/>
              </w:rPr>
            </w:pPr>
            <w:ins w:id="4543" w:author="Mohamed Amer" w:date="2024-06-13T04:58:00Z" w16du:dateUtc="2024-06-13T01:58:00Z">
              <w:r w:rsidRPr="00EE2F9C">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p>
        </w:tc>
      </w:tr>
      <w:tr w:rsidR="008D7A86" w:rsidRPr="00BD22E6" w14:paraId="3648D876" w14:textId="77777777" w:rsidTr="006B62AB">
        <w:trPr>
          <w:trHeight w:val="238"/>
          <w:ins w:id="4544" w:author="Mohamed Amer" w:date="2024-06-13T04:58:00Z"/>
        </w:trPr>
        <w:tc>
          <w:tcPr>
            <w:tcW w:w="2336" w:type="dxa"/>
            <w:shd w:val="clear" w:color="auto" w:fill="CF202E"/>
            <w:vAlign w:val="center"/>
          </w:tcPr>
          <w:p w14:paraId="202915FB" w14:textId="77777777" w:rsidR="008D7A86" w:rsidRPr="00EE2F9C" w:rsidRDefault="008D7A86" w:rsidP="006B62AB">
            <w:pPr>
              <w:tabs>
                <w:tab w:val="right" w:pos="224"/>
              </w:tabs>
              <w:rPr>
                <w:ins w:id="4545" w:author="Mohamed Amer" w:date="2024-06-13T04:58:00Z" w16du:dateUtc="2024-06-13T01:58:00Z"/>
                <w:rFonts w:ascii="Frutiger LT Arabic 45 Light" w:hAnsi="Frutiger LT Arabic 45 Light" w:cs="Frutiger LT Arabic 45 Light"/>
                <w:color w:val="FFFFFF" w:themeColor="background1"/>
              </w:rPr>
            </w:pPr>
            <w:ins w:id="4546" w:author="Mohamed Amer" w:date="2024-06-13T04:58:00Z" w16du:dateUtc="2024-06-13T01:58:00Z">
              <w:r w:rsidRPr="00EE2F9C">
                <w:rPr>
                  <w:rFonts w:ascii="Frutiger LT Arabic 45 Light" w:hAnsi="Frutiger LT Arabic 45 Light" w:cs="Frutiger LT Arabic 45 Light"/>
                  <w:color w:val="FFFFFF" w:themeColor="background1"/>
                </w:rPr>
                <w:t>DESCRIPTION</w:t>
              </w:r>
            </w:ins>
          </w:p>
        </w:tc>
        <w:tc>
          <w:tcPr>
            <w:tcW w:w="8154" w:type="dxa"/>
          </w:tcPr>
          <w:p w14:paraId="633D007E" w14:textId="77777777" w:rsidR="008D7A86" w:rsidRPr="00EE2F9C" w:rsidRDefault="008D7A86" w:rsidP="006B62AB">
            <w:pPr>
              <w:pStyle w:val="TableBodyText"/>
              <w:rPr>
                <w:ins w:id="4547" w:author="Mohamed Amer" w:date="2024-06-13T04:58:00Z" w16du:dateUtc="2024-06-13T01:58:00Z"/>
                <w:rStyle w:val="-Normal"/>
                <w:rFonts w:ascii="Frutiger LT Arabic 45 Light" w:hAnsi="Frutiger LT Arabic 45 Light" w:cs="Frutiger LT Arabic 45 Light"/>
                <w:bCs w:val="0"/>
                <w:color w:val="000000" w:themeColor="text1"/>
              </w:rPr>
            </w:pPr>
            <w:ins w:id="4548" w:author="Mohamed Amer" w:date="2024-06-13T04:58:00Z" w16du:dateUtc="2024-06-13T01:58:00Z">
              <w:r>
                <w:rPr>
                  <w:rStyle w:val="-Normal"/>
                  <w:rFonts w:ascii="Frutiger LT Arabic 45 Light" w:hAnsi="Frutiger LT Arabic 45 Light" w:cs="Frutiger LT Arabic 45 Light"/>
                  <w:bCs w:val="0"/>
                  <w:color w:val="000000" w:themeColor="text1"/>
                </w:rPr>
                <w:t>Bot Runner</w:t>
              </w:r>
            </w:ins>
          </w:p>
        </w:tc>
      </w:tr>
      <w:tr w:rsidR="008D7A86" w:rsidRPr="00BD22E6" w14:paraId="2C572BBC" w14:textId="77777777" w:rsidTr="006B62AB">
        <w:trPr>
          <w:trHeight w:val="256"/>
          <w:ins w:id="4549" w:author="Mohamed Amer" w:date="2024-06-13T04:58:00Z"/>
        </w:trPr>
        <w:tc>
          <w:tcPr>
            <w:tcW w:w="2336" w:type="dxa"/>
            <w:shd w:val="clear" w:color="auto" w:fill="CF202E"/>
            <w:vAlign w:val="center"/>
          </w:tcPr>
          <w:p w14:paraId="23A4F5EB" w14:textId="77777777" w:rsidR="008D7A86" w:rsidRPr="00EE2F9C" w:rsidRDefault="008D7A86" w:rsidP="006B62AB">
            <w:pPr>
              <w:tabs>
                <w:tab w:val="right" w:pos="224"/>
              </w:tabs>
              <w:rPr>
                <w:ins w:id="4550" w:author="Mohamed Amer" w:date="2024-06-13T04:58:00Z" w16du:dateUtc="2024-06-13T01:58:00Z"/>
                <w:rFonts w:ascii="Frutiger LT Arabic 45 Light" w:hAnsi="Frutiger LT Arabic 45 Light" w:cs="Frutiger LT Arabic 45 Light"/>
                <w:color w:val="FFFFFF" w:themeColor="background1"/>
              </w:rPr>
            </w:pPr>
            <w:ins w:id="4551" w:author="Mohamed Amer" w:date="2024-06-13T04:58:00Z" w16du:dateUtc="2024-06-13T01:58:00Z">
              <w:r w:rsidRPr="00EE2F9C">
                <w:rPr>
                  <w:rFonts w:ascii="Frutiger LT Arabic 45 Light" w:hAnsi="Frutiger LT Arabic 45 Light" w:cs="Frutiger LT Arabic 45 Light"/>
                  <w:color w:val="FFFFFF" w:themeColor="background1"/>
                </w:rPr>
                <w:t>IP ADDRESS</w:t>
              </w:r>
            </w:ins>
          </w:p>
        </w:tc>
        <w:tc>
          <w:tcPr>
            <w:tcW w:w="8154" w:type="dxa"/>
          </w:tcPr>
          <w:p w14:paraId="0A7B040D" w14:textId="77777777" w:rsidR="008D7A86" w:rsidRPr="00EE2F9C" w:rsidRDefault="008D7A86" w:rsidP="006B62AB">
            <w:pPr>
              <w:pStyle w:val="TableBodyText"/>
              <w:rPr>
                <w:ins w:id="4552" w:author="Mohamed Amer" w:date="2024-06-13T04:58:00Z" w16du:dateUtc="2024-06-13T01:58:00Z"/>
                <w:rStyle w:val="-Normal"/>
                <w:rFonts w:ascii="Frutiger LT Arabic 45 Light" w:hAnsi="Frutiger LT Arabic 45 Light" w:cs="Frutiger LT Arabic 45 Light"/>
                <w:bCs w:val="0"/>
                <w:color w:val="000000" w:themeColor="text1"/>
              </w:rPr>
            </w:pPr>
            <w:ins w:id="4553" w:author="Mohamed Amer" w:date="2024-06-13T04:58:00Z" w16du:dateUtc="2024-06-13T01:58:00Z">
              <w:r w:rsidRPr="00EE2F9C">
                <w:rPr>
                  <w:rStyle w:val="-Normal"/>
                  <w:rFonts w:ascii="Frutiger LT Arabic 45 Light" w:hAnsi="Frutiger LT Arabic 45 Light" w:cs="Frutiger LT Arabic 45 Light"/>
                  <w:bCs w:val="0"/>
                  <w:color w:val="000000" w:themeColor="text1"/>
                </w:rPr>
                <w:t>To be provided by NCD</w:t>
              </w:r>
            </w:ins>
          </w:p>
        </w:tc>
      </w:tr>
      <w:tr w:rsidR="008D7A86" w:rsidRPr="00BD22E6" w14:paraId="4022E60B" w14:textId="77777777" w:rsidTr="006B62AB">
        <w:trPr>
          <w:ins w:id="4554" w:author="Mohamed Amer" w:date="2024-06-13T04:58:00Z"/>
        </w:trPr>
        <w:tc>
          <w:tcPr>
            <w:tcW w:w="2336" w:type="dxa"/>
            <w:shd w:val="clear" w:color="auto" w:fill="CF202E"/>
            <w:vAlign w:val="center"/>
          </w:tcPr>
          <w:p w14:paraId="273589F0" w14:textId="77777777" w:rsidR="008D7A86" w:rsidRPr="00EE2F9C" w:rsidRDefault="008D7A86" w:rsidP="006B62AB">
            <w:pPr>
              <w:tabs>
                <w:tab w:val="right" w:pos="224"/>
              </w:tabs>
              <w:rPr>
                <w:ins w:id="4555" w:author="Mohamed Amer" w:date="2024-06-13T04:58:00Z" w16du:dateUtc="2024-06-13T01:58:00Z"/>
                <w:rFonts w:ascii="Frutiger LT Arabic 45 Light" w:hAnsi="Frutiger LT Arabic 45 Light" w:cs="Frutiger LT Arabic 45 Light"/>
                <w:color w:val="FFFFFF" w:themeColor="background1"/>
              </w:rPr>
            </w:pPr>
            <w:ins w:id="4556" w:author="Mohamed Amer" w:date="2024-06-13T04:58:00Z" w16du:dateUtc="2024-06-13T01:58:00Z">
              <w:r w:rsidRPr="00EE2F9C">
                <w:rPr>
                  <w:rFonts w:ascii="Frutiger LT Arabic 45 Light" w:hAnsi="Frutiger LT Arabic 45 Light" w:cs="Frutiger LT Arabic 45 Light"/>
                  <w:color w:val="FFFFFF" w:themeColor="background1"/>
                </w:rPr>
                <w:t>RAM</w:t>
              </w:r>
            </w:ins>
          </w:p>
        </w:tc>
        <w:tc>
          <w:tcPr>
            <w:tcW w:w="8154" w:type="dxa"/>
          </w:tcPr>
          <w:p w14:paraId="4BF99055" w14:textId="77777777" w:rsidR="008D7A86" w:rsidRPr="00EE2F9C" w:rsidRDefault="008D7A86" w:rsidP="006B62AB">
            <w:pPr>
              <w:pStyle w:val="TableBodyText"/>
              <w:rPr>
                <w:ins w:id="4557" w:author="Mohamed Amer" w:date="2024-06-13T04:58:00Z" w16du:dateUtc="2024-06-13T01:58:00Z"/>
                <w:rStyle w:val="-Normal"/>
                <w:rFonts w:ascii="Frutiger LT Arabic 45 Light" w:hAnsi="Frutiger LT Arabic 45 Light" w:cs="Frutiger LT Arabic 45 Light"/>
                <w:bCs w:val="0"/>
                <w:color w:val="000000" w:themeColor="text1"/>
              </w:rPr>
            </w:pPr>
            <w:ins w:id="4558" w:author="Mohamed Amer" w:date="2024-06-13T04:58:00Z" w16du:dateUtc="2024-06-13T01:58:00Z">
              <w:r w:rsidRPr="00EE2F9C">
                <w:rPr>
                  <w:rStyle w:val="-Normal"/>
                  <w:rFonts w:ascii="Frutiger LT Arabic 45 Light" w:hAnsi="Frutiger LT Arabic 45 Light" w:cs="Frutiger LT Arabic 45 Light"/>
                  <w:bCs w:val="0"/>
                  <w:color w:val="000000" w:themeColor="text1"/>
                </w:rPr>
                <w:t>12</w:t>
              </w:r>
            </w:ins>
          </w:p>
        </w:tc>
      </w:tr>
      <w:tr w:rsidR="008D7A86" w:rsidRPr="00BD22E6" w14:paraId="0714AB5F" w14:textId="77777777" w:rsidTr="006B62AB">
        <w:trPr>
          <w:ins w:id="4559" w:author="Mohamed Amer" w:date="2024-06-13T04:58:00Z"/>
        </w:trPr>
        <w:tc>
          <w:tcPr>
            <w:tcW w:w="2336" w:type="dxa"/>
            <w:shd w:val="clear" w:color="auto" w:fill="CF202E"/>
            <w:vAlign w:val="center"/>
          </w:tcPr>
          <w:p w14:paraId="15E013AF" w14:textId="77777777" w:rsidR="008D7A86" w:rsidRPr="00EE2F9C" w:rsidRDefault="008D7A86" w:rsidP="006B62AB">
            <w:pPr>
              <w:tabs>
                <w:tab w:val="right" w:pos="224"/>
              </w:tabs>
              <w:rPr>
                <w:ins w:id="4560" w:author="Mohamed Amer" w:date="2024-06-13T04:58:00Z" w16du:dateUtc="2024-06-13T01:58:00Z"/>
                <w:rFonts w:ascii="Frutiger LT Arabic 45 Light" w:hAnsi="Frutiger LT Arabic 45 Light" w:cs="Frutiger LT Arabic 45 Light"/>
                <w:color w:val="FFFFFF" w:themeColor="background1"/>
              </w:rPr>
            </w:pPr>
            <w:ins w:id="4561" w:author="Mohamed Amer" w:date="2024-06-13T04:58:00Z" w16du:dateUtc="2024-06-13T01:58:00Z">
              <w:r w:rsidRPr="00EE2F9C">
                <w:rPr>
                  <w:rFonts w:ascii="Frutiger LT Arabic 45 Light" w:hAnsi="Frutiger LT Arabic 45 Light" w:cs="Frutiger LT Arabic 45 Light"/>
                  <w:color w:val="FFFFFF" w:themeColor="background1"/>
                </w:rPr>
                <w:t>CONNECTION</w:t>
              </w:r>
            </w:ins>
          </w:p>
        </w:tc>
        <w:tc>
          <w:tcPr>
            <w:tcW w:w="8154" w:type="dxa"/>
          </w:tcPr>
          <w:p w14:paraId="505FD253" w14:textId="77777777" w:rsidR="008D7A86" w:rsidRPr="00EE2F9C" w:rsidRDefault="008D7A86" w:rsidP="006B62AB">
            <w:pPr>
              <w:pStyle w:val="TableBodyText"/>
              <w:rPr>
                <w:ins w:id="4562" w:author="Mohamed Amer" w:date="2024-06-13T04:58:00Z" w16du:dateUtc="2024-06-13T01:58:00Z"/>
                <w:rStyle w:val="-Normal"/>
                <w:rFonts w:ascii="Frutiger LT Arabic 45 Light" w:hAnsi="Frutiger LT Arabic 45 Light" w:cs="Frutiger LT Arabic 45 Light"/>
                <w:bCs w:val="0"/>
                <w:color w:val="000000" w:themeColor="text1"/>
              </w:rPr>
            </w:pPr>
          </w:p>
        </w:tc>
      </w:tr>
      <w:tr w:rsidR="008D7A86" w:rsidRPr="00BD22E6" w14:paraId="748E4ED2" w14:textId="77777777" w:rsidTr="006B62AB">
        <w:trPr>
          <w:ins w:id="4563" w:author="Mohamed Amer" w:date="2024-06-13T04:58:00Z"/>
        </w:trPr>
        <w:tc>
          <w:tcPr>
            <w:tcW w:w="2336" w:type="dxa"/>
            <w:shd w:val="clear" w:color="auto" w:fill="CF202E"/>
            <w:vAlign w:val="center"/>
          </w:tcPr>
          <w:p w14:paraId="3EFF2099" w14:textId="77777777" w:rsidR="008D7A86" w:rsidRPr="00EE2F9C" w:rsidRDefault="008D7A86" w:rsidP="006B62AB">
            <w:pPr>
              <w:tabs>
                <w:tab w:val="right" w:pos="224"/>
              </w:tabs>
              <w:rPr>
                <w:ins w:id="4564" w:author="Mohamed Amer" w:date="2024-06-13T04:58:00Z" w16du:dateUtc="2024-06-13T01:58:00Z"/>
                <w:rFonts w:ascii="Frutiger LT Arabic 45 Light" w:hAnsi="Frutiger LT Arabic 45 Light" w:cs="Frutiger LT Arabic 45 Light"/>
                <w:color w:val="FFFFFF" w:themeColor="background1"/>
              </w:rPr>
            </w:pPr>
            <w:ins w:id="4565" w:author="Mohamed Amer" w:date="2024-06-13T04:58:00Z" w16du:dateUtc="2024-06-13T01:58:00Z">
              <w:r w:rsidRPr="00EE2F9C">
                <w:rPr>
                  <w:rFonts w:ascii="Frutiger LT Arabic 45 Light" w:hAnsi="Frutiger LT Arabic 45 Light" w:cs="Frutiger LT Arabic 45 Light"/>
                  <w:color w:val="FFFFFF" w:themeColor="background1"/>
                </w:rPr>
                <w:t>DISK SPACE</w:t>
              </w:r>
            </w:ins>
          </w:p>
        </w:tc>
        <w:tc>
          <w:tcPr>
            <w:tcW w:w="8154" w:type="dxa"/>
          </w:tcPr>
          <w:p w14:paraId="5C925330" w14:textId="77777777" w:rsidR="008D7A86" w:rsidRPr="00EE2F9C" w:rsidRDefault="008D7A86" w:rsidP="006B62AB">
            <w:pPr>
              <w:pStyle w:val="TableBodyText"/>
              <w:rPr>
                <w:ins w:id="4566" w:author="Mohamed Amer" w:date="2024-06-13T04:58:00Z" w16du:dateUtc="2024-06-13T01:58:00Z"/>
                <w:rStyle w:val="-Normal"/>
                <w:rFonts w:ascii="Frutiger LT Arabic 45 Light" w:hAnsi="Frutiger LT Arabic 45 Light" w:cs="Frutiger LT Arabic 45 Light"/>
                <w:bCs w:val="0"/>
                <w:color w:val="000000" w:themeColor="text1"/>
              </w:rPr>
            </w:pPr>
            <w:ins w:id="4567" w:author="Mohamed Amer" w:date="2024-06-13T04:58:00Z" w16du:dateUtc="2024-06-13T01:58:00Z">
              <w:r w:rsidRPr="00EE2F9C">
                <w:rPr>
                  <w:rStyle w:val="-Normal"/>
                  <w:rFonts w:ascii="Frutiger LT Arabic 45 Light" w:hAnsi="Frutiger LT Arabic 45 Light" w:cs="Frutiger LT Arabic 45 Light"/>
                  <w:bCs w:val="0"/>
                  <w:color w:val="000000" w:themeColor="text1"/>
                </w:rPr>
                <w:t>50</w:t>
              </w:r>
            </w:ins>
          </w:p>
        </w:tc>
      </w:tr>
      <w:tr w:rsidR="008D7A86" w:rsidRPr="00BD22E6" w14:paraId="5EACDD24" w14:textId="77777777" w:rsidTr="006B62AB">
        <w:trPr>
          <w:ins w:id="4568" w:author="Mohamed Amer" w:date="2024-06-13T04:58:00Z"/>
        </w:trPr>
        <w:tc>
          <w:tcPr>
            <w:tcW w:w="2336" w:type="dxa"/>
            <w:shd w:val="clear" w:color="auto" w:fill="CF202E"/>
            <w:vAlign w:val="center"/>
          </w:tcPr>
          <w:p w14:paraId="1272CE32" w14:textId="77777777" w:rsidR="008D7A86" w:rsidRPr="00EE2F9C" w:rsidRDefault="008D7A86" w:rsidP="006B62AB">
            <w:pPr>
              <w:tabs>
                <w:tab w:val="right" w:pos="224"/>
              </w:tabs>
              <w:rPr>
                <w:ins w:id="4569" w:author="Mohamed Amer" w:date="2024-06-13T04:58:00Z" w16du:dateUtc="2024-06-13T01:58:00Z"/>
                <w:rFonts w:ascii="Frutiger LT Arabic 45 Light" w:hAnsi="Frutiger LT Arabic 45 Light" w:cs="Frutiger LT Arabic 45 Light"/>
                <w:color w:val="FFFFFF" w:themeColor="background1"/>
              </w:rPr>
            </w:pPr>
            <w:ins w:id="4570" w:author="Mohamed Amer" w:date="2024-06-13T04:58:00Z" w16du:dateUtc="2024-06-13T01:58:00Z">
              <w:r w:rsidRPr="00EE2F9C">
                <w:rPr>
                  <w:rFonts w:ascii="Frutiger LT Arabic 45 Light" w:hAnsi="Frutiger LT Arabic 45 Light" w:cs="Frutiger LT Arabic 45 Light"/>
                  <w:color w:val="FFFFFF" w:themeColor="background1"/>
                </w:rPr>
                <w:t>OPERATING SYSTEM</w:t>
              </w:r>
            </w:ins>
          </w:p>
        </w:tc>
        <w:tc>
          <w:tcPr>
            <w:tcW w:w="8154" w:type="dxa"/>
          </w:tcPr>
          <w:p w14:paraId="595D0A09" w14:textId="03F4CA24" w:rsidR="008D7A86" w:rsidRDefault="008D7A86" w:rsidP="006B62AB">
            <w:pPr>
              <w:pStyle w:val="TableBodyText"/>
              <w:rPr>
                <w:ins w:id="4571" w:author="Mohamed Amer" w:date="2024-06-13T04:58:00Z" w16du:dateUtc="2024-06-13T01:58:00Z"/>
                <w:rStyle w:val="-Normal"/>
                <w:rFonts w:ascii="Frutiger LT Arabic 45 Light" w:hAnsi="Frutiger LT Arabic 45 Light" w:cs="Frutiger LT Arabic 45 Light"/>
                <w:bCs w:val="0"/>
                <w:color w:val="000000" w:themeColor="text1"/>
              </w:rPr>
            </w:pPr>
            <w:ins w:id="4572" w:author="Mohamed Amer" w:date="2024-06-13T04:58:00Z" w16du:dateUtc="2024-06-13T01:58:00Z">
              <w:r w:rsidRPr="00EE2F9C">
                <w:rPr>
                  <w:rStyle w:val="-Normal"/>
                  <w:rFonts w:ascii="Frutiger LT Arabic 45 Light" w:hAnsi="Frutiger LT Arabic 45 Light" w:cs="Frutiger LT Arabic 45 Light"/>
                  <w:bCs w:val="0"/>
                  <w:color w:val="000000" w:themeColor="text1"/>
                </w:rPr>
                <w:t>Windows 11 OR Windows 1</w:t>
              </w:r>
            </w:ins>
            <w:ins w:id="4573" w:author="Mohamed Amer" w:date="2024-06-13T04:59:00Z" w16du:dateUtc="2024-06-13T01:59:00Z">
              <w:r>
                <w:rPr>
                  <w:rStyle w:val="-Normal"/>
                  <w:rFonts w:ascii="Frutiger LT Arabic 45 Light" w:hAnsi="Frutiger LT Arabic 45 Light" w:cs="Frutiger LT Arabic 45 Light"/>
                  <w:bCs w:val="0"/>
                  <w:color w:val="000000" w:themeColor="text1"/>
                </w:rPr>
                <w:t>0</w:t>
              </w:r>
            </w:ins>
          </w:p>
          <w:p w14:paraId="6156EC1C" w14:textId="77777777" w:rsidR="008D7A86" w:rsidRPr="00EE2F9C" w:rsidRDefault="008D7A86" w:rsidP="006B62AB">
            <w:pPr>
              <w:pStyle w:val="TableBodyText"/>
              <w:rPr>
                <w:ins w:id="4574" w:author="Mohamed Amer" w:date="2024-06-13T04:58:00Z" w16du:dateUtc="2024-06-13T01:58:00Z"/>
                <w:rStyle w:val="-Normal"/>
                <w:rFonts w:ascii="Frutiger LT Arabic 45 Light" w:hAnsi="Frutiger LT Arabic 45 Light" w:cs="Frutiger LT Arabic 45 Light"/>
                <w:bCs w:val="0"/>
                <w:color w:val="000000" w:themeColor="text1"/>
              </w:rPr>
            </w:pPr>
            <w:ins w:id="4575" w:author="Mohamed Amer" w:date="2024-06-13T04:58:00Z" w16du:dateUtc="2024-06-13T01:58:00Z">
              <w:r>
                <w:rPr>
                  <w:rStyle w:val="-Normal"/>
                  <w:rFonts w:ascii="Frutiger LT Arabic 45 Light" w:hAnsi="Frutiger LT Arabic 45 Light" w:cs="Frutiger LT Arabic 45 Light"/>
                  <w:bCs w:val="0"/>
                  <w:color w:val="000000" w:themeColor="text1"/>
                </w:rPr>
                <w:t>(</w:t>
              </w:r>
              <w:r w:rsidRPr="00356D25">
                <w:rPr>
                  <w:rStyle w:val="-Normal"/>
                  <w:rFonts w:ascii="Frutiger LT Arabic 45 Light" w:hAnsi="Frutiger LT Arabic 45 Light" w:cs="Frutiger LT Arabic 45 Light"/>
                  <w:bCs w:val="0"/>
                  <w:color w:val="000000" w:themeColor="text1"/>
                </w:rPr>
                <w:t>request to Involve client systems team to install the required applications</w:t>
              </w:r>
              <w:r>
                <w:rPr>
                  <w:rStyle w:val="-Normal"/>
                  <w:rFonts w:ascii="Frutiger LT Arabic 45 Light" w:hAnsi="Frutiger LT Arabic 45 Light" w:cs="Frutiger LT Arabic 45 Light"/>
                  <w:bCs w:val="0"/>
                  <w:color w:val="000000" w:themeColor="text1"/>
                </w:rPr>
                <w:t>)</w:t>
              </w:r>
            </w:ins>
          </w:p>
        </w:tc>
      </w:tr>
      <w:tr w:rsidR="008D7A86" w:rsidRPr="00BD22E6" w14:paraId="4C58D4D7" w14:textId="77777777" w:rsidTr="006B62AB">
        <w:trPr>
          <w:ins w:id="4576" w:author="Mohamed Amer" w:date="2024-06-13T04:58:00Z"/>
        </w:trPr>
        <w:tc>
          <w:tcPr>
            <w:tcW w:w="2336" w:type="dxa"/>
            <w:shd w:val="clear" w:color="auto" w:fill="CF202E"/>
            <w:vAlign w:val="center"/>
          </w:tcPr>
          <w:p w14:paraId="28AC884B" w14:textId="77777777" w:rsidR="008D7A86" w:rsidRPr="00EE2F9C" w:rsidRDefault="008D7A86" w:rsidP="006B62AB">
            <w:pPr>
              <w:tabs>
                <w:tab w:val="right" w:pos="224"/>
              </w:tabs>
              <w:rPr>
                <w:ins w:id="4577" w:author="Mohamed Amer" w:date="2024-06-13T04:58:00Z" w16du:dateUtc="2024-06-13T01:58:00Z"/>
                <w:rFonts w:ascii="Frutiger LT Arabic 45 Light" w:hAnsi="Frutiger LT Arabic 45 Light" w:cs="Frutiger LT Arabic 45 Light"/>
                <w:color w:val="FFFFFF" w:themeColor="background1"/>
              </w:rPr>
            </w:pPr>
            <w:ins w:id="4578" w:author="Mohamed Amer" w:date="2024-06-13T04:58:00Z" w16du:dateUtc="2024-06-13T01:58:00Z">
              <w:r w:rsidRPr="00EE2F9C">
                <w:rPr>
                  <w:rFonts w:ascii="Frutiger LT Arabic 45 Light" w:hAnsi="Frutiger LT Arabic 45 Light" w:cs="Frutiger LT Arabic 45 Light"/>
                  <w:color w:val="FFFFFF" w:themeColor="background1"/>
                </w:rPr>
                <w:t>CPU</w:t>
              </w:r>
            </w:ins>
          </w:p>
        </w:tc>
        <w:tc>
          <w:tcPr>
            <w:tcW w:w="8154" w:type="dxa"/>
          </w:tcPr>
          <w:p w14:paraId="7DF57365" w14:textId="77777777" w:rsidR="008D7A86" w:rsidRPr="00EE2F9C" w:rsidRDefault="008D7A86" w:rsidP="006B62AB">
            <w:pPr>
              <w:pStyle w:val="TableBodyText"/>
              <w:rPr>
                <w:ins w:id="4579" w:author="Mohamed Amer" w:date="2024-06-13T04:58:00Z" w16du:dateUtc="2024-06-13T01:58:00Z"/>
                <w:rStyle w:val="-Normal"/>
                <w:rFonts w:ascii="Frutiger LT Arabic 45 Light" w:hAnsi="Frutiger LT Arabic 45 Light" w:cs="Frutiger LT Arabic 45 Light"/>
                <w:bCs w:val="0"/>
                <w:color w:val="000000" w:themeColor="text1"/>
              </w:rPr>
            </w:pPr>
            <w:ins w:id="4580" w:author="Mohamed Amer" w:date="2024-06-13T04:58:00Z" w16du:dateUtc="2024-06-13T01:58:00Z">
              <w:r w:rsidRPr="00EE2F9C">
                <w:rPr>
                  <w:rStyle w:val="-Normal"/>
                  <w:rFonts w:ascii="Frutiger LT Arabic 45 Light" w:hAnsi="Frutiger LT Arabic 45 Light" w:cs="Frutiger LT Arabic 45 Light"/>
                  <w:bCs w:val="0"/>
                  <w:color w:val="000000" w:themeColor="text1"/>
                </w:rPr>
                <w:t>4 cores</w:t>
              </w:r>
            </w:ins>
          </w:p>
        </w:tc>
      </w:tr>
      <w:tr w:rsidR="008D7A86" w:rsidRPr="00BD22E6" w14:paraId="0C2C7FE1" w14:textId="77777777" w:rsidTr="006B62AB">
        <w:trPr>
          <w:ins w:id="4581" w:author="Mohamed Amer" w:date="2024-06-13T04:58:00Z"/>
        </w:trPr>
        <w:tc>
          <w:tcPr>
            <w:tcW w:w="2336" w:type="dxa"/>
            <w:shd w:val="clear" w:color="auto" w:fill="CF202E"/>
            <w:vAlign w:val="center"/>
          </w:tcPr>
          <w:p w14:paraId="06EA0C5C" w14:textId="77777777" w:rsidR="008D7A86" w:rsidRPr="00EE2F9C" w:rsidRDefault="008D7A86" w:rsidP="006B62AB">
            <w:pPr>
              <w:tabs>
                <w:tab w:val="right" w:pos="224"/>
              </w:tabs>
              <w:rPr>
                <w:ins w:id="4582" w:author="Mohamed Amer" w:date="2024-06-13T04:58:00Z" w16du:dateUtc="2024-06-13T01:58:00Z"/>
                <w:rFonts w:ascii="Frutiger LT Arabic 45 Light" w:hAnsi="Frutiger LT Arabic 45 Light" w:cs="Frutiger LT Arabic 45 Light"/>
                <w:color w:val="FFFFFF" w:themeColor="background1"/>
              </w:rPr>
            </w:pPr>
            <w:ins w:id="4583" w:author="Mohamed Amer" w:date="2024-06-13T04:58:00Z" w16du:dateUtc="2024-06-13T01:58:00Z">
              <w:r w:rsidRPr="00EE2F9C">
                <w:rPr>
                  <w:rFonts w:ascii="Frutiger LT Arabic 45 Light" w:hAnsi="Frutiger LT Arabic 45 Light" w:cs="Frutiger LT Arabic 45 Light"/>
                  <w:color w:val="FFFFFF" w:themeColor="background1"/>
                </w:rPr>
                <w:t>SECURITY ZONE</w:t>
              </w:r>
            </w:ins>
          </w:p>
        </w:tc>
        <w:tc>
          <w:tcPr>
            <w:tcW w:w="8154" w:type="dxa"/>
          </w:tcPr>
          <w:p w14:paraId="5BE8C723" w14:textId="77777777" w:rsidR="008D7A86" w:rsidRPr="00EE2F9C" w:rsidRDefault="008D7A86" w:rsidP="006B62AB">
            <w:pPr>
              <w:pStyle w:val="TableBodyText"/>
              <w:rPr>
                <w:ins w:id="4584" w:author="Mohamed Amer" w:date="2024-06-13T04:58:00Z" w16du:dateUtc="2024-06-13T01:58:00Z"/>
                <w:rStyle w:val="-Normal"/>
                <w:rFonts w:ascii="Frutiger LT Arabic 45 Light" w:hAnsi="Frutiger LT Arabic 45 Light" w:cs="Frutiger LT Arabic 45 Light"/>
                <w:bCs w:val="0"/>
                <w:color w:val="000000" w:themeColor="text1"/>
              </w:rPr>
            </w:pPr>
            <w:ins w:id="4585" w:author="Mohamed Amer" w:date="2024-06-13T04:58:00Z" w16du:dateUtc="2024-06-13T01:58:00Z">
              <w:r w:rsidRPr="00EE2F9C">
                <w:rPr>
                  <w:rStyle w:val="-Normal"/>
                  <w:rFonts w:ascii="Frutiger LT Arabic 45 Light" w:hAnsi="Frutiger LT Arabic 45 Light" w:cs="Frutiger LT Arabic 45 Light"/>
                  <w:bCs w:val="0"/>
                  <w:color w:val="000000" w:themeColor="text1"/>
                </w:rPr>
                <w:t>To be provided by SOC</w:t>
              </w:r>
            </w:ins>
          </w:p>
        </w:tc>
      </w:tr>
    </w:tbl>
    <w:p w14:paraId="35FC29B3" w14:textId="77777777" w:rsidR="008D7A86" w:rsidRDefault="008D7A86" w:rsidP="00CB3C97">
      <w:pPr>
        <w:pStyle w:val="-Heading2"/>
        <w:rPr>
          <w:ins w:id="4586" w:author="Mohamed Amer" w:date="2024-07-07T12:43:00Z" w16du:dateUtc="2024-07-07T09:43:00Z"/>
          <w:rStyle w:val="-Normal"/>
          <w:rFonts w:ascii="Frutiger LT Arabic 45 Light" w:hAnsi="Frutiger LT Arabic 45 Light" w:cs="Frutiger LT Arabic 45 Light"/>
          <w:color w:val="000000" w:themeColor="text1"/>
        </w:rPr>
      </w:pPr>
    </w:p>
    <w:p w14:paraId="45AC23E9" w14:textId="77777777" w:rsidR="001E595F" w:rsidRDefault="001E595F" w:rsidP="001E595F">
      <w:pPr>
        <w:pStyle w:val="-Heading2"/>
        <w:rPr>
          <w:ins w:id="4587" w:author="Mohamed Amer" w:date="2024-07-07T12:43:00Z" w16du:dateUtc="2024-07-07T09:43:00Z"/>
          <w:rStyle w:val="-Normal"/>
          <w:rFonts w:ascii="Frutiger LT Arabic 45 Light" w:hAnsi="Frutiger LT Arabic 45 Light" w:cs="Frutiger LT Arabic 45 Light"/>
          <w:color w:val="000000" w:themeColor="text1"/>
        </w:rPr>
      </w:pPr>
      <w:ins w:id="4588" w:author="Mohamed Amer" w:date="2024-07-07T12:43:00Z" w16du:dateUtc="2024-07-07T09:43:00Z">
        <w:r>
          <w:rPr>
            <w:rFonts w:ascii="Frutiger LT Arabic 45 Light" w:eastAsia="Calibri" w:hAnsi="Frutiger LT Arabic 45 Light" w:cs="Frutiger LT Arabic 45 Light"/>
            <w:i/>
            <w:iCs/>
            <w:color w:val="8A7967"/>
          </w:rPr>
          <w:t>Physical PC</w:t>
        </w:r>
      </w:ins>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6"/>
        <w:gridCol w:w="8154"/>
      </w:tblGrid>
      <w:tr w:rsidR="001E595F" w:rsidRPr="00BD22E6" w14:paraId="7DF9C064" w14:textId="77777777" w:rsidTr="007F70EF">
        <w:trPr>
          <w:trHeight w:val="301"/>
          <w:ins w:id="4589" w:author="Mohamed Amer" w:date="2024-07-07T12:43:00Z"/>
        </w:trPr>
        <w:tc>
          <w:tcPr>
            <w:tcW w:w="2336" w:type="dxa"/>
            <w:shd w:val="clear" w:color="auto" w:fill="CF202E"/>
            <w:vAlign w:val="center"/>
          </w:tcPr>
          <w:p w14:paraId="77EA8705" w14:textId="77777777" w:rsidR="001E595F" w:rsidRPr="00EE2F9C" w:rsidRDefault="001E595F" w:rsidP="007F70EF">
            <w:pPr>
              <w:tabs>
                <w:tab w:val="right" w:pos="224"/>
              </w:tabs>
              <w:rPr>
                <w:ins w:id="4590" w:author="Mohamed Amer" w:date="2024-07-07T12:43:00Z" w16du:dateUtc="2024-07-07T09:43:00Z"/>
                <w:rFonts w:ascii="Frutiger LT Arabic 45 Light" w:hAnsi="Frutiger LT Arabic 45 Light" w:cs="Frutiger LT Arabic 45 Light"/>
                <w:color w:val="FFFFFF" w:themeColor="background1"/>
              </w:rPr>
            </w:pPr>
            <w:ins w:id="4591" w:author="Mohamed Amer" w:date="2024-07-07T12:43:00Z" w16du:dateUtc="2024-07-07T09:43:00Z">
              <w:r w:rsidRPr="00EE2F9C">
                <w:rPr>
                  <w:rFonts w:ascii="Frutiger LT Arabic 45 Light" w:hAnsi="Frutiger LT Arabic 45 Light" w:cs="Frutiger LT Arabic 45 Light"/>
                  <w:color w:val="FFFFFF" w:themeColor="background1"/>
                </w:rPr>
                <w:t>ENVIRONMENT</w:t>
              </w:r>
            </w:ins>
          </w:p>
        </w:tc>
        <w:tc>
          <w:tcPr>
            <w:tcW w:w="8154" w:type="dxa"/>
          </w:tcPr>
          <w:p w14:paraId="7B4AC1CD" w14:textId="0AF528E5" w:rsidR="001E595F" w:rsidRPr="00EE2F9C" w:rsidRDefault="001E595F" w:rsidP="007F70EF">
            <w:pPr>
              <w:pStyle w:val="TableBodyText"/>
              <w:rPr>
                <w:ins w:id="4592" w:author="Mohamed Amer" w:date="2024-07-07T12:43:00Z" w16du:dateUtc="2024-07-07T09:43:00Z"/>
                <w:rStyle w:val="-Normal"/>
                <w:rFonts w:ascii="Frutiger LT Arabic 45 Light" w:hAnsi="Frutiger LT Arabic 45 Light" w:cs="Frutiger LT Arabic 45 Light"/>
                <w:bCs w:val="0"/>
                <w:color w:val="000000" w:themeColor="text1"/>
              </w:rPr>
            </w:pPr>
            <w:ins w:id="4593" w:author="Mohamed Amer" w:date="2024-07-07T12:43:00Z" w16du:dateUtc="2024-07-07T09:43:00Z">
              <w:r>
                <w:rPr>
                  <w:rStyle w:val="-Normal"/>
                  <w:rFonts w:ascii="Frutiger LT Arabic 45 Light" w:hAnsi="Frutiger LT Arabic 45 Light" w:cs="Frutiger LT Arabic 45 Light"/>
                  <w:bCs w:val="0"/>
                  <w:color w:val="000000" w:themeColor="text1"/>
                </w:rPr>
                <w:t>U</w:t>
              </w:r>
              <w:r>
                <w:rPr>
                  <w:rStyle w:val="-Normal"/>
                  <w:color w:val="000000" w:themeColor="text1"/>
                </w:rPr>
                <w:t xml:space="preserve">AT </w:t>
              </w:r>
              <w:r w:rsidRPr="00EE2F9C">
                <w:rPr>
                  <w:rStyle w:val="-Normal"/>
                  <w:rFonts w:ascii="Frutiger LT Arabic 45 Light" w:hAnsi="Frutiger LT Arabic 45 Light" w:cs="Frutiger LT Arabic 45 Light"/>
                  <w:bCs w:val="0"/>
                  <w:color w:val="000000" w:themeColor="text1"/>
                </w:rPr>
                <w:t xml:space="preserve">Bot Agent – </w:t>
              </w:r>
              <w:r>
                <w:rPr>
                  <w:rStyle w:val="-Normal"/>
                  <w:rFonts w:ascii="Frutiger LT Arabic 45 Light" w:hAnsi="Frutiger LT Arabic 45 Light" w:cs="Frutiger LT Arabic 45 Light"/>
                  <w:bCs w:val="0"/>
                  <w:color w:val="000000" w:themeColor="text1"/>
                </w:rPr>
                <w:t>1</w:t>
              </w:r>
              <w:r w:rsidRPr="00EE2F9C">
                <w:rPr>
                  <w:rStyle w:val="-Normal"/>
                  <w:rFonts w:ascii="Frutiger LT Arabic 45 Light" w:hAnsi="Frutiger LT Arabic 45 Light" w:cs="Frutiger LT Arabic 45 Light"/>
                  <w:bCs w:val="0"/>
                  <w:color w:val="000000" w:themeColor="text1"/>
                </w:rPr>
                <w:t xml:space="preserve"> (</w:t>
              </w:r>
              <w:r>
                <w:rPr>
                  <w:rStyle w:val="-Normal"/>
                  <w:rFonts w:ascii="Frutiger LT Arabic 45 Light" w:hAnsi="Frutiger LT Arabic 45 Light" w:cs="Frutiger LT Arabic 45 Light"/>
                  <w:bCs w:val="0"/>
                  <w:color w:val="000000" w:themeColor="text1"/>
                </w:rPr>
                <w:t>Physical</w:t>
              </w:r>
              <w:r w:rsidRPr="00EE2F9C">
                <w:rPr>
                  <w:rStyle w:val="-Normal"/>
                  <w:rFonts w:ascii="Frutiger LT Arabic 45 Light" w:hAnsi="Frutiger LT Arabic 45 Light" w:cs="Frutiger LT Arabic 45 Light"/>
                  <w:bCs w:val="0"/>
                  <w:color w:val="000000" w:themeColor="text1"/>
                </w:rPr>
                <w:t xml:space="preserve"> PC)</w:t>
              </w:r>
            </w:ins>
          </w:p>
        </w:tc>
      </w:tr>
      <w:tr w:rsidR="001E595F" w:rsidRPr="00BD22E6" w14:paraId="7A34E03A" w14:textId="77777777" w:rsidTr="007F70EF">
        <w:trPr>
          <w:trHeight w:val="238"/>
          <w:ins w:id="4594" w:author="Mohamed Amer" w:date="2024-07-07T12:43:00Z"/>
        </w:trPr>
        <w:tc>
          <w:tcPr>
            <w:tcW w:w="2336" w:type="dxa"/>
            <w:shd w:val="clear" w:color="auto" w:fill="CF202E"/>
            <w:vAlign w:val="center"/>
          </w:tcPr>
          <w:p w14:paraId="7156C452" w14:textId="77777777" w:rsidR="001E595F" w:rsidRPr="00EE2F9C" w:rsidRDefault="001E595F" w:rsidP="007F70EF">
            <w:pPr>
              <w:tabs>
                <w:tab w:val="right" w:pos="224"/>
              </w:tabs>
              <w:rPr>
                <w:ins w:id="4595" w:author="Mohamed Amer" w:date="2024-07-07T12:43:00Z" w16du:dateUtc="2024-07-07T09:43:00Z"/>
                <w:rFonts w:ascii="Frutiger LT Arabic 45 Light" w:hAnsi="Frutiger LT Arabic 45 Light" w:cs="Frutiger LT Arabic 45 Light"/>
                <w:color w:val="FFFFFF" w:themeColor="background1"/>
              </w:rPr>
            </w:pPr>
            <w:ins w:id="4596" w:author="Mohamed Amer" w:date="2024-07-07T12:43:00Z" w16du:dateUtc="2024-07-07T09:43:00Z">
              <w:r w:rsidRPr="00EE2F9C">
                <w:rPr>
                  <w:rFonts w:ascii="Frutiger LT Arabic 45 Light" w:hAnsi="Frutiger LT Arabic 45 Light" w:cs="Frutiger LT Arabic 45 Light"/>
                  <w:color w:val="FFFFFF" w:themeColor="background1"/>
                </w:rPr>
                <w:t>SERVER NAME</w:t>
              </w:r>
            </w:ins>
          </w:p>
        </w:tc>
        <w:tc>
          <w:tcPr>
            <w:tcW w:w="8154" w:type="dxa"/>
          </w:tcPr>
          <w:p w14:paraId="28B671B4" w14:textId="77777777" w:rsidR="001E595F" w:rsidRPr="00EE2F9C" w:rsidRDefault="001E595F" w:rsidP="007F70EF">
            <w:pPr>
              <w:pStyle w:val="TableBodyText"/>
              <w:rPr>
                <w:ins w:id="4597" w:author="Mohamed Amer" w:date="2024-07-07T12:43:00Z" w16du:dateUtc="2024-07-07T09:43:00Z"/>
                <w:rStyle w:val="-Normal"/>
                <w:rFonts w:ascii="Frutiger LT Arabic 45 Light" w:hAnsi="Frutiger LT Arabic 45 Light" w:cs="Frutiger LT Arabic 45 Light"/>
                <w:bCs w:val="0"/>
                <w:color w:val="000000" w:themeColor="text1"/>
              </w:rPr>
            </w:pPr>
            <w:ins w:id="4598" w:author="Mohamed Amer" w:date="2024-07-07T12:43:00Z" w16du:dateUtc="2024-07-07T09:43:00Z">
              <w:r w:rsidRPr="00EE2F9C">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p>
        </w:tc>
      </w:tr>
      <w:tr w:rsidR="001E595F" w:rsidRPr="00BD22E6" w14:paraId="1D0A747F" w14:textId="77777777" w:rsidTr="007F70EF">
        <w:trPr>
          <w:trHeight w:val="238"/>
          <w:ins w:id="4599" w:author="Mohamed Amer" w:date="2024-07-07T12:43:00Z"/>
        </w:trPr>
        <w:tc>
          <w:tcPr>
            <w:tcW w:w="2336" w:type="dxa"/>
            <w:shd w:val="clear" w:color="auto" w:fill="CF202E"/>
            <w:vAlign w:val="center"/>
          </w:tcPr>
          <w:p w14:paraId="598B091B" w14:textId="77777777" w:rsidR="001E595F" w:rsidRPr="00EE2F9C" w:rsidRDefault="001E595F" w:rsidP="007F70EF">
            <w:pPr>
              <w:tabs>
                <w:tab w:val="right" w:pos="224"/>
              </w:tabs>
              <w:rPr>
                <w:ins w:id="4600" w:author="Mohamed Amer" w:date="2024-07-07T12:43:00Z" w16du:dateUtc="2024-07-07T09:43:00Z"/>
                <w:rFonts w:ascii="Frutiger LT Arabic 45 Light" w:hAnsi="Frutiger LT Arabic 45 Light" w:cs="Frutiger LT Arabic 45 Light"/>
                <w:color w:val="FFFFFF" w:themeColor="background1"/>
              </w:rPr>
            </w:pPr>
            <w:ins w:id="4601" w:author="Mohamed Amer" w:date="2024-07-07T12:43:00Z" w16du:dateUtc="2024-07-07T09:43:00Z">
              <w:r w:rsidRPr="00EE2F9C">
                <w:rPr>
                  <w:rFonts w:ascii="Frutiger LT Arabic 45 Light" w:hAnsi="Frutiger LT Arabic 45 Light" w:cs="Frutiger LT Arabic 45 Light"/>
                  <w:color w:val="FFFFFF" w:themeColor="background1"/>
                </w:rPr>
                <w:t>DESCRIPTION</w:t>
              </w:r>
            </w:ins>
          </w:p>
        </w:tc>
        <w:tc>
          <w:tcPr>
            <w:tcW w:w="8154" w:type="dxa"/>
          </w:tcPr>
          <w:p w14:paraId="45E92A59" w14:textId="77777777" w:rsidR="001E595F" w:rsidRPr="00EE2F9C" w:rsidRDefault="001E595F" w:rsidP="007F70EF">
            <w:pPr>
              <w:pStyle w:val="TableBodyText"/>
              <w:rPr>
                <w:ins w:id="4602" w:author="Mohamed Amer" w:date="2024-07-07T12:43:00Z" w16du:dateUtc="2024-07-07T09:43:00Z"/>
                <w:rStyle w:val="-Normal"/>
                <w:rFonts w:ascii="Frutiger LT Arabic 45 Light" w:hAnsi="Frutiger LT Arabic 45 Light" w:cs="Frutiger LT Arabic 45 Light"/>
                <w:bCs w:val="0"/>
                <w:color w:val="000000" w:themeColor="text1"/>
              </w:rPr>
            </w:pPr>
            <w:ins w:id="4603" w:author="Mohamed Amer" w:date="2024-07-07T12:43:00Z" w16du:dateUtc="2024-07-07T09:43:00Z">
              <w:r>
                <w:rPr>
                  <w:rStyle w:val="-Normal"/>
                  <w:rFonts w:ascii="Frutiger LT Arabic 45 Light" w:hAnsi="Frutiger LT Arabic 45 Light" w:cs="Frutiger LT Arabic 45 Light"/>
                  <w:bCs w:val="0"/>
                  <w:color w:val="000000" w:themeColor="text1"/>
                </w:rPr>
                <w:t>Bot Runner</w:t>
              </w:r>
            </w:ins>
          </w:p>
        </w:tc>
      </w:tr>
      <w:tr w:rsidR="001E595F" w:rsidRPr="00BD22E6" w14:paraId="21158CBF" w14:textId="77777777" w:rsidTr="007F70EF">
        <w:trPr>
          <w:trHeight w:val="256"/>
          <w:ins w:id="4604" w:author="Mohamed Amer" w:date="2024-07-07T12:43:00Z"/>
        </w:trPr>
        <w:tc>
          <w:tcPr>
            <w:tcW w:w="2336" w:type="dxa"/>
            <w:shd w:val="clear" w:color="auto" w:fill="CF202E"/>
            <w:vAlign w:val="center"/>
          </w:tcPr>
          <w:p w14:paraId="3523EFA6" w14:textId="77777777" w:rsidR="001E595F" w:rsidRPr="00EE2F9C" w:rsidRDefault="001E595F" w:rsidP="007F70EF">
            <w:pPr>
              <w:tabs>
                <w:tab w:val="right" w:pos="224"/>
              </w:tabs>
              <w:rPr>
                <w:ins w:id="4605" w:author="Mohamed Amer" w:date="2024-07-07T12:43:00Z" w16du:dateUtc="2024-07-07T09:43:00Z"/>
                <w:rFonts w:ascii="Frutiger LT Arabic 45 Light" w:hAnsi="Frutiger LT Arabic 45 Light" w:cs="Frutiger LT Arabic 45 Light"/>
                <w:color w:val="FFFFFF" w:themeColor="background1"/>
              </w:rPr>
            </w:pPr>
            <w:ins w:id="4606" w:author="Mohamed Amer" w:date="2024-07-07T12:43:00Z" w16du:dateUtc="2024-07-07T09:43:00Z">
              <w:r w:rsidRPr="00EE2F9C">
                <w:rPr>
                  <w:rFonts w:ascii="Frutiger LT Arabic 45 Light" w:hAnsi="Frutiger LT Arabic 45 Light" w:cs="Frutiger LT Arabic 45 Light"/>
                  <w:color w:val="FFFFFF" w:themeColor="background1"/>
                </w:rPr>
                <w:t>IP ADDRESS</w:t>
              </w:r>
            </w:ins>
          </w:p>
        </w:tc>
        <w:tc>
          <w:tcPr>
            <w:tcW w:w="8154" w:type="dxa"/>
          </w:tcPr>
          <w:p w14:paraId="3EAD8008" w14:textId="77777777" w:rsidR="001E595F" w:rsidRPr="00EE2F9C" w:rsidRDefault="001E595F" w:rsidP="007F70EF">
            <w:pPr>
              <w:pStyle w:val="TableBodyText"/>
              <w:rPr>
                <w:ins w:id="4607" w:author="Mohamed Amer" w:date="2024-07-07T12:43:00Z" w16du:dateUtc="2024-07-07T09:43:00Z"/>
                <w:rStyle w:val="-Normal"/>
                <w:rFonts w:ascii="Frutiger LT Arabic 45 Light" w:hAnsi="Frutiger LT Arabic 45 Light" w:cs="Frutiger LT Arabic 45 Light"/>
                <w:bCs w:val="0"/>
                <w:color w:val="000000" w:themeColor="text1"/>
              </w:rPr>
            </w:pPr>
            <w:ins w:id="4608" w:author="Mohamed Amer" w:date="2024-07-07T12:43:00Z" w16du:dateUtc="2024-07-07T09:43:00Z">
              <w:r w:rsidRPr="00EE2F9C">
                <w:rPr>
                  <w:rStyle w:val="-Normal"/>
                  <w:rFonts w:ascii="Frutiger LT Arabic 45 Light" w:hAnsi="Frutiger LT Arabic 45 Light" w:cs="Frutiger LT Arabic 45 Light"/>
                  <w:bCs w:val="0"/>
                  <w:color w:val="000000" w:themeColor="text1"/>
                </w:rPr>
                <w:t>To be provided by NCD</w:t>
              </w:r>
            </w:ins>
          </w:p>
        </w:tc>
      </w:tr>
      <w:tr w:rsidR="001E595F" w:rsidRPr="00BD22E6" w14:paraId="46FB3355" w14:textId="77777777" w:rsidTr="007F70EF">
        <w:trPr>
          <w:ins w:id="4609" w:author="Mohamed Amer" w:date="2024-07-07T12:43:00Z"/>
        </w:trPr>
        <w:tc>
          <w:tcPr>
            <w:tcW w:w="2336" w:type="dxa"/>
            <w:shd w:val="clear" w:color="auto" w:fill="CF202E"/>
            <w:vAlign w:val="center"/>
          </w:tcPr>
          <w:p w14:paraId="52C54D0F" w14:textId="77777777" w:rsidR="001E595F" w:rsidRPr="00EE2F9C" w:rsidRDefault="001E595F" w:rsidP="007F70EF">
            <w:pPr>
              <w:tabs>
                <w:tab w:val="right" w:pos="224"/>
              </w:tabs>
              <w:rPr>
                <w:ins w:id="4610" w:author="Mohamed Amer" w:date="2024-07-07T12:43:00Z" w16du:dateUtc="2024-07-07T09:43:00Z"/>
                <w:rFonts w:ascii="Frutiger LT Arabic 45 Light" w:hAnsi="Frutiger LT Arabic 45 Light" w:cs="Frutiger LT Arabic 45 Light"/>
                <w:color w:val="FFFFFF" w:themeColor="background1"/>
              </w:rPr>
            </w:pPr>
            <w:ins w:id="4611" w:author="Mohamed Amer" w:date="2024-07-07T12:43:00Z" w16du:dateUtc="2024-07-07T09:43:00Z">
              <w:r w:rsidRPr="00EE2F9C">
                <w:rPr>
                  <w:rFonts w:ascii="Frutiger LT Arabic 45 Light" w:hAnsi="Frutiger LT Arabic 45 Light" w:cs="Frutiger LT Arabic 45 Light"/>
                  <w:color w:val="FFFFFF" w:themeColor="background1"/>
                </w:rPr>
                <w:t>RAM</w:t>
              </w:r>
            </w:ins>
          </w:p>
        </w:tc>
        <w:tc>
          <w:tcPr>
            <w:tcW w:w="8154" w:type="dxa"/>
          </w:tcPr>
          <w:p w14:paraId="762A11D6" w14:textId="77777777" w:rsidR="001E595F" w:rsidRPr="00EE2F9C" w:rsidRDefault="001E595F" w:rsidP="007F70EF">
            <w:pPr>
              <w:pStyle w:val="TableBodyText"/>
              <w:rPr>
                <w:ins w:id="4612" w:author="Mohamed Amer" w:date="2024-07-07T12:43:00Z" w16du:dateUtc="2024-07-07T09:43:00Z"/>
                <w:rStyle w:val="-Normal"/>
                <w:rFonts w:ascii="Frutiger LT Arabic 45 Light" w:hAnsi="Frutiger LT Arabic 45 Light" w:cs="Frutiger LT Arabic 45 Light"/>
                <w:bCs w:val="0"/>
                <w:color w:val="000000" w:themeColor="text1"/>
              </w:rPr>
            </w:pPr>
            <w:ins w:id="4613" w:author="Mohamed Amer" w:date="2024-07-07T12:43:00Z" w16du:dateUtc="2024-07-07T09:43:00Z">
              <w:r w:rsidRPr="00EE2F9C">
                <w:rPr>
                  <w:rStyle w:val="-Normal"/>
                  <w:rFonts w:ascii="Frutiger LT Arabic 45 Light" w:hAnsi="Frutiger LT Arabic 45 Light" w:cs="Frutiger LT Arabic 45 Light"/>
                  <w:bCs w:val="0"/>
                  <w:color w:val="000000" w:themeColor="text1"/>
                </w:rPr>
                <w:t>12</w:t>
              </w:r>
            </w:ins>
          </w:p>
        </w:tc>
      </w:tr>
      <w:tr w:rsidR="001E595F" w:rsidRPr="00BD22E6" w14:paraId="3C83F6E6" w14:textId="77777777" w:rsidTr="007F70EF">
        <w:trPr>
          <w:ins w:id="4614" w:author="Mohamed Amer" w:date="2024-07-07T12:43:00Z"/>
        </w:trPr>
        <w:tc>
          <w:tcPr>
            <w:tcW w:w="2336" w:type="dxa"/>
            <w:shd w:val="clear" w:color="auto" w:fill="CF202E"/>
            <w:vAlign w:val="center"/>
          </w:tcPr>
          <w:p w14:paraId="2DED0FA2" w14:textId="77777777" w:rsidR="001E595F" w:rsidRPr="00EE2F9C" w:rsidRDefault="001E595F" w:rsidP="007F70EF">
            <w:pPr>
              <w:tabs>
                <w:tab w:val="right" w:pos="224"/>
              </w:tabs>
              <w:rPr>
                <w:ins w:id="4615" w:author="Mohamed Amer" w:date="2024-07-07T12:43:00Z" w16du:dateUtc="2024-07-07T09:43:00Z"/>
                <w:rFonts w:ascii="Frutiger LT Arabic 45 Light" w:hAnsi="Frutiger LT Arabic 45 Light" w:cs="Frutiger LT Arabic 45 Light"/>
                <w:color w:val="FFFFFF" w:themeColor="background1"/>
              </w:rPr>
            </w:pPr>
            <w:ins w:id="4616" w:author="Mohamed Amer" w:date="2024-07-07T12:43:00Z" w16du:dateUtc="2024-07-07T09:43:00Z">
              <w:r w:rsidRPr="00EE2F9C">
                <w:rPr>
                  <w:rFonts w:ascii="Frutiger LT Arabic 45 Light" w:hAnsi="Frutiger LT Arabic 45 Light" w:cs="Frutiger LT Arabic 45 Light"/>
                  <w:color w:val="FFFFFF" w:themeColor="background1"/>
                </w:rPr>
                <w:t>CONNECTION</w:t>
              </w:r>
            </w:ins>
          </w:p>
        </w:tc>
        <w:tc>
          <w:tcPr>
            <w:tcW w:w="8154" w:type="dxa"/>
          </w:tcPr>
          <w:p w14:paraId="7A7D85D3" w14:textId="77777777" w:rsidR="001E595F" w:rsidRPr="00EE2F9C" w:rsidRDefault="001E595F" w:rsidP="007F70EF">
            <w:pPr>
              <w:pStyle w:val="TableBodyText"/>
              <w:rPr>
                <w:ins w:id="4617" w:author="Mohamed Amer" w:date="2024-07-07T12:43:00Z" w16du:dateUtc="2024-07-07T09:43:00Z"/>
                <w:rStyle w:val="-Normal"/>
                <w:rFonts w:ascii="Frutiger LT Arabic 45 Light" w:hAnsi="Frutiger LT Arabic 45 Light" w:cs="Frutiger LT Arabic 45 Light"/>
                <w:bCs w:val="0"/>
                <w:color w:val="000000" w:themeColor="text1"/>
              </w:rPr>
            </w:pPr>
          </w:p>
        </w:tc>
      </w:tr>
      <w:tr w:rsidR="001E595F" w:rsidRPr="00BD22E6" w14:paraId="31F0DFD4" w14:textId="77777777" w:rsidTr="007F70EF">
        <w:trPr>
          <w:ins w:id="4618" w:author="Mohamed Amer" w:date="2024-07-07T12:43:00Z"/>
        </w:trPr>
        <w:tc>
          <w:tcPr>
            <w:tcW w:w="2336" w:type="dxa"/>
            <w:shd w:val="clear" w:color="auto" w:fill="CF202E"/>
            <w:vAlign w:val="center"/>
          </w:tcPr>
          <w:p w14:paraId="2DA3AA26" w14:textId="77777777" w:rsidR="001E595F" w:rsidRPr="00EE2F9C" w:rsidRDefault="001E595F" w:rsidP="007F70EF">
            <w:pPr>
              <w:tabs>
                <w:tab w:val="right" w:pos="224"/>
              </w:tabs>
              <w:rPr>
                <w:ins w:id="4619" w:author="Mohamed Amer" w:date="2024-07-07T12:43:00Z" w16du:dateUtc="2024-07-07T09:43:00Z"/>
                <w:rFonts w:ascii="Frutiger LT Arabic 45 Light" w:hAnsi="Frutiger LT Arabic 45 Light" w:cs="Frutiger LT Arabic 45 Light"/>
                <w:color w:val="FFFFFF" w:themeColor="background1"/>
              </w:rPr>
            </w:pPr>
            <w:ins w:id="4620" w:author="Mohamed Amer" w:date="2024-07-07T12:43:00Z" w16du:dateUtc="2024-07-07T09:43:00Z">
              <w:r w:rsidRPr="00EE2F9C">
                <w:rPr>
                  <w:rFonts w:ascii="Frutiger LT Arabic 45 Light" w:hAnsi="Frutiger LT Arabic 45 Light" w:cs="Frutiger LT Arabic 45 Light"/>
                  <w:color w:val="FFFFFF" w:themeColor="background1"/>
                </w:rPr>
                <w:t>DISK SPACE</w:t>
              </w:r>
            </w:ins>
          </w:p>
        </w:tc>
        <w:tc>
          <w:tcPr>
            <w:tcW w:w="8154" w:type="dxa"/>
          </w:tcPr>
          <w:p w14:paraId="7AC3506A" w14:textId="77777777" w:rsidR="001E595F" w:rsidRPr="00EE2F9C" w:rsidRDefault="001E595F" w:rsidP="007F70EF">
            <w:pPr>
              <w:pStyle w:val="TableBodyText"/>
              <w:rPr>
                <w:ins w:id="4621" w:author="Mohamed Amer" w:date="2024-07-07T12:43:00Z" w16du:dateUtc="2024-07-07T09:43:00Z"/>
                <w:rStyle w:val="-Normal"/>
                <w:rFonts w:ascii="Frutiger LT Arabic 45 Light" w:hAnsi="Frutiger LT Arabic 45 Light" w:cs="Frutiger LT Arabic 45 Light"/>
                <w:bCs w:val="0"/>
                <w:color w:val="000000" w:themeColor="text1"/>
              </w:rPr>
            </w:pPr>
            <w:ins w:id="4622" w:author="Mohamed Amer" w:date="2024-07-07T12:43:00Z" w16du:dateUtc="2024-07-07T09:43:00Z">
              <w:r w:rsidRPr="00EE2F9C">
                <w:rPr>
                  <w:rStyle w:val="-Normal"/>
                  <w:rFonts w:ascii="Frutiger LT Arabic 45 Light" w:hAnsi="Frutiger LT Arabic 45 Light" w:cs="Frutiger LT Arabic 45 Light"/>
                  <w:bCs w:val="0"/>
                  <w:color w:val="000000" w:themeColor="text1"/>
                </w:rPr>
                <w:t>50</w:t>
              </w:r>
            </w:ins>
          </w:p>
        </w:tc>
      </w:tr>
      <w:tr w:rsidR="001E595F" w:rsidRPr="00BD22E6" w14:paraId="166A0A00" w14:textId="77777777" w:rsidTr="007F70EF">
        <w:trPr>
          <w:ins w:id="4623" w:author="Mohamed Amer" w:date="2024-07-07T12:43:00Z"/>
        </w:trPr>
        <w:tc>
          <w:tcPr>
            <w:tcW w:w="2336" w:type="dxa"/>
            <w:shd w:val="clear" w:color="auto" w:fill="CF202E"/>
            <w:vAlign w:val="center"/>
          </w:tcPr>
          <w:p w14:paraId="00C7A275" w14:textId="77777777" w:rsidR="001E595F" w:rsidRPr="00EE2F9C" w:rsidRDefault="001E595F" w:rsidP="007F70EF">
            <w:pPr>
              <w:tabs>
                <w:tab w:val="right" w:pos="224"/>
              </w:tabs>
              <w:rPr>
                <w:ins w:id="4624" w:author="Mohamed Amer" w:date="2024-07-07T12:43:00Z" w16du:dateUtc="2024-07-07T09:43:00Z"/>
                <w:rFonts w:ascii="Frutiger LT Arabic 45 Light" w:hAnsi="Frutiger LT Arabic 45 Light" w:cs="Frutiger LT Arabic 45 Light"/>
                <w:color w:val="FFFFFF" w:themeColor="background1"/>
              </w:rPr>
            </w:pPr>
            <w:ins w:id="4625" w:author="Mohamed Amer" w:date="2024-07-07T12:43:00Z" w16du:dateUtc="2024-07-07T09:43:00Z">
              <w:r w:rsidRPr="00EE2F9C">
                <w:rPr>
                  <w:rFonts w:ascii="Frutiger LT Arabic 45 Light" w:hAnsi="Frutiger LT Arabic 45 Light" w:cs="Frutiger LT Arabic 45 Light"/>
                  <w:color w:val="FFFFFF" w:themeColor="background1"/>
                </w:rPr>
                <w:t>OPERATING SYSTEM</w:t>
              </w:r>
            </w:ins>
          </w:p>
        </w:tc>
        <w:tc>
          <w:tcPr>
            <w:tcW w:w="8154" w:type="dxa"/>
          </w:tcPr>
          <w:p w14:paraId="05B01F33" w14:textId="77777777" w:rsidR="001E595F" w:rsidRDefault="001E595F" w:rsidP="007F70EF">
            <w:pPr>
              <w:pStyle w:val="TableBodyText"/>
              <w:rPr>
                <w:ins w:id="4626" w:author="Mohamed Amer" w:date="2024-07-07T12:43:00Z" w16du:dateUtc="2024-07-07T09:43:00Z"/>
                <w:rStyle w:val="-Normal"/>
                <w:rFonts w:ascii="Frutiger LT Arabic 45 Light" w:hAnsi="Frutiger LT Arabic 45 Light" w:cs="Frutiger LT Arabic 45 Light"/>
                <w:bCs w:val="0"/>
                <w:color w:val="000000" w:themeColor="text1"/>
              </w:rPr>
            </w:pPr>
            <w:ins w:id="4627" w:author="Mohamed Amer" w:date="2024-07-07T12:43:00Z" w16du:dateUtc="2024-07-07T09:43:00Z">
              <w:r w:rsidRPr="00EE2F9C">
                <w:rPr>
                  <w:rStyle w:val="-Normal"/>
                  <w:rFonts w:ascii="Frutiger LT Arabic 45 Light" w:hAnsi="Frutiger LT Arabic 45 Light" w:cs="Frutiger LT Arabic 45 Light"/>
                  <w:bCs w:val="0"/>
                  <w:color w:val="000000" w:themeColor="text1"/>
                </w:rPr>
                <w:t>Windows 11 OR Windows 1</w:t>
              </w:r>
              <w:r>
                <w:rPr>
                  <w:rStyle w:val="-Normal"/>
                  <w:rFonts w:ascii="Frutiger LT Arabic 45 Light" w:hAnsi="Frutiger LT Arabic 45 Light" w:cs="Frutiger LT Arabic 45 Light"/>
                  <w:bCs w:val="0"/>
                  <w:color w:val="000000" w:themeColor="text1"/>
                </w:rPr>
                <w:t>0</w:t>
              </w:r>
            </w:ins>
          </w:p>
          <w:p w14:paraId="50A99FF3" w14:textId="77777777" w:rsidR="001E595F" w:rsidRPr="00EE2F9C" w:rsidRDefault="001E595F" w:rsidP="007F70EF">
            <w:pPr>
              <w:pStyle w:val="TableBodyText"/>
              <w:rPr>
                <w:ins w:id="4628" w:author="Mohamed Amer" w:date="2024-07-07T12:43:00Z" w16du:dateUtc="2024-07-07T09:43:00Z"/>
                <w:rStyle w:val="-Normal"/>
                <w:rFonts w:ascii="Frutiger LT Arabic 45 Light" w:hAnsi="Frutiger LT Arabic 45 Light" w:cs="Frutiger LT Arabic 45 Light"/>
                <w:bCs w:val="0"/>
                <w:color w:val="000000" w:themeColor="text1"/>
              </w:rPr>
            </w:pPr>
            <w:ins w:id="4629" w:author="Mohamed Amer" w:date="2024-07-07T12:43:00Z" w16du:dateUtc="2024-07-07T09:43:00Z">
              <w:r>
                <w:rPr>
                  <w:rStyle w:val="-Normal"/>
                  <w:rFonts w:ascii="Frutiger LT Arabic 45 Light" w:hAnsi="Frutiger LT Arabic 45 Light" w:cs="Frutiger LT Arabic 45 Light"/>
                  <w:bCs w:val="0"/>
                  <w:color w:val="000000" w:themeColor="text1"/>
                </w:rPr>
                <w:t>(</w:t>
              </w:r>
              <w:r w:rsidRPr="00356D25">
                <w:rPr>
                  <w:rStyle w:val="-Normal"/>
                  <w:rFonts w:ascii="Frutiger LT Arabic 45 Light" w:hAnsi="Frutiger LT Arabic 45 Light" w:cs="Frutiger LT Arabic 45 Light"/>
                  <w:bCs w:val="0"/>
                  <w:color w:val="000000" w:themeColor="text1"/>
                </w:rPr>
                <w:t>request to Involve client systems team to install the required applications</w:t>
              </w:r>
              <w:r>
                <w:rPr>
                  <w:rStyle w:val="-Normal"/>
                  <w:rFonts w:ascii="Frutiger LT Arabic 45 Light" w:hAnsi="Frutiger LT Arabic 45 Light" w:cs="Frutiger LT Arabic 45 Light"/>
                  <w:bCs w:val="0"/>
                  <w:color w:val="000000" w:themeColor="text1"/>
                </w:rPr>
                <w:t>)</w:t>
              </w:r>
            </w:ins>
          </w:p>
        </w:tc>
      </w:tr>
      <w:tr w:rsidR="001E595F" w:rsidRPr="00BD22E6" w14:paraId="5AC41B12" w14:textId="77777777" w:rsidTr="007F70EF">
        <w:trPr>
          <w:ins w:id="4630" w:author="Mohamed Amer" w:date="2024-07-07T12:43:00Z"/>
        </w:trPr>
        <w:tc>
          <w:tcPr>
            <w:tcW w:w="2336" w:type="dxa"/>
            <w:shd w:val="clear" w:color="auto" w:fill="CF202E"/>
            <w:vAlign w:val="center"/>
          </w:tcPr>
          <w:p w14:paraId="7D0E589F" w14:textId="77777777" w:rsidR="001E595F" w:rsidRPr="00EE2F9C" w:rsidRDefault="001E595F" w:rsidP="007F70EF">
            <w:pPr>
              <w:tabs>
                <w:tab w:val="right" w:pos="224"/>
              </w:tabs>
              <w:rPr>
                <w:ins w:id="4631" w:author="Mohamed Amer" w:date="2024-07-07T12:43:00Z" w16du:dateUtc="2024-07-07T09:43:00Z"/>
                <w:rFonts w:ascii="Frutiger LT Arabic 45 Light" w:hAnsi="Frutiger LT Arabic 45 Light" w:cs="Frutiger LT Arabic 45 Light"/>
                <w:color w:val="FFFFFF" w:themeColor="background1"/>
              </w:rPr>
            </w:pPr>
            <w:ins w:id="4632" w:author="Mohamed Amer" w:date="2024-07-07T12:43:00Z" w16du:dateUtc="2024-07-07T09:43:00Z">
              <w:r w:rsidRPr="00EE2F9C">
                <w:rPr>
                  <w:rFonts w:ascii="Frutiger LT Arabic 45 Light" w:hAnsi="Frutiger LT Arabic 45 Light" w:cs="Frutiger LT Arabic 45 Light"/>
                  <w:color w:val="FFFFFF" w:themeColor="background1"/>
                </w:rPr>
                <w:t>CPU</w:t>
              </w:r>
            </w:ins>
          </w:p>
        </w:tc>
        <w:tc>
          <w:tcPr>
            <w:tcW w:w="8154" w:type="dxa"/>
          </w:tcPr>
          <w:p w14:paraId="2A6AB590" w14:textId="77777777" w:rsidR="001E595F" w:rsidRPr="00EE2F9C" w:rsidRDefault="001E595F" w:rsidP="007F70EF">
            <w:pPr>
              <w:pStyle w:val="TableBodyText"/>
              <w:rPr>
                <w:ins w:id="4633" w:author="Mohamed Amer" w:date="2024-07-07T12:43:00Z" w16du:dateUtc="2024-07-07T09:43:00Z"/>
                <w:rStyle w:val="-Normal"/>
                <w:rFonts w:ascii="Frutiger LT Arabic 45 Light" w:hAnsi="Frutiger LT Arabic 45 Light" w:cs="Frutiger LT Arabic 45 Light"/>
                <w:bCs w:val="0"/>
                <w:color w:val="000000" w:themeColor="text1"/>
              </w:rPr>
            </w:pPr>
            <w:ins w:id="4634" w:author="Mohamed Amer" w:date="2024-07-07T12:43:00Z" w16du:dateUtc="2024-07-07T09:43:00Z">
              <w:r w:rsidRPr="00EE2F9C">
                <w:rPr>
                  <w:rStyle w:val="-Normal"/>
                  <w:rFonts w:ascii="Frutiger LT Arabic 45 Light" w:hAnsi="Frutiger LT Arabic 45 Light" w:cs="Frutiger LT Arabic 45 Light"/>
                  <w:bCs w:val="0"/>
                  <w:color w:val="000000" w:themeColor="text1"/>
                </w:rPr>
                <w:t>4 cores</w:t>
              </w:r>
            </w:ins>
          </w:p>
        </w:tc>
      </w:tr>
      <w:tr w:rsidR="001E595F" w:rsidRPr="00BD22E6" w14:paraId="1E19A906" w14:textId="77777777" w:rsidTr="007F70EF">
        <w:trPr>
          <w:ins w:id="4635" w:author="Mohamed Amer" w:date="2024-07-07T12:43:00Z"/>
        </w:trPr>
        <w:tc>
          <w:tcPr>
            <w:tcW w:w="2336" w:type="dxa"/>
            <w:shd w:val="clear" w:color="auto" w:fill="CF202E"/>
            <w:vAlign w:val="center"/>
          </w:tcPr>
          <w:p w14:paraId="304F5F80" w14:textId="77777777" w:rsidR="001E595F" w:rsidRPr="00EE2F9C" w:rsidRDefault="001E595F" w:rsidP="007F70EF">
            <w:pPr>
              <w:tabs>
                <w:tab w:val="right" w:pos="224"/>
              </w:tabs>
              <w:rPr>
                <w:ins w:id="4636" w:author="Mohamed Amer" w:date="2024-07-07T12:43:00Z" w16du:dateUtc="2024-07-07T09:43:00Z"/>
                <w:rFonts w:ascii="Frutiger LT Arabic 45 Light" w:hAnsi="Frutiger LT Arabic 45 Light" w:cs="Frutiger LT Arabic 45 Light"/>
                <w:color w:val="FFFFFF" w:themeColor="background1"/>
              </w:rPr>
            </w:pPr>
            <w:ins w:id="4637" w:author="Mohamed Amer" w:date="2024-07-07T12:43:00Z" w16du:dateUtc="2024-07-07T09:43:00Z">
              <w:r w:rsidRPr="00EE2F9C">
                <w:rPr>
                  <w:rFonts w:ascii="Frutiger LT Arabic 45 Light" w:hAnsi="Frutiger LT Arabic 45 Light" w:cs="Frutiger LT Arabic 45 Light"/>
                  <w:color w:val="FFFFFF" w:themeColor="background1"/>
                </w:rPr>
                <w:t>SECURITY ZONE</w:t>
              </w:r>
            </w:ins>
          </w:p>
        </w:tc>
        <w:tc>
          <w:tcPr>
            <w:tcW w:w="8154" w:type="dxa"/>
          </w:tcPr>
          <w:p w14:paraId="700F82CB" w14:textId="77777777" w:rsidR="001E595F" w:rsidRPr="00EE2F9C" w:rsidRDefault="001E595F" w:rsidP="007F70EF">
            <w:pPr>
              <w:pStyle w:val="TableBodyText"/>
              <w:rPr>
                <w:ins w:id="4638" w:author="Mohamed Amer" w:date="2024-07-07T12:43:00Z" w16du:dateUtc="2024-07-07T09:43:00Z"/>
                <w:rStyle w:val="-Normal"/>
                <w:rFonts w:ascii="Frutiger LT Arabic 45 Light" w:hAnsi="Frutiger LT Arabic 45 Light" w:cs="Frutiger LT Arabic 45 Light"/>
                <w:bCs w:val="0"/>
                <w:color w:val="000000" w:themeColor="text1"/>
              </w:rPr>
            </w:pPr>
            <w:ins w:id="4639" w:author="Mohamed Amer" w:date="2024-07-07T12:43:00Z" w16du:dateUtc="2024-07-07T09:43:00Z">
              <w:r w:rsidRPr="00EE2F9C">
                <w:rPr>
                  <w:rStyle w:val="-Normal"/>
                  <w:rFonts w:ascii="Frutiger LT Arabic 45 Light" w:hAnsi="Frutiger LT Arabic 45 Light" w:cs="Frutiger LT Arabic 45 Light"/>
                  <w:bCs w:val="0"/>
                  <w:color w:val="000000" w:themeColor="text1"/>
                </w:rPr>
                <w:t>To be provided by SOC</w:t>
              </w:r>
            </w:ins>
          </w:p>
        </w:tc>
      </w:tr>
    </w:tbl>
    <w:p w14:paraId="0B30244D" w14:textId="11361EBE" w:rsidR="001E595F" w:rsidRDefault="001E595F" w:rsidP="00CB3C97">
      <w:pPr>
        <w:pStyle w:val="-Heading2"/>
        <w:rPr>
          <w:ins w:id="4640" w:author="Mohamed Amer" w:date="2024-07-07T12:47:00Z" w16du:dateUtc="2024-07-07T09:47:00Z"/>
          <w:rStyle w:val="-Normal"/>
          <w:rFonts w:ascii="Frutiger LT Arabic 45 Light" w:hAnsi="Frutiger LT Arabic 45 Light" w:cs="Frutiger LT Arabic 45 Light"/>
          <w:color w:val="000000" w:themeColor="text1"/>
        </w:rPr>
      </w:pPr>
    </w:p>
    <w:p w14:paraId="0EAA0FF2" w14:textId="3012057A" w:rsidR="00055E0A" w:rsidRDefault="00055E0A" w:rsidP="00055E0A">
      <w:pPr>
        <w:pStyle w:val="-Heading2"/>
        <w:rPr>
          <w:ins w:id="4641" w:author="Mohamed Amer" w:date="2024-07-28T16:39:00Z" w16du:dateUtc="2024-07-28T13:39:00Z"/>
          <w:rStyle w:val="-Normal"/>
          <w:rFonts w:ascii="Frutiger LT Arabic 45 Light" w:hAnsi="Frutiger LT Arabic 45 Light" w:cs="Frutiger LT Arabic 45 Light"/>
          <w:color w:val="000000" w:themeColor="text1"/>
        </w:rPr>
      </w:pPr>
      <w:ins w:id="4642" w:author="Mohamed Amer" w:date="2024-07-28T16:39:00Z" w16du:dateUtc="2024-07-28T13:39:00Z">
        <w:r>
          <w:rPr>
            <w:rFonts w:ascii="Frutiger LT Arabic 45 Light" w:eastAsia="Calibri" w:hAnsi="Frutiger LT Arabic 45 Light" w:cs="Frutiger LT Arabic 45 Light"/>
            <w:i/>
            <w:iCs/>
            <w:color w:val="8A7967"/>
          </w:rPr>
          <w:t>Physical PC</w:t>
        </w:r>
      </w:ins>
      <w:ins w:id="4643" w:author="Mohamed Amer" w:date="2024-07-28T16:48:00Z" w16du:dateUtc="2024-07-28T13:48:00Z">
        <w:r w:rsidR="00302CFC">
          <w:rPr>
            <w:rFonts w:ascii="Frutiger LT Arabic 45 Light" w:eastAsia="Calibri" w:hAnsi="Frutiger LT Arabic 45 Light" w:cs="Frutiger LT Arabic 45 Light"/>
            <w:i/>
            <w:iCs/>
            <w:color w:val="8A7967"/>
          </w:rPr>
          <w:t xml:space="preserve"> (this might be required in DR for nafith process</w:t>
        </w:r>
      </w:ins>
      <w:ins w:id="4644" w:author="Mohamed Amer" w:date="2024-07-28T16:49:00Z" w16du:dateUtc="2024-07-28T13:49:00Z">
        <w:r w:rsidR="00302CFC">
          <w:rPr>
            <w:rFonts w:ascii="Frutiger LT Arabic 45 Light" w:eastAsia="Calibri" w:hAnsi="Frutiger LT Arabic 45 Light" w:cs="Frutiger LT Arabic 45 Light"/>
            <w:i/>
            <w:iCs/>
            <w:color w:val="8A7967"/>
          </w:rPr>
          <w:t xml:space="preserve"> for manual processing nafith login</w:t>
        </w:r>
      </w:ins>
      <w:ins w:id="4645" w:author="Mohamed Amer" w:date="2024-07-28T16:48:00Z" w16du:dateUtc="2024-07-28T13:48:00Z">
        <w:r w:rsidR="00302CFC">
          <w:rPr>
            <w:rFonts w:ascii="Frutiger LT Arabic 45 Light" w:eastAsia="Calibri" w:hAnsi="Frutiger LT Arabic 45 Light" w:cs="Frutiger LT Arabic 45 Light"/>
            <w:i/>
            <w:iCs/>
            <w:color w:val="8A7967"/>
          </w:rPr>
          <w:t>)</w:t>
        </w:r>
      </w:ins>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6"/>
        <w:gridCol w:w="8154"/>
      </w:tblGrid>
      <w:tr w:rsidR="00055E0A" w:rsidRPr="00BD22E6" w14:paraId="3E536A01" w14:textId="77777777" w:rsidTr="00E658D5">
        <w:trPr>
          <w:trHeight w:val="301"/>
          <w:ins w:id="4646" w:author="Mohamed Amer" w:date="2024-07-28T16:39:00Z"/>
        </w:trPr>
        <w:tc>
          <w:tcPr>
            <w:tcW w:w="2336" w:type="dxa"/>
            <w:shd w:val="clear" w:color="auto" w:fill="CF202E"/>
            <w:vAlign w:val="center"/>
          </w:tcPr>
          <w:p w14:paraId="2D326110" w14:textId="77777777" w:rsidR="00055E0A" w:rsidRPr="00EE2F9C" w:rsidRDefault="00055E0A" w:rsidP="00E658D5">
            <w:pPr>
              <w:tabs>
                <w:tab w:val="right" w:pos="224"/>
              </w:tabs>
              <w:rPr>
                <w:ins w:id="4647" w:author="Mohamed Amer" w:date="2024-07-28T16:39:00Z" w16du:dateUtc="2024-07-28T13:39:00Z"/>
                <w:rFonts w:ascii="Frutiger LT Arabic 45 Light" w:hAnsi="Frutiger LT Arabic 45 Light" w:cs="Frutiger LT Arabic 45 Light"/>
                <w:color w:val="FFFFFF" w:themeColor="background1"/>
              </w:rPr>
            </w:pPr>
            <w:ins w:id="4648" w:author="Mohamed Amer" w:date="2024-07-28T16:39:00Z" w16du:dateUtc="2024-07-28T13:39:00Z">
              <w:r w:rsidRPr="00EE2F9C">
                <w:rPr>
                  <w:rFonts w:ascii="Frutiger LT Arabic 45 Light" w:hAnsi="Frutiger LT Arabic 45 Light" w:cs="Frutiger LT Arabic 45 Light"/>
                  <w:color w:val="FFFFFF" w:themeColor="background1"/>
                </w:rPr>
                <w:t>ENVIRONMENT</w:t>
              </w:r>
            </w:ins>
          </w:p>
        </w:tc>
        <w:tc>
          <w:tcPr>
            <w:tcW w:w="8154" w:type="dxa"/>
          </w:tcPr>
          <w:p w14:paraId="00C2701B" w14:textId="3F616314" w:rsidR="00055E0A" w:rsidRPr="00EE2F9C" w:rsidRDefault="00055E0A" w:rsidP="00E658D5">
            <w:pPr>
              <w:pStyle w:val="TableBodyText"/>
              <w:rPr>
                <w:ins w:id="4649" w:author="Mohamed Amer" w:date="2024-07-28T16:39:00Z" w16du:dateUtc="2024-07-28T13:39:00Z"/>
                <w:rStyle w:val="-Normal"/>
                <w:rFonts w:ascii="Frutiger LT Arabic 45 Light" w:hAnsi="Frutiger LT Arabic 45 Light" w:cs="Frutiger LT Arabic 45 Light"/>
                <w:bCs w:val="0"/>
                <w:color w:val="000000" w:themeColor="text1"/>
              </w:rPr>
            </w:pPr>
            <w:ins w:id="4650" w:author="Mohamed Amer" w:date="2024-07-28T16:39:00Z" w16du:dateUtc="2024-07-28T13:39:00Z">
              <w:r>
                <w:rPr>
                  <w:rStyle w:val="-Normal"/>
                  <w:rFonts w:ascii="Frutiger LT Arabic 45 Light" w:hAnsi="Frutiger LT Arabic 45 Light" w:cs="Frutiger LT Arabic 45 Light"/>
                  <w:bCs w:val="0"/>
                  <w:color w:val="000000" w:themeColor="text1"/>
                </w:rPr>
                <w:t>DR</w:t>
              </w:r>
              <w:r>
                <w:rPr>
                  <w:rStyle w:val="-Normal"/>
                  <w:color w:val="000000" w:themeColor="text1"/>
                </w:rPr>
                <w:t xml:space="preserve"> </w:t>
              </w:r>
              <w:r w:rsidRPr="00EE2F9C">
                <w:rPr>
                  <w:rStyle w:val="-Normal"/>
                  <w:rFonts w:ascii="Frutiger LT Arabic 45 Light" w:hAnsi="Frutiger LT Arabic 45 Light" w:cs="Frutiger LT Arabic 45 Light"/>
                  <w:bCs w:val="0"/>
                  <w:color w:val="000000" w:themeColor="text1"/>
                </w:rPr>
                <w:t xml:space="preserve">Bot Agent – </w:t>
              </w:r>
              <w:r>
                <w:rPr>
                  <w:rStyle w:val="-Normal"/>
                  <w:rFonts w:ascii="Frutiger LT Arabic 45 Light" w:hAnsi="Frutiger LT Arabic 45 Light" w:cs="Frutiger LT Arabic 45 Light"/>
                  <w:bCs w:val="0"/>
                  <w:color w:val="000000" w:themeColor="text1"/>
                </w:rPr>
                <w:t>1</w:t>
              </w:r>
              <w:r w:rsidRPr="00EE2F9C">
                <w:rPr>
                  <w:rStyle w:val="-Normal"/>
                  <w:rFonts w:ascii="Frutiger LT Arabic 45 Light" w:hAnsi="Frutiger LT Arabic 45 Light" w:cs="Frutiger LT Arabic 45 Light"/>
                  <w:bCs w:val="0"/>
                  <w:color w:val="000000" w:themeColor="text1"/>
                </w:rPr>
                <w:t xml:space="preserve"> (</w:t>
              </w:r>
              <w:r>
                <w:rPr>
                  <w:rStyle w:val="-Normal"/>
                  <w:rFonts w:ascii="Frutiger LT Arabic 45 Light" w:hAnsi="Frutiger LT Arabic 45 Light" w:cs="Frutiger LT Arabic 45 Light"/>
                  <w:bCs w:val="0"/>
                  <w:color w:val="000000" w:themeColor="text1"/>
                </w:rPr>
                <w:t>Physical</w:t>
              </w:r>
              <w:r w:rsidRPr="00EE2F9C">
                <w:rPr>
                  <w:rStyle w:val="-Normal"/>
                  <w:rFonts w:ascii="Frutiger LT Arabic 45 Light" w:hAnsi="Frutiger LT Arabic 45 Light" w:cs="Frutiger LT Arabic 45 Light"/>
                  <w:bCs w:val="0"/>
                  <w:color w:val="000000" w:themeColor="text1"/>
                </w:rPr>
                <w:t xml:space="preserve"> PC)</w:t>
              </w:r>
            </w:ins>
          </w:p>
        </w:tc>
      </w:tr>
      <w:tr w:rsidR="00055E0A" w:rsidRPr="00BD22E6" w14:paraId="3B1F95E1" w14:textId="77777777" w:rsidTr="00E658D5">
        <w:trPr>
          <w:trHeight w:val="238"/>
          <w:ins w:id="4651" w:author="Mohamed Amer" w:date="2024-07-28T16:39:00Z"/>
        </w:trPr>
        <w:tc>
          <w:tcPr>
            <w:tcW w:w="2336" w:type="dxa"/>
            <w:shd w:val="clear" w:color="auto" w:fill="CF202E"/>
            <w:vAlign w:val="center"/>
          </w:tcPr>
          <w:p w14:paraId="21166E50" w14:textId="77777777" w:rsidR="00055E0A" w:rsidRPr="00EE2F9C" w:rsidRDefault="00055E0A" w:rsidP="00E658D5">
            <w:pPr>
              <w:tabs>
                <w:tab w:val="right" w:pos="224"/>
              </w:tabs>
              <w:rPr>
                <w:ins w:id="4652" w:author="Mohamed Amer" w:date="2024-07-28T16:39:00Z" w16du:dateUtc="2024-07-28T13:39:00Z"/>
                <w:rFonts w:ascii="Frutiger LT Arabic 45 Light" w:hAnsi="Frutiger LT Arabic 45 Light" w:cs="Frutiger LT Arabic 45 Light"/>
                <w:color w:val="FFFFFF" w:themeColor="background1"/>
              </w:rPr>
            </w:pPr>
            <w:ins w:id="4653" w:author="Mohamed Amer" w:date="2024-07-28T16:39:00Z" w16du:dateUtc="2024-07-28T13:39:00Z">
              <w:r w:rsidRPr="00EE2F9C">
                <w:rPr>
                  <w:rFonts w:ascii="Frutiger LT Arabic 45 Light" w:hAnsi="Frutiger LT Arabic 45 Light" w:cs="Frutiger LT Arabic 45 Light"/>
                  <w:color w:val="FFFFFF" w:themeColor="background1"/>
                </w:rPr>
                <w:t>SERVER NAME</w:t>
              </w:r>
            </w:ins>
          </w:p>
        </w:tc>
        <w:tc>
          <w:tcPr>
            <w:tcW w:w="8154" w:type="dxa"/>
          </w:tcPr>
          <w:p w14:paraId="7492B466" w14:textId="77777777" w:rsidR="00055E0A" w:rsidRPr="00EE2F9C" w:rsidRDefault="00055E0A" w:rsidP="00E658D5">
            <w:pPr>
              <w:pStyle w:val="TableBodyText"/>
              <w:rPr>
                <w:ins w:id="4654" w:author="Mohamed Amer" w:date="2024-07-28T16:39:00Z" w16du:dateUtc="2024-07-28T13:39:00Z"/>
                <w:rStyle w:val="-Normal"/>
                <w:rFonts w:ascii="Frutiger LT Arabic 45 Light" w:hAnsi="Frutiger LT Arabic 45 Light" w:cs="Frutiger LT Arabic 45 Light"/>
                <w:bCs w:val="0"/>
                <w:color w:val="000000" w:themeColor="text1"/>
              </w:rPr>
            </w:pPr>
            <w:ins w:id="4655" w:author="Mohamed Amer" w:date="2024-07-28T16:39:00Z" w16du:dateUtc="2024-07-28T13:39:00Z">
              <w:r w:rsidRPr="00EE2F9C">
                <w:rPr>
                  <w:rStyle w:val="-Normal"/>
                  <w:rFonts w:ascii="Frutiger LT Arabic 45 Light" w:hAnsi="Frutiger LT Arabic 45 Light" w:cs="Frutiger LT Arabic 45 Light"/>
                  <w:bCs w:val="0"/>
                  <w:color w:val="000000" w:themeColor="text1"/>
                  <w:highlight w:val="yellow"/>
                </w:rPr>
                <w:t>Provided by A&amp;SO if the server is new, if server exist, put the name</w:t>
              </w:r>
            </w:ins>
          </w:p>
        </w:tc>
      </w:tr>
      <w:tr w:rsidR="00055E0A" w:rsidRPr="00BD22E6" w14:paraId="0BD1D885" w14:textId="77777777" w:rsidTr="00E658D5">
        <w:trPr>
          <w:trHeight w:val="238"/>
          <w:ins w:id="4656" w:author="Mohamed Amer" w:date="2024-07-28T16:39:00Z"/>
        </w:trPr>
        <w:tc>
          <w:tcPr>
            <w:tcW w:w="2336" w:type="dxa"/>
            <w:shd w:val="clear" w:color="auto" w:fill="CF202E"/>
            <w:vAlign w:val="center"/>
          </w:tcPr>
          <w:p w14:paraId="45C5B713" w14:textId="77777777" w:rsidR="00055E0A" w:rsidRPr="00EE2F9C" w:rsidRDefault="00055E0A" w:rsidP="00E658D5">
            <w:pPr>
              <w:tabs>
                <w:tab w:val="right" w:pos="224"/>
              </w:tabs>
              <w:rPr>
                <w:ins w:id="4657" w:author="Mohamed Amer" w:date="2024-07-28T16:39:00Z" w16du:dateUtc="2024-07-28T13:39:00Z"/>
                <w:rFonts w:ascii="Frutiger LT Arabic 45 Light" w:hAnsi="Frutiger LT Arabic 45 Light" w:cs="Frutiger LT Arabic 45 Light"/>
                <w:color w:val="FFFFFF" w:themeColor="background1"/>
              </w:rPr>
            </w:pPr>
            <w:ins w:id="4658" w:author="Mohamed Amer" w:date="2024-07-28T16:39:00Z" w16du:dateUtc="2024-07-28T13:39:00Z">
              <w:r w:rsidRPr="00EE2F9C">
                <w:rPr>
                  <w:rFonts w:ascii="Frutiger LT Arabic 45 Light" w:hAnsi="Frutiger LT Arabic 45 Light" w:cs="Frutiger LT Arabic 45 Light"/>
                  <w:color w:val="FFFFFF" w:themeColor="background1"/>
                </w:rPr>
                <w:t>DESCRIPTION</w:t>
              </w:r>
            </w:ins>
          </w:p>
        </w:tc>
        <w:tc>
          <w:tcPr>
            <w:tcW w:w="8154" w:type="dxa"/>
          </w:tcPr>
          <w:p w14:paraId="4D0D21AD" w14:textId="77777777" w:rsidR="00055E0A" w:rsidRPr="00EE2F9C" w:rsidRDefault="00055E0A" w:rsidP="00E658D5">
            <w:pPr>
              <w:pStyle w:val="TableBodyText"/>
              <w:rPr>
                <w:ins w:id="4659" w:author="Mohamed Amer" w:date="2024-07-28T16:39:00Z" w16du:dateUtc="2024-07-28T13:39:00Z"/>
                <w:rStyle w:val="-Normal"/>
                <w:rFonts w:ascii="Frutiger LT Arabic 45 Light" w:hAnsi="Frutiger LT Arabic 45 Light" w:cs="Frutiger LT Arabic 45 Light"/>
                <w:bCs w:val="0"/>
                <w:color w:val="000000" w:themeColor="text1"/>
              </w:rPr>
            </w:pPr>
            <w:ins w:id="4660" w:author="Mohamed Amer" w:date="2024-07-28T16:39:00Z" w16du:dateUtc="2024-07-28T13:39:00Z">
              <w:r>
                <w:rPr>
                  <w:rStyle w:val="-Normal"/>
                  <w:rFonts w:ascii="Frutiger LT Arabic 45 Light" w:hAnsi="Frutiger LT Arabic 45 Light" w:cs="Frutiger LT Arabic 45 Light"/>
                  <w:bCs w:val="0"/>
                  <w:color w:val="000000" w:themeColor="text1"/>
                </w:rPr>
                <w:t>Bot Runner</w:t>
              </w:r>
            </w:ins>
          </w:p>
        </w:tc>
      </w:tr>
      <w:tr w:rsidR="00055E0A" w:rsidRPr="00BD22E6" w14:paraId="1116A669" w14:textId="77777777" w:rsidTr="00E658D5">
        <w:trPr>
          <w:trHeight w:val="256"/>
          <w:ins w:id="4661" w:author="Mohamed Amer" w:date="2024-07-28T16:39:00Z"/>
        </w:trPr>
        <w:tc>
          <w:tcPr>
            <w:tcW w:w="2336" w:type="dxa"/>
            <w:shd w:val="clear" w:color="auto" w:fill="CF202E"/>
            <w:vAlign w:val="center"/>
          </w:tcPr>
          <w:p w14:paraId="0C6C24A9" w14:textId="77777777" w:rsidR="00055E0A" w:rsidRPr="00EE2F9C" w:rsidRDefault="00055E0A" w:rsidP="00E658D5">
            <w:pPr>
              <w:tabs>
                <w:tab w:val="right" w:pos="224"/>
              </w:tabs>
              <w:rPr>
                <w:ins w:id="4662" w:author="Mohamed Amer" w:date="2024-07-28T16:39:00Z" w16du:dateUtc="2024-07-28T13:39:00Z"/>
                <w:rFonts w:ascii="Frutiger LT Arabic 45 Light" w:hAnsi="Frutiger LT Arabic 45 Light" w:cs="Frutiger LT Arabic 45 Light"/>
                <w:color w:val="FFFFFF" w:themeColor="background1"/>
              </w:rPr>
            </w:pPr>
            <w:ins w:id="4663" w:author="Mohamed Amer" w:date="2024-07-28T16:39:00Z" w16du:dateUtc="2024-07-28T13:39:00Z">
              <w:r w:rsidRPr="00EE2F9C">
                <w:rPr>
                  <w:rFonts w:ascii="Frutiger LT Arabic 45 Light" w:hAnsi="Frutiger LT Arabic 45 Light" w:cs="Frutiger LT Arabic 45 Light"/>
                  <w:color w:val="FFFFFF" w:themeColor="background1"/>
                </w:rPr>
                <w:t>IP ADDRESS</w:t>
              </w:r>
            </w:ins>
          </w:p>
        </w:tc>
        <w:tc>
          <w:tcPr>
            <w:tcW w:w="8154" w:type="dxa"/>
          </w:tcPr>
          <w:p w14:paraId="2BC71FAB" w14:textId="77777777" w:rsidR="00055E0A" w:rsidRPr="00EE2F9C" w:rsidRDefault="00055E0A" w:rsidP="00E658D5">
            <w:pPr>
              <w:pStyle w:val="TableBodyText"/>
              <w:rPr>
                <w:ins w:id="4664" w:author="Mohamed Amer" w:date="2024-07-28T16:39:00Z" w16du:dateUtc="2024-07-28T13:39:00Z"/>
                <w:rStyle w:val="-Normal"/>
                <w:rFonts w:ascii="Frutiger LT Arabic 45 Light" w:hAnsi="Frutiger LT Arabic 45 Light" w:cs="Frutiger LT Arabic 45 Light"/>
                <w:bCs w:val="0"/>
                <w:color w:val="000000" w:themeColor="text1"/>
              </w:rPr>
            </w:pPr>
            <w:ins w:id="4665" w:author="Mohamed Amer" w:date="2024-07-28T16:39:00Z" w16du:dateUtc="2024-07-28T13:39:00Z">
              <w:r w:rsidRPr="00EE2F9C">
                <w:rPr>
                  <w:rStyle w:val="-Normal"/>
                  <w:rFonts w:ascii="Frutiger LT Arabic 45 Light" w:hAnsi="Frutiger LT Arabic 45 Light" w:cs="Frutiger LT Arabic 45 Light"/>
                  <w:bCs w:val="0"/>
                  <w:color w:val="000000" w:themeColor="text1"/>
                </w:rPr>
                <w:t>To be provided by NCD</w:t>
              </w:r>
            </w:ins>
          </w:p>
        </w:tc>
      </w:tr>
      <w:tr w:rsidR="00055E0A" w:rsidRPr="00BD22E6" w14:paraId="5546CF5F" w14:textId="77777777" w:rsidTr="00E658D5">
        <w:trPr>
          <w:ins w:id="4666" w:author="Mohamed Amer" w:date="2024-07-28T16:39:00Z"/>
        </w:trPr>
        <w:tc>
          <w:tcPr>
            <w:tcW w:w="2336" w:type="dxa"/>
            <w:shd w:val="clear" w:color="auto" w:fill="CF202E"/>
            <w:vAlign w:val="center"/>
          </w:tcPr>
          <w:p w14:paraId="2CFAC1F8" w14:textId="77777777" w:rsidR="00055E0A" w:rsidRPr="00EE2F9C" w:rsidRDefault="00055E0A" w:rsidP="00E658D5">
            <w:pPr>
              <w:tabs>
                <w:tab w:val="right" w:pos="224"/>
              </w:tabs>
              <w:rPr>
                <w:ins w:id="4667" w:author="Mohamed Amer" w:date="2024-07-28T16:39:00Z" w16du:dateUtc="2024-07-28T13:39:00Z"/>
                <w:rFonts w:ascii="Frutiger LT Arabic 45 Light" w:hAnsi="Frutiger LT Arabic 45 Light" w:cs="Frutiger LT Arabic 45 Light"/>
                <w:color w:val="FFFFFF" w:themeColor="background1"/>
              </w:rPr>
            </w:pPr>
            <w:ins w:id="4668" w:author="Mohamed Amer" w:date="2024-07-28T16:39:00Z" w16du:dateUtc="2024-07-28T13:39:00Z">
              <w:r w:rsidRPr="00EE2F9C">
                <w:rPr>
                  <w:rFonts w:ascii="Frutiger LT Arabic 45 Light" w:hAnsi="Frutiger LT Arabic 45 Light" w:cs="Frutiger LT Arabic 45 Light"/>
                  <w:color w:val="FFFFFF" w:themeColor="background1"/>
                </w:rPr>
                <w:t>RAM</w:t>
              </w:r>
            </w:ins>
          </w:p>
        </w:tc>
        <w:tc>
          <w:tcPr>
            <w:tcW w:w="8154" w:type="dxa"/>
          </w:tcPr>
          <w:p w14:paraId="2AF006EF" w14:textId="77777777" w:rsidR="00055E0A" w:rsidRPr="00EE2F9C" w:rsidRDefault="00055E0A" w:rsidP="00E658D5">
            <w:pPr>
              <w:pStyle w:val="TableBodyText"/>
              <w:rPr>
                <w:ins w:id="4669" w:author="Mohamed Amer" w:date="2024-07-28T16:39:00Z" w16du:dateUtc="2024-07-28T13:39:00Z"/>
                <w:rStyle w:val="-Normal"/>
                <w:rFonts w:ascii="Frutiger LT Arabic 45 Light" w:hAnsi="Frutiger LT Arabic 45 Light" w:cs="Frutiger LT Arabic 45 Light"/>
                <w:bCs w:val="0"/>
                <w:color w:val="000000" w:themeColor="text1"/>
              </w:rPr>
            </w:pPr>
            <w:ins w:id="4670" w:author="Mohamed Amer" w:date="2024-07-28T16:39:00Z" w16du:dateUtc="2024-07-28T13:39:00Z">
              <w:r w:rsidRPr="00EE2F9C">
                <w:rPr>
                  <w:rStyle w:val="-Normal"/>
                  <w:rFonts w:ascii="Frutiger LT Arabic 45 Light" w:hAnsi="Frutiger LT Arabic 45 Light" w:cs="Frutiger LT Arabic 45 Light"/>
                  <w:bCs w:val="0"/>
                  <w:color w:val="000000" w:themeColor="text1"/>
                </w:rPr>
                <w:t>12</w:t>
              </w:r>
            </w:ins>
          </w:p>
        </w:tc>
      </w:tr>
      <w:tr w:rsidR="00055E0A" w:rsidRPr="00BD22E6" w14:paraId="4CFB6DC7" w14:textId="77777777" w:rsidTr="00E658D5">
        <w:trPr>
          <w:ins w:id="4671" w:author="Mohamed Amer" w:date="2024-07-28T16:39:00Z"/>
        </w:trPr>
        <w:tc>
          <w:tcPr>
            <w:tcW w:w="2336" w:type="dxa"/>
            <w:shd w:val="clear" w:color="auto" w:fill="CF202E"/>
            <w:vAlign w:val="center"/>
          </w:tcPr>
          <w:p w14:paraId="188E5378" w14:textId="77777777" w:rsidR="00055E0A" w:rsidRPr="00EE2F9C" w:rsidRDefault="00055E0A" w:rsidP="00E658D5">
            <w:pPr>
              <w:tabs>
                <w:tab w:val="right" w:pos="224"/>
              </w:tabs>
              <w:rPr>
                <w:ins w:id="4672" w:author="Mohamed Amer" w:date="2024-07-28T16:39:00Z" w16du:dateUtc="2024-07-28T13:39:00Z"/>
                <w:rFonts w:ascii="Frutiger LT Arabic 45 Light" w:hAnsi="Frutiger LT Arabic 45 Light" w:cs="Frutiger LT Arabic 45 Light"/>
                <w:color w:val="FFFFFF" w:themeColor="background1"/>
              </w:rPr>
            </w:pPr>
            <w:ins w:id="4673" w:author="Mohamed Amer" w:date="2024-07-28T16:39:00Z" w16du:dateUtc="2024-07-28T13:39:00Z">
              <w:r w:rsidRPr="00EE2F9C">
                <w:rPr>
                  <w:rFonts w:ascii="Frutiger LT Arabic 45 Light" w:hAnsi="Frutiger LT Arabic 45 Light" w:cs="Frutiger LT Arabic 45 Light"/>
                  <w:color w:val="FFFFFF" w:themeColor="background1"/>
                </w:rPr>
                <w:t>CONNECTION</w:t>
              </w:r>
            </w:ins>
          </w:p>
        </w:tc>
        <w:tc>
          <w:tcPr>
            <w:tcW w:w="8154" w:type="dxa"/>
          </w:tcPr>
          <w:p w14:paraId="2724E1E9" w14:textId="77777777" w:rsidR="00055E0A" w:rsidRPr="00EE2F9C" w:rsidRDefault="00055E0A" w:rsidP="00E658D5">
            <w:pPr>
              <w:pStyle w:val="TableBodyText"/>
              <w:rPr>
                <w:ins w:id="4674" w:author="Mohamed Amer" w:date="2024-07-28T16:39:00Z" w16du:dateUtc="2024-07-28T13:39:00Z"/>
                <w:rStyle w:val="-Normal"/>
                <w:rFonts w:ascii="Frutiger LT Arabic 45 Light" w:hAnsi="Frutiger LT Arabic 45 Light" w:cs="Frutiger LT Arabic 45 Light"/>
                <w:bCs w:val="0"/>
                <w:color w:val="000000" w:themeColor="text1"/>
              </w:rPr>
            </w:pPr>
          </w:p>
        </w:tc>
      </w:tr>
      <w:tr w:rsidR="00055E0A" w:rsidRPr="00BD22E6" w14:paraId="7A0D3DB1" w14:textId="77777777" w:rsidTr="00E658D5">
        <w:trPr>
          <w:ins w:id="4675" w:author="Mohamed Amer" w:date="2024-07-28T16:39:00Z"/>
        </w:trPr>
        <w:tc>
          <w:tcPr>
            <w:tcW w:w="2336" w:type="dxa"/>
            <w:shd w:val="clear" w:color="auto" w:fill="CF202E"/>
            <w:vAlign w:val="center"/>
          </w:tcPr>
          <w:p w14:paraId="64AF45BB" w14:textId="77777777" w:rsidR="00055E0A" w:rsidRPr="00EE2F9C" w:rsidRDefault="00055E0A" w:rsidP="00E658D5">
            <w:pPr>
              <w:tabs>
                <w:tab w:val="right" w:pos="224"/>
              </w:tabs>
              <w:rPr>
                <w:ins w:id="4676" w:author="Mohamed Amer" w:date="2024-07-28T16:39:00Z" w16du:dateUtc="2024-07-28T13:39:00Z"/>
                <w:rFonts w:ascii="Frutiger LT Arabic 45 Light" w:hAnsi="Frutiger LT Arabic 45 Light" w:cs="Frutiger LT Arabic 45 Light"/>
                <w:color w:val="FFFFFF" w:themeColor="background1"/>
              </w:rPr>
            </w:pPr>
            <w:ins w:id="4677" w:author="Mohamed Amer" w:date="2024-07-28T16:39:00Z" w16du:dateUtc="2024-07-28T13:39:00Z">
              <w:r w:rsidRPr="00EE2F9C">
                <w:rPr>
                  <w:rFonts w:ascii="Frutiger LT Arabic 45 Light" w:hAnsi="Frutiger LT Arabic 45 Light" w:cs="Frutiger LT Arabic 45 Light"/>
                  <w:color w:val="FFFFFF" w:themeColor="background1"/>
                </w:rPr>
                <w:t>DISK SPACE</w:t>
              </w:r>
            </w:ins>
          </w:p>
        </w:tc>
        <w:tc>
          <w:tcPr>
            <w:tcW w:w="8154" w:type="dxa"/>
          </w:tcPr>
          <w:p w14:paraId="3312F9FD" w14:textId="77777777" w:rsidR="00055E0A" w:rsidRPr="00EE2F9C" w:rsidRDefault="00055E0A" w:rsidP="00E658D5">
            <w:pPr>
              <w:pStyle w:val="TableBodyText"/>
              <w:rPr>
                <w:ins w:id="4678" w:author="Mohamed Amer" w:date="2024-07-28T16:39:00Z" w16du:dateUtc="2024-07-28T13:39:00Z"/>
                <w:rStyle w:val="-Normal"/>
                <w:rFonts w:ascii="Frutiger LT Arabic 45 Light" w:hAnsi="Frutiger LT Arabic 45 Light" w:cs="Frutiger LT Arabic 45 Light"/>
                <w:bCs w:val="0"/>
                <w:color w:val="000000" w:themeColor="text1"/>
              </w:rPr>
            </w:pPr>
            <w:ins w:id="4679" w:author="Mohamed Amer" w:date="2024-07-28T16:39:00Z" w16du:dateUtc="2024-07-28T13:39:00Z">
              <w:r w:rsidRPr="00EE2F9C">
                <w:rPr>
                  <w:rStyle w:val="-Normal"/>
                  <w:rFonts w:ascii="Frutiger LT Arabic 45 Light" w:hAnsi="Frutiger LT Arabic 45 Light" w:cs="Frutiger LT Arabic 45 Light"/>
                  <w:bCs w:val="0"/>
                  <w:color w:val="000000" w:themeColor="text1"/>
                </w:rPr>
                <w:t>50</w:t>
              </w:r>
            </w:ins>
          </w:p>
        </w:tc>
      </w:tr>
      <w:tr w:rsidR="00055E0A" w:rsidRPr="00BD22E6" w14:paraId="446C69F4" w14:textId="77777777" w:rsidTr="00E658D5">
        <w:trPr>
          <w:ins w:id="4680" w:author="Mohamed Amer" w:date="2024-07-28T16:39:00Z"/>
        </w:trPr>
        <w:tc>
          <w:tcPr>
            <w:tcW w:w="2336" w:type="dxa"/>
            <w:shd w:val="clear" w:color="auto" w:fill="CF202E"/>
            <w:vAlign w:val="center"/>
          </w:tcPr>
          <w:p w14:paraId="6904A6E2" w14:textId="77777777" w:rsidR="00055E0A" w:rsidRPr="00EE2F9C" w:rsidRDefault="00055E0A" w:rsidP="00E658D5">
            <w:pPr>
              <w:tabs>
                <w:tab w:val="right" w:pos="224"/>
              </w:tabs>
              <w:rPr>
                <w:ins w:id="4681" w:author="Mohamed Amer" w:date="2024-07-28T16:39:00Z" w16du:dateUtc="2024-07-28T13:39:00Z"/>
                <w:rFonts w:ascii="Frutiger LT Arabic 45 Light" w:hAnsi="Frutiger LT Arabic 45 Light" w:cs="Frutiger LT Arabic 45 Light"/>
                <w:color w:val="FFFFFF" w:themeColor="background1"/>
              </w:rPr>
            </w:pPr>
            <w:ins w:id="4682" w:author="Mohamed Amer" w:date="2024-07-28T16:39:00Z" w16du:dateUtc="2024-07-28T13:39:00Z">
              <w:r w:rsidRPr="00EE2F9C">
                <w:rPr>
                  <w:rFonts w:ascii="Frutiger LT Arabic 45 Light" w:hAnsi="Frutiger LT Arabic 45 Light" w:cs="Frutiger LT Arabic 45 Light"/>
                  <w:color w:val="FFFFFF" w:themeColor="background1"/>
                </w:rPr>
                <w:t>OPERATING SYSTEM</w:t>
              </w:r>
            </w:ins>
          </w:p>
        </w:tc>
        <w:tc>
          <w:tcPr>
            <w:tcW w:w="8154" w:type="dxa"/>
          </w:tcPr>
          <w:p w14:paraId="72832868" w14:textId="77777777" w:rsidR="00055E0A" w:rsidRDefault="00055E0A" w:rsidP="00E658D5">
            <w:pPr>
              <w:pStyle w:val="TableBodyText"/>
              <w:rPr>
                <w:ins w:id="4683" w:author="Mohamed Amer" w:date="2024-07-28T16:39:00Z" w16du:dateUtc="2024-07-28T13:39:00Z"/>
                <w:rStyle w:val="-Normal"/>
                <w:rFonts w:ascii="Frutiger LT Arabic 45 Light" w:hAnsi="Frutiger LT Arabic 45 Light" w:cs="Frutiger LT Arabic 45 Light"/>
                <w:bCs w:val="0"/>
                <w:color w:val="000000" w:themeColor="text1"/>
              </w:rPr>
            </w:pPr>
            <w:ins w:id="4684" w:author="Mohamed Amer" w:date="2024-07-28T16:39:00Z" w16du:dateUtc="2024-07-28T13:39:00Z">
              <w:r w:rsidRPr="00EE2F9C">
                <w:rPr>
                  <w:rStyle w:val="-Normal"/>
                  <w:rFonts w:ascii="Frutiger LT Arabic 45 Light" w:hAnsi="Frutiger LT Arabic 45 Light" w:cs="Frutiger LT Arabic 45 Light"/>
                  <w:bCs w:val="0"/>
                  <w:color w:val="000000" w:themeColor="text1"/>
                </w:rPr>
                <w:t>Windows 11 OR Windows 1</w:t>
              </w:r>
              <w:r>
                <w:rPr>
                  <w:rStyle w:val="-Normal"/>
                  <w:rFonts w:ascii="Frutiger LT Arabic 45 Light" w:hAnsi="Frutiger LT Arabic 45 Light" w:cs="Frutiger LT Arabic 45 Light"/>
                  <w:bCs w:val="0"/>
                  <w:color w:val="000000" w:themeColor="text1"/>
                </w:rPr>
                <w:t>0</w:t>
              </w:r>
            </w:ins>
          </w:p>
          <w:p w14:paraId="2CB204BC" w14:textId="77777777" w:rsidR="00055E0A" w:rsidRPr="00EE2F9C" w:rsidRDefault="00055E0A" w:rsidP="00E658D5">
            <w:pPr>
              <w:pStyle w:val="TableBodyText"/>
              <w:rPr>
                <w:ins w:id="4685" w:author="Mohamed Amer" w:date="2024-07-28T16:39:00Z" w16du:dateUtc="2024-07-28T13:39:00Z"/>
                <w:rStyle w:val="-Normal"/>
                <w:rFonts w:ascii="Frutiger LT Arabic 45 Light" w:hAnsi="Frutiger LT Arabic 45 Light" w:cs="Frutiger LT Arabic 45 Light"/>
                <w:bCs w:val="0"/>
                <w:color w:val="000000" w:themeColor="text1"/>
              </w:rPr>
            </w:pPr>
            <w:ins w:id="4686" w:author="Mohamed Amer" w:date="2024-07-28T16:39:00Z" w16du:dateUtc="2024-07-28T13:39:00Z">
              <w:r>
                <w:rPr>
                  <w:rStyle w:val="-Normal"/>
                  <w:rFonts w:ascii="Frutiger LT Arabic 45 Light" w:hAnsi="Frutiger LT Arabic 45 Light" w:cs="Frutiger LT Arabic 45 Light"/>
                  <w:bCs w:val="0"/>
                  <w:color w:val="000000" w:themeColor="text1"/>
                </w:rPr>
                <w:t>(</w:t>
              </w:r>
              <w:r w:rsidRPr="00356D25">
                <w:rPr>
                  <w:rStyle w:val="-Normal"/>
                  <w:rFonts w:ascii="Frutiger LT Arabic 45 Light" w:hAnsi="Frutiger LT Arabic 45 Light" w:cs="Frutiger LT Arabic 45 Light"/>
                  <w:bCs w:val="0"/>
                  <w:color w:val="000000" w:themeColor="text1"/>
                </w:rPr>
                <w:t>request to Involve client systems team to install the required applications</w:t>
              </w:r>
              <w:r>
                <w:rPr>
                  <w:rStyle w:val="-Normal"/>
                  <w:rFonts w:ascii="Frutiger LT Arabic 45 Light" w:hAnsi="Frutiger LT Arabic 45 Light" w:cs="Frutiger LT Arabic 45 Light"/>
                  <w:bCs w:val="0"/>
                  <w:color w:val="000000" w:themeColor="text1"/>
                </w:rPr>
                <w:t>)</w:t>
              </w:r>
            </w:ins>
          </w:p>
        </w:tc>
      </w:tr>
      <w:tr w:rsidR="00055E0A" w:rsidRPr="00BD22E6" w14:paraId="722C4A7C" w14:textId="77777777" w:rsidTr="00E658D5">
        <w:trPr>
          <w:ins w:id="4687" w:author="Mohamed Amer" w:date="2024-07-28T16:39:00Z"/>
        </w:trPr>
        <w:tc>
          <w:tcPr>
            <w:tcW w:w="2336" w:type="dxa"/>
            <w:shd w:val="clear" w:color="auto" w:fill="CF202E"/>
            <w:vAlign w:val="center"/>
          </w:tcPr>
          <w:p w14:paraId="0E297E53" w14:textId="77777777" w:rsidR="00055E0A" w:rsidRPr="00EE2F9C" w:rsidRDefault="00055E0A" w:rsidP="00E658D5">
            <w:pPr>
              <w:tabs>
                <w:tab w:val="right" w:pos="224"/>
              </w:tabs>
              <w:rPr>
                <w:ins w:id="4688" w:author="Mohamed Amer" w:date="2024-07-28T16:39:00Z" w16du:dateUtc="2024-07-28T13:39:00Z"/>
                <w:rFonts w:ascii="Frutiger LT Arabic 45 Light" w:hAnsi="Frutiger LT Arabic 45 Light" w:cs="Frutiger LT Arabic 45 Light"/>
                <w:color w:val="FFFFFF" w:themeColor="background1"/>
              </w:rPr>
            </w:pPr>
            <w:ins w:id="4689" w:author="Mohamed Amer" w:date="2024-07-28T16:39:00Z" w16du:dateUtc="2024-07-28T13:39:00Z">
              <w:r w:rsidRPr="00EE2F9C">
                <w:rPr>
                  <w:rFonts w:ascii="Frutiger LT Arabic 45 Light" w:hAnsi="Frutiger LT Arabic 45 Light" w:cs="Frutiger LT Arabic 45 Light"/>
                  <w:color w:val="FFFFFF" w:themeColor="background1"/>
                </w:rPr>
                <w:t>CPU</w:t>
              </w:r>
            </w:ins>
          </w:p>
        </w:tc>
        <w:tc>
          <w:tcPr>
            <w:tcW w:w="8154" w:type="dxa"/>
          </w:tcPr>
          <w:p w14:paraId="68DFF0F8" w14:textId="77777777" w:rsidR="00055E0A" w:rsidRPr="00EE2F9C" w:rsidRDefault="00055E0A" w:rsidP="00E658D5">
            <w:pPr>
              <w:pStyle w:val="TableBodyText"/>
              <w:rPr>
                <w:ins w:id="4690" w:author="Mohamed Amer" w:date="2024-07-28T16:39:00Z" w16du:dateUtc="2024-07-28T13:39:00Z"/>
                <w:rStyle w:val="-Normal"/>
                <w:rFonts w:ascii="Frutiger LT Arabic 45 Light" w:hAnsi="Frutiger LT Arabic 45 Light" w:cs="Frutiger LT Arabic 45 Light"/>
                <w:bCs w:val="0"/>
                <w:color w:val="000000" w:themeColor="text1"/>
              </w:rPr>
            </w:pPr>
            <w:ins w:id="4691" w:author="Mohamed Amer" w:date="2024-07-28T16:39:00Z" w16du:dateUtc="2024-07-28T13:39:00Z">
              <w:r w:rsidRPr="00EE2F9C">
                <w:rPr>
                  <w:rStyle w:val="-Normal"/>
                  <w:rFonts w:ascii="Frutiger LT Arabic 45 Light" w:hAnsi="Frutiger LT Arabic 45 Light" w:cs="Frutiger LT Arabic 45 Light"/>
                  <w:bCs w:val="0"/>
                  <w:color w:val="000000" w:themeColor="text1"/>
                </w:rPr>
                <w:t>4 cores</w:t>
              </w:r>
            </w:ins>
          </w:p>
        </w:tc>
      </w:tr>
      <w:tr w:rsidR="00055E0A" w:rsidRPr="00BD22E6" w14:paraId="7C57242B" w14:textId="77777777" w:rsidTr="00E658D5">
        <w:trPr>
          <w:ins w:id="4692" w:author="Mohamed Amer" w:date="2024-07-28T16:39:00Z"/>
        </w:trPr>
        <w:tc>
          <w:tcPr>
            <w:tcW w:w="2336" w:type="dxa"/>
            <w:shd w:val="clear" w:color="auto" w:fill="CF202E"/>
            <w:vAlign w:val="center"/>
          </w:tcPr>
          <w:p w14:paraId="28326292" w14:textId="77777777" w:rsidR="00055E0A" w:rsidRPr="00EE2F9C" w:rsidRDefault="00055E0A" w:rsidP="00E658D5">
            <w:pPr>
              <w:tabs>
                <w:tab w:val="right" w:pos="224"/>
              </w:tabs>
              <w:rPr>
                <w:ins w:id="4693" w:author="Mohamed Amer" w:date="2024-07-28T16:39:00Z" w16du:dateUtc="2024-07-28T13:39:00Z"/>
                <w:rFonts w:ascii="Frutiger LT Arabic 45 Light" w:hAnsi="Frutiger LT Arabic 45 Light" w:cs="Frutiger LT Arabic 45 Light"/>
                <w:color w:val="FFFFFF" w:themeColor="background1"/>
              </w:rPr>
            </w:pPr>
            <w:ins w:id="4694" w:author="Mohamed Amer" w:date="2024-07-28T16:39:00Z" w16du:dateUtc="2024-07-28T13:39:00Z">
              <w:r w:rsidRPr="00EE2F9C">
                <w:rPr>
                  <w:rFonts w:ascii="Frutiger LT Arabic 45 Light" w:hAnsi="Frutiger LT Arabic 45 Light" w:cs="Frutiger LT Arabic 45 Light"/>
                  <w:color w:val="FFFFFF" w:themeColor="background1"/>
                </w:rPr>
                <w:t>SECURITY ZONE</w:t>
              </w:r>
            </w:ins>
          </w:p>
        </w:tc>
        <w:tc>
          <w:tcPr>
            <w:tcW w:w="8154" w:type="dxa"/>
          </w:tcPr>
          <w:p w14:paraId="2FFC47B1" w14:textId="77777777" w:rsidR="00055E0A" w:rsidRPr="00EE2F9C" w:rsidRDefault="00055E0A" w:rsidP="00E658D5">
            <w:pPr>
              <w:pStyle w:val="TableBodyText"/>
              <w:rPr>
                <w:ins w:id="4695" w:author="Mohamed Amer" w:date="2024-07-28T16:39:00Z" w16du:dateUtc="2024-07-28T13:39:00Z"/>
                <w:rStyle w:val="-Normal"/>
                <w:rFonts w:ascii="Frutiger LT Arabic 45 Light" w:hAnsi="Frutiger LT Arabic 45 Light" w:cs="Frutiger LT Arabic 45 Light"/>
                <w:bCs w:val="0"/>
                <w:color w:val="000000" w:themeColor="text1"/>
              </w:rPr>
            </w:pPr>
            <w:ins w:id="4696" w:author="Mohamed Amer" w:date="2024-07-28T16:39:00Z" w16du:dateUtc="2024-07-28T13:39:00Z">
              <w:r w:rsidRPr="00EE2F9C">
                <w:rPr>
                  <w:rStyle w:val="-Normal"/>
                  <w:rFonts w:ascii="Frutiger LT Arabic 45 Light" w:hAnsi="Frutiger LT Arabic 45 Light" w:cs="Frutiger LT Arabic 45 Light"/>
                  <w:bCs w:val="0"/>
                  <w:color w:val="000000" w:themeColor="text1"/>
                </w:rPr>
                <w:t>To be provided by SOC</w:t>
              </w:r>
            </w:ins>
          </w:p>
        </w:tc>
      </w:tr>
    </w:tbl>
    <w:p w14:paraId="6A1924C2" w14:textId="77777777" w:rsidR="00302CFC" w:rsidRDefault="00302CFC" w:rsidP="00055E0A">
      <w:pPr>
        <w:pStyle w:val="-Heading2"/>
        <w:rPr>
          <w:ins w:id="4697" w:author="Mohamed Amer" w:date="2024-07-28T16:49:00Z" w16du:dateUtc="2024-07-28T13:49:00Z"/>
          <w:rStyle w:val="-Normal"/>
          <w:rFonts w:ascii="Frutiger LT Arabic 45 Light" w:hAnsi="Frutiger LT Arabic 45 Light" w:cs="Frutiger LT Arabic 45 Light"/>
          <w:color w:val="000000" w:themeColor="text1"/>
        </w:rPr>
      </w:pPr>
    </w:p>
    <w:p w14:paraId="7A67F632" w14:textId="77777777" w:rsidR="00302CFC" w:rsidRDefault="00302CFC" w:rsidP="00CB3C97">
      <w:pPr>
        <w:pStyle w:val="-Heading2"/>
        <w:rPr>
          <w:ins w:id="4698" w:author="Mohamed Amer" w:date="2024-07-28T16:49:00Z" w16du:dateUtc="2024-07-28T13:49:00Z"/>
          <w:rStyle w:val="-Normal"/>
          <w:rFonts w:ascii="Frutiger LT Arabic 45 Light" w:hAnsi="Frutiger LT Arabic 45 Light" w:cs="Frutiger LT Arabic 45 Light"/>
          <w:color w:val="000000" w:themeColor="text1"/>
        </w:rPr>
      </w:pPr>
      <w:bookmarkStart w:id="4699" w:name="_Toc465250446"/>
      <w:bookmarkStart w:id="4700" w:name="_Toc465254803"/>
      <w:bookmarkStart w:id="4701" w:name="_Toc133740290"/>
    </w:p>
    <w:p w14:paraId="64BD1B67" w14:textId="4EF7258A" w:rsidR="002247A6" w:rsidRPr="00367045" w:rsidRDefault="002247A6" w:rsidP="00CB3C97">
      <w:pPr>
        <w:pStyle w:val="-Heading2"/>
        <w:rPr>
          <w:rFonts w:ascii="Frutiger LT Arabic 45 Light" w:eastAsia="Calibri" w:hAnsi="Frutiger LT Arabic 45 Light" w:cs="Frutiger LT Arabic 45 Light"/>
          <w:i/>
          <w:iCs/>
          <w:color w:val="8A7967"/>
        </w:rPr>
      </w:pPr>
      <w:r w:rsidRPr="00367045">
        <w:rPr>
          <w:rFonts w:ascii="Frutiger LT Arabic 45 Light" w:eastAsia="Calibri" w:hAnsi="Frutiger LT Arabic 45 Light" w:cs="Frutiger LT Arabic 45 Light"/>
          <w:i/>
          <w:iCs/>
          <w:color w:val="8A7967"/>
        </w:rPr>
        <w:t>Software / OS Components</w:t>
      </w:r>
      <w:bookmarkEnd w:id="4699"/>
      <w:bookmarkEnd w:id="4700"/>
      <w:bookmarkEnd w:id="4701"/>
      <w:r w:rsidRPr="00367045">
        <w:rPr>
          <w:rFonts w:ascii="Frutiger LT Arabic 45 Light" w:eastAsia="Calibri" w:hAnsi="Frutiger LT Arabic 45 Light" w:cs="Frutiger LT Arabic 45 Light"/>
          <w:i/>
          <w:iCs/>
          <w:color w:val="8A7967"/>
        </w:rPr>
        <w:t xml:space="preserve"> </w:t>
      </w:r>
    </w:p>
    <w:p w14:paraId="64BA3F7D" w14:textId="77777777" w:rsidR="00605D0E" w:rsidRDefault="00605D0E" w:rsidP="00605D0E">
      <w:pPr>
        <w:rPr>
          <w:ins w:id="4702" w:author="Islam Nady" w:date="2024-06-09T18:35:00Z"/>
          <w:rStyle w:val="-Normal"/>
          <w:rFonts w:ascii="Frutiger LT Arabic 45 Light" w:hAnsi="Frutiger LT Arabic 45 Light" w:cs="Frutiger LT Arabic 45 Light"/>
          <w:color w:val="000000" w:themeColor="text1"/>
        </w:rPr>
      </w:pPr>
      <w:ins w:id="4703" w:author="Islam Nady" w:date="2024-06-09T18:35:00Z">
        <w:r w:rsidRPr="00EB1F74">
          <w:rPr>
            <w:rStyle w:val="-Normal"/>
            <w:rFonts w:ascii="Frutiger LT Arabic 45 Light" w:hAnsi="Frutiger LT Arabic 45 Light" w:cs="Frutiger LT Arabic 45 Light"/>
            <w:color w:val="000000" w:themeColor="text1"/>
          </w:rPr>
          <w:t>Following software/OS components are required:</w:t>
        </w:r>
      </w:ins>
    </w:p>
    <w:p w14:paraId="582279E5" w14:textId="77777777" w:rsidR="00605D0E" w:rsidRDefault="00605D0E" w:rsidP="00605D0E">
      <w:pPr>
        <w:rPr>
          <w:ins w:id="4704" w:author="Islam Nady" w:date="2024-06-09T18:35:00Z"/>
          <w:rStyle w:val="-Normal"/>
          <w:rFonts w:ascii="Frutiger LT Arabic 45 Light" w:hAnsi="Frutiger LT Arabic 45 Light" w:cs="Frutiger LT Arabic 45 Light"/>
          <w:color w:val="000000" w:themeColor="text1"/>
        </w:rPr>
      </w:pPr>
    </w:p>
    <w:p w14:paraId="3DAB3E14" w14:textId="77777777" w:rsidR="00605D0E" w:rsidRDefault="00605D0E" w:rsidP="00605D0E">
      <w:pPr>
        <w:rPr>
          <w:ins w:id="4705" w:author="Islam Nady" w:date="2024-06-09T18:35:00Z"/>
        </w:rPr>
      </w:pPr>
    </w:p>
    <w:tbl>
      <w:tblPr>
        <w:tblW w:w="10490" w:type="dxa"/>
        <w:tblInd w:w="-5" w:type="dxa"/>
        <w:tblCellMar>
          <w:left w:w="10" w:type="dxa"/>
          <w:right w:w="10" w:type="dxa"/>
        </w:tblCellMar>
        <w:tblLook w:val="04A0" w:firstRow="1" w:lastRow="0" w:firstColumn="1" w:lastColumn="0" w:noHBand="0" w:noVBand="1"/>
      </w:tblPr>
      <w:tblGrid>
        <w:gridCol w:w="2250"/>
        <w:gridCol w:w="8240"/>
      </w:tblGrid>
      <w:tr w:rsidR="00605D0E" w14:paraId="2CACBD38" w14:textId="77777777" w:rsidTr="00E162B2">
        <w:trPr>
          <w:trHeight w:val="238"/>
          <w:ins w:id="4706" w:author="Islam Nady" w:date="2024-06-09T18:35:00Z"/>
        </w:trPr>
        <w:tc>
          <w:tcPr>
            <w:tcW w:w="2250" w:type="dxa"/>
            <w:tcBorders>
              <w:top w:val="single" w:sz="4" w:space="0" w:color="000000"/>
              <w:left w:val="single" w:sz="4" w:space="0" w:color="000000"/>
              <w:bottom w:val="single" w:sz="4" w:space="0" w:color="000000"/>
              <w:right w:val="single" w:sz="4" w:space="0" w:color="000000"/>
            </w:tcBorders>
            <w:shd w:val="clear" w:color="auto" w:fill="CF202E"/>
            <w:tcMar>
              <w:top w:w="0" w:type="dxa"/>
              <w:left w:w="108" w:type="dxa"/>
              <w:bottom w:w="0" w:type="dxa"/>
              <w:right w:w="108" w:type="dxa"/>
            </w:tcMar>
            <w:vAlign w:val="center"/>
          </w:tcPr>
          <w:p w14:paraId="6D7950B7" w14:textId="77777777" w:rsidR="00605D0E" w:rsidRDefault="00605D0E" w:rsidP="00E162B2">
            <w:pPr>
              <w:tabs>
                <w:tab w:val="right" w:pos="224"/>
              </w:tabs>
              <w:jc w:val="center"/>
              <w:rPr>
                <w:ins w:id="4707" w:author="Islam Nady" w:date="2024-06-09T18:35:00Z"/>
                <w:rFonts w:ascii="Frutiger LT Arabic 45 Light" w:hAnsi="Frutiger LT Arabic 45 Light" w:cs="Frutiger LT Arabic 45 Light"/>
                <w:color w:val="FFFFFF"/>
                <w:sz w:val="20"/>
                <w:szCs w:val="20"/>
              </w:rPr>
            </w:pPr>
            <w:ins w:id="4708" w:author="Islam Nady" w:date="2024-06-09T18:35:00Z">
              <w:r>
                <w:rPr>
                  <w:rFonts w:ascii="Frutiger LT Arabic 45 Light" w:hAnsi="Frutiger LT Arabic 45 Light" w:cs="Frutiger LT Arabic 45 Light"/>
                  <w:color w:val="FFFFFF"/>
                  <w:sz w:val="20"/>
                  <w:szCs w:val="20"/>
                </w:rPr>
                <w:t>SERVER NAME</w:t>
              </w:r>
            </w:ins>
          </w:p>
        </w:tc>
        <w:tc>
          <w:tcPr>
            <w:tcW w:w="8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1A794F" w14:textId="77777777" w:rsidR="00605D0E" w:rsidRDefault="00605D0E" w:rsidP="00E162B2">
            <w:pPr>
              <w:pStyle w:val="BodyText"/>
              <w:rPr>
                <w:ins w:id="4709" w:author="Islam Nady" w:date="2024-06-09T18:35:00Z"/>
                <w:lang w:val="en-GB"/>
              </w:rPr>
            </w:pPr>
            <w:ins w:id="4710" w:author="Islam Nady" w:date="2024-06-09T18:35:00Z">
              <w:r>
                <w:rPr>
                  <w:lang w:val="en-GB"/>
                </w:rPr>
                <w:t>Control Room</w:t>
              </w:r>
            </w:ins>
          </w:p>
        </w:tc>
      </w:tr>
      <w:tr w:rsidR="00605D0E" w14:paraId="5D0F8E16" w14:textId="77777777" w:rsidTr="00E162B2">
        <w:trPr>
          <w:trHeight w:val="256"/>
          <w:ins w:id="4711" w:author="Islam Nady" w:date="2024-06-09T18:35:00Z"/>
        </w:trPr>
        <w:tc>
          <w:tcPr>
            <w:tcW w:w="2250" w:type="dxa"/>
            <w:tcBorders>
              <w:top w:val="single" w:sz="4" w:space="0" w:color="000000"/>
              <w:left w:val="single" w:sz="4" w:space="0" w:color="000000"/>
              <w:bottom w:val="single" w:sz="4" w:space="0" w:color="000000"/>
              <w:right w:val="single" w:sz="4" w:space="0" w:color="000000"/>
            </w:tcBorders>
            <w:shd w:val="clear" w:color="auto" w:fill="CF202E"/>
            <w:tcMar>
              <w:top w:w="0" w:type="dxa"/>
              <w:left w:w="108" w:type="dxa"/>
              <w:bottom w:w="0" w:type="dxa"/>
              <w:right w:w="108" w:type="dxa"/>
            </w:tcMar>
            <w:vAlign w:val="center"/>
          </w:tcPr>
          <w:p w14:paraId="79E3C7EF" w14:textId="77777777" w:rsidR="00605D0E" w:rsidRDefault="00605D0E" w:rsidP="00E162B2">
            <w:pPr>
              <w:tabs>
                <w:tab w:val="right" w:pos="224"/>
              </w:tabs>
              <w:jc w:val="center"/>
              <w:rPr>
                <w:ins w:id="4712" w:author="Islam Nady" w:date="2024-06-09T18:35:00Z"/>
                <w:rFonts w:ascii="Frutiger LT Arabic 45 Light" w:hAnsi="Frutiger LT Arabic 45 Light" w:cs="Frutiger LT Arabic 45 Light"/>
                <w:color w:val="FFFFFF"/>
                <w:sz w:val="20"/>
                <w:szCs w:val="20"/>
              </w:rPr>
            </w:pPr>
            <w:ins w:id="4713" w:author="Islam Nady" w:date="2024-06-09T18:35:00Z">
              <w:r>
                <w:rPr>
                  <w:rFonts w:ascii="Frutiger LT Arabic 45 Light" w:hAnsi="Frutiger LT Arabic 45 Light" w:cs="Frutiger LT Arabic 45 Light"/>
                  <w:color w:val="FFFFFF"/>
                  <w:sz w:val="20"/>
                  <w:szCs w:val="20"/>
                </w:rPr>
                <w:t>SOFTWARE LIST</w:t>
              </w:r>
            </w:ins>
          </w:p>
        </w:tc>
        <w:tc>
          <w:tcPr>
            <w:tcW w:w="8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7A1DAD" w14:textId="77777777" w:rsidR="00605D0E" w:rsidRDefault="00605D0E" w:rsidP="00605D0E">
            <w:pPr>
              <w:pStyle w:val="BodyText"/>
              <w:keepNext/>
              <w:keepLines/>
              <w:numPr>
                <w:ilvl w:val="0"/>
                <w:numId w:val="38"/>
              </w:numPr>
              <w:rPr>
                <w:ins w:id="4714" w:author="Islam Nady" w:date="2024-06-09T18:35:00Z"/>
                <w:rStyle w:val="-Normal"/>
                <w:rFonts w:ascii="Frutiger LT Arabic 45 Light" w:hAnsi="Frutiger LT Arabic 45 Light" w:cs="Frutiger LT Arabic 45 Light"/>
                <w:color w:val="000000"/>
              </w:rPr>
            </w:pPr>
            <w:ins w:id="4715" w:author="Islam Nady" w:date="2024-06-09T18:35:00Z">
              <w:r w:rsidRPr="00356D25">
                <w:rPr>
                  <w:rStyle w:val="-Normal"/>
                  <w:rFonts w:ascii="Frutiger LT Arabic 45 Light" w:hAnsi="Frutiger LT Arabic 45 Light" w:cs="Frutiger LT Arabic 45 Light"/>
                  <w:color w:val="000000"/>
                </w:rPr>
                <w:t>Microsoft Edge,</w:t>
              </w:r>
              <w:r>
                <w:rPr>
                  <w:rStyle w:val="-Normal"/>
                  <w:rFonts w:ascii="Frutiger LT Arabic 45 Light" w:hAnsi="Frutiger LT Arabic 45 Light" w:cs="Frutiger LT Arabic 45 Light"/>
                  <w:color w:val="000000"/>
                </w:rPr>
                <w:t xml:space="preserve"> </w:t>
              </w:r>
            </w:ins>
          </w:p>
          <w:p w14:paraId="11D14773" w14:textId="40047B4B" w:rsidR="00605D0E" w:rsidRDefault="00D736D7" w:rsidP="00605D0E">
            <w:pPr>
              <w:pStyle w:val="BodyText"/>
              <w:keepNext/>
              <w:keepLines/>
              <w:numPr>
                <w:ilvl w:val="0"/>
                <w:numId w:val="38"/>
              </w:numPr>
              <w:rPr>
                <w:ins w:id="4716" w:author="Islam Nady" w:date="2024-06-09T18:35:00Z"/>
                <w:rStyle w:val="-Normal"/>
                <w:rFonts w:ascii="Frutiger LT Arabic 45 Light" w:hAnsi="Frutiger LT Arabic 45 Light" w:cs="Frutiger LT Arabic 45 Light"/>
                <w:color w:val="000000"/>
              </w:rPr>
            </w:pPr>
            <w:ins w:id="4717" w:author="Mohamed Amer" w:date="2024-06-13T04:49:00Z" w16du:dateUtc="2024-06-13T01:49:00Z">
              <w:r>
                <w:rPr>
                  <w:rStyle w:val="-Normal"/>
                  <w:rFonts w:ascii="Frutiger LT Arabic 45 Light" w:hAnsi="Frutiger LT Arabic 45 Light" w:cs="Frutiger LT Arabic 45 Light"/>
                  <w:color w:val="000000"/>
                </w:rPr>
                <w:t>Chrome,</w:t>
              </w:r>
            </w:ins>
            <w:ins w:id="4718" w:author="Islam Nady" w:date="2024-06-09T18:35:00Z">
              <w:del w:id="4719" w:author="Mohamed Amer" w:date="2024-06-13T04:49:00Z" w16du:dateUtc="2024-06-13T01:49:00Z">
                <w:r w:rsidR="00605D0E" w:rsidDel="00D736D7">
                  <w:rPr>
                    <w:rStyle w:val="-Normal"/>
                    <w:rFonts w:ascii="Frutiger LT Arabic 45 Light" w:hAnsi="Frutiger LT Arabic 45 Light" w:cs="Frutiger LT Arabic 45 Light"/>
                    <w:color w:val="000000"/>
                  </w:rPr>
                  <w:delText>Edge Extension “Automation360E</w:delText>
                </w:r>
              </w:del>
              <w:del w:id="4720" w:author="Mohamed Amer" w:date="2024-06-13T04:48:00Z" w16du:dateUtc="2024-06-13T01:48:00Z">
                <w:r w:rsidR="00605D0E" w:rsidDel="00D736D7">
                  <w:rPr>
                    <w:rStyle w:val="-Normal"/>
                    <w:rFonts w:ascii="Frutiger LT Arabic 45 Light" w:hAnsi="Frutiger LT Arabic 45 Light" w:cs="Frutiger LT Arabic 45 Light"/>
                    <w:color w:val="000000"/>
                  </w:rPr>
                  <w:delText xml:space="preserve">xtension”, </w:delText>
                </w:r>
              </w:del>
            </w:ins>
          </w:p>
          <w:p w14:paraId="152E143B" w14:textId="77777777" w:rsidR="00D736D7" w:rsidRDefault="00605D0E" w:rsidP="00D736D7">
            <w:pPr>
              <w:pStyle w:val="BodyText"/>
              <w:keepNext/>
              <w:keepLines/>
              <w:numPr>
                <w:ilvl w:val="0"/>
                <w:numId w:val="38"/>
              </w:numPr>
              <w:rPr>
                <w:ins w:id="4721" w:author="Mohamed Amer" w:date="2024-07-28T15:23:00Z" w16du:dateUtc="2024-07-28T12:23:00Z"/>
                <w:rStyle w:val="-Normal"/>
                <w:rFonts w:ascii="Frutiger LT Arabic 45 Light" w:hAnsi="Frutiger LT Arabic 45 Light" w:cs="Frutiger LT Arabic 45 Light"/>
                <w:color w:val="000000"/>
              </w:rPr>
            </w:pPr>
            <w:ins w:id="4722" w:author="Islam Nady" w:date="2024-06-09T18:35:00Z">
              <w:r>
                <w:rPr>
                  <w:rStyle w:val="-Normal"/>
                  <w:rFonts w:ascii="Frutiger LT Arabic 45 Light" w:hAnsi="Frutiger LT Arabic 45 Light" w:cs="Frutiger LT Arabic 45 Light"/>
                  <w:color w:val="000000"/>
                </w:rPr>
                <w:t>Bot Agent</w:t>
              </w:r>
              <w:del w:id="4723" w:author="Mohamed Amer" w:date="2024-06-13T04:48:00Z" w16du:dateUtc="2024-06-13T01:48:00Z">
                <w:r w:rsidDel="00D736D7">
                  <w:rPr>
                    <w:rStyle w:val="-Normal"/>
                    <w:rFonts w:ascii="Frutiger LT Arabic 45 Light" w:hAnsi="Frutiger LT Arabic 45 Light" w:cs="Frutiger LT Arabic 45 Light"/>
                    <w:color w:val="000000"/>
                  </w:rPr>
                  <w:delText xml:space="preserve"> </w:delText>
                </w:r>
              </w:del>
              <w:del w:id="4724" w:author="Mohamed Amer" w:date="2024-06-13T04:47:00Z" w16du:dateUtc="2024-06-13T01:47:00Z">
                <w:r w:rsidRPr="00356D25" w:rsidDel="00D736D7">
                  <w:rPr>
                    <w:rStyle w:val="-Normal"/>
                    <w:rFonts w:ascii="Frutiger LT Arabic 45 Light" w:hAnsi="Frutiger LT Arabic 45 Light" w:cs="Frutiger LT Arabic 45 Light"/>
                    <w:color w:val="000000"/>
                  </w:rPr>
                  <w:delText xml:space="preserve"> </w:delText>
                </w:r>
              </w:del>
            </w:ins>
          </w:p>
          <w:p w14:paraId="24AEB2D6" w14:textId="4DCF3F06" w:rsidR="00DA6FA8" w:rsidRPr="00D736D7" w:rsidRDefault="00DA6FA8" w:rsidP="00D736D7">
            <w:pPr>
              <w:pStyle w:val="BodyText"/>
              <w:keepNext/>
              <w:keepLines/>
              <w:numPr>
                <w:ilvl w:val="0"/>
                <w:numId w:val="38"/>
              </w:numPr>
              <w:rPr>
                <w:ins w:id="4725" w:author="Islam Nady" w:date="2024-06-09T18:35:00Z"/>
                <w:rStyle w:val="-Normal"/>
                <w:rFonts w:ascii="Frutiger LT Arabic 45 Light" w:hAnsi="Frutiger LT Arabic 45 Light" w:cs="Frutiger LT Arabic 45 Light"/>
                <w:color w:val="000000"/>
              </w:rPr>
            </w:pPr>
            <w:ins w:id="4726" w:author="Mohamed Amer" w:date="2024-07-28T15:23:00Z" w16du:dateUtc="2024-07-28T12:23:00Z">
              <w:r>
                <w:rPr>
                  <w:rStyle w:val="-Normal"/>
                  <w:rFonts w:ascii="Frutiger LT Arabic 45 Light" w:hAnsi="Frutiger LT Arabic 45 Light" w:cs="Frutiger LT Arabic 45 Light"/>
                  <w:color w:val="000000"/>
                </w:rPr>
                <w:t>SQL Management Studio</w:t>
              </w:r>
            </w:ins>
          </w:p>
        </w:tc>
      </w:tr>
    </w:tbl>
    <w:p w14:paraId="38CAD3BC" w14:textId="77777777" w:rsidR="00605D0E" w:rsidRDefault="00605D0E" w:rsidP="00605D0E">
      <w:pPr>
        <w:rPr>
          <w:ins w:id="4727" w:author="Islam Nady" w:date="2024-06-09T18:35:00Z"/>
        </w:rPr>
      </w:pPr>
    </w:p>
    <w:tbl>
      <w:tblPr>
        <w:tblW w:w="10490" w:type="dxa"/>
        <w:tblInd w:w="-5" w:type="dxa"/>
        <w:tblCellMar>
          <w:left w:w="10" w:type="dxa"/>
          <w:right w:w="10" w:type="dxa"/>
        </w:tblCellMar>
        <w:tblLook w:val="04A0" w:firstRow="1" w:lastRow="0" w:firstColumn="1" w:lastColumn="0" w:noHBand="0" w:noVBand="1"/>
      </w:tblPr>
      <w:tblGrid>
        <w:gridCol w:w="2250"/>
        <w:gridCol w:w="8240"/>
      </w:tblGrid>
      <w:tr w:rsidR="00605D0E" w14:paraId="3D883F71" w14:textId="77777777" w:rsidTr="00E162B2">
        <w:trPr>
          <w:trHeight w:val="238"/>
          <w:ins w:id="4728" w:author="Islam Nady" w:date="2024-06-09T18:35:00Z"/>
        </w:trPr>
        <w:tc>
          <w:tcPr>
            <w:tcW w:w="2250" w:type="dxa"/>
            <w:tcBorders>
              <w:top w:val="single" w:sz="4" w:space="0" w:color="000000"/>
              <w:left w:val="single" w:sz="4" w:space="0" w:color="000000"/>
              <w:bottom w:val="single" w:sz="4" w:space="0" w:color="000000"/>
              <w:right w:val="single" w:sz="4" w:space="0" w:color="000000"/>
            </w:tcBorders>
            <w:shd w:val="clear" w:color="auto" w:fill="CF202E"/>
            <w:tcMar>
              <w:top w:w="0" w:type="dxa"/>
              <w:left w:w="108" w:type="dxa"/>
              <w:bottom w:w="0" w:type="dxa"/>
              <w:right w:w="108" w:type="dxa"/>
            </w:tcMar>
            <w:vAlign w:val="center"/>
          </w:tcPr>
          <w:p w14:paraId="5829A2CB" w14:textId="77777777" w:rsidR="00605D0E" w:rsidRDefault="00605D0E" w:rsidP="00E162B2">
            <w:pPr>
              <w:tabs>
                <w:tab w:val="right" w:pos="224"/>
              </w:tabs>
              <w:jc w:val="center"/>
              <w:rPr>
                <w:ins w:id="4729" w:author="Islam Nady" w:date="2024-06-09T18:35:00Z"/>
                <w:rFonts w:ascii="Frutiger LT Arabic 45 Light" w:hAnsi="Frutiger LT Arabic 45 Light" w:cs="Frutiger LT Arabic 45 Light"/>
                <w:color w:val="FFFFFF"/>
                <w:sz w:val="20"/>
                <w:szCs w:val="20"/>
              </w:rPr>
            </w:pPr>
            <w:ins w:id="4730" w:author="Islam Nady" w:date="2024-06-09T18:35:00Z">
              <w:r>
                <w:rPr>
                  <w:rFonts w:ascii="Frutiger LT Arabic 45 Light" w:hAnsi="Frutiger LT Arabic 45 Light" w:cs="Frutiger LT Arabic 45 Light"/>
                  <w:color w:val="FFFFFF"/>
                  <w:sz w:val="20"/>
                  <w:szCs w:val="20"/>
                </w:rPr>
                <w:t>SERVER NAME</w:t>
              </w:r>
            </w:ins>
          </w:p>
        </w:tc>
        <w:tc>
          <w:tcPr>
            <w:tcW w:w="8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573B3C" w14:textId="77777777" w:rsidR="00605D0E" w:rsidRDefault="00605D0E" w:rsidP="00E162B2">
            <w:pPr>
              <w:pStyle w:val="BodyText"/>
              <w:rPr>
                <w:ins w:id="4731" w:author="Islam Nady" w:date="2024-06-09T18:35:00Z"/>
                <w:lang w:val="en-GB"/>
              </w:rPr>
            </w:pPr>
            <w:ins w:id="4732" w:author="Islam Nady" w:date="2024-06-09T18:35:00Z">
              <w:r>
                <w:rPr>
                  <w:lang w:val="en-GB"/>
                </w:rPr>
                <w:t>Bot Runners / Bot Creators devices</w:t>
              </w:r>
            </w:ins>
          </w:p>
        </w:tc>
      </w:tr>
      <w:tr w:rsidR="00605D0E" w14:paraId="7F6DEC9F" w14:textId="77777777" w:rsidTr="00E162B2">
        <w:trPr>
          <w:trHeight w:val="256"/>
          <w:ins w:id="4733" w:author="Islam Nady" w:date="2024-06-09T18:35:00Z"/>
        </w:trPr>
        <w:tc>
          <w:tcPr>
            <w:tcW w:w="2250" w:type="dxa"/>
            <w:tcBorders>
              <w:top w:val="single" w:sz="4" w:space="0" w:color="000000"/>
              <w:left w:val="single" w:sz="4" w:space="0" w:color="000000"/>
              <w:bottom w:val="single" w:sz="4" w:space="0" w:color="000000"/>
              <w:right w:val="single" w:sz="4" w:space="0" w:color="000000"/>
            </w:tcBorders>
            <w:shd w:val="clear" w:color="auto" w:fill="CF202E"/>
            <w:tcMar>
              <w:top w:w="0" w:type="dxa"/>
              <w:left w:w="108" w:type="dxa"/>
              <w:bottom w:w="0" w:type="dxa"/>
              <w:right w:w="108" w:type="dxa"/>
            </w:tcMar>
            <w:vAlign w:val="center"/>
          </w:tcPr>
          <w:p w14:paraId="2EF6B94E" w14:textId="77777777" w:rsidR="00605D0E" w:rsidRDefault="00605D0E" w:rsidP="00E162B2">
            <w:pPr>
              <w:tabs>
                <w:tab w:val="right" w:pos="224"/>
              </w:tabs>
              <w:jc w:val="center"/>
              <w:rPr>
                <w:ins w:id="4734" w:author="Islam Nady" w:date="2024-06-09T18:35:00Z"/>
                <w:rFonts w:ascii="Frutiger LT Arabic 45 Light" w:hAnsi="Frutiger LT Arabic 45 Light" w:cs="Frutiger LT Arabic 45 Light"/>
                <w:color w:val="FFFFFF"/>
                <w:sz w:val="20"/>
                <w:szCs w:val="20"/>
              </w:rPr>
            </w:pPr>
            <w:ins w:id="4735" w:author="Islam Nady" w:date="2024-06-09T18:35:00Z">
              <w:r>
                <w:rPr>
                  <w:rFonts w:ascii="Frutiger LT Arabic 45 Light" w:hAnsi="Frutiger LT Arabic 45 Light" w:cs="Frutiger LT Arabic 45 Light"/>
                  <w:color w:val="FFFFFF"/>
                  <w:sz w:val="20"/>
                  <w:szCs w:val="20"/>
                </w:rPr>
                <w:t>SOFTWARE LIST</w:t>
              </w:r>
            </w:ins>
          </w:p>
        </w:tc>
        <w:tc>
          <w:tcPr>
            <w:tcW w:w="8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2FA45A" w14:textId="4418733D" w:rsidR="00605D0E" w:rsidRPr="00EE5B0A" w:rsidRDefault="00605D0E" w:rsidP="00605D0E">
            <w:pPr>
              <w:pStyle w:val="ListParagraph"/>
              <w:numPr>
                <w:ilvl w:val="0"/>
                <w:numId w:val="37"/>
              </w:numPr>
              <w:rPr>
                <w:ins w:id="4736" w:author="Islam Nady" w:date="2024-06-09T18:35:00Z"/>
                <w:rStyle w:val="-Normal"/>
                <w:rFonts w:ascii="Frutiger LT Arabic 45 Light" w:hAnsi="Frutiger LT Arabic 45 Light" w:cs="Frutiger LT Arabic 45 Light"/>
                <w:color w:val="000000"/>
              </w:rPr>
            </w:pPr>
            <w:ins w:id="4737" w:author="Islam Nady" w:date="2024-06-09T18:35:00Z">
              <w:r w:rsidRPr="00EE5B0A">
                <w:rPr>
                  <w:rStyle w:val="-Normal"/>
                  <w:rFonts w:ascii="Frutiger LT Arabic 45 Light" w:hAnsi="Frutiger LT Arabic 45 Light" w:cs="Frutiger LT Arabic 45 Light"/>
                  <w:color w:val="000000"/>
                </w:rPr>
                <w:t xml:space="preserve">Microsoft </w:t>
              </w:r>
              <w:del w:id="4738" w:author="Mohamed Amer" w:date="2024-06-13T04:50:00Z" w16du:dateUtc="2024-06-13T01:50:00Z">
                <w:r w:rsidRPr="00EE5B0A" w:rsidDel="00D736D7">
                  <w:rPr>
                    <w:rStyle w:val="-Normal"/>
                    <w:rFonts w:ascii="Frutiger LT Arabic 45 Light" w:hAnsi="Frutiger LT Arabic 45 Light" w:cs="Frutiger LT Arabic 45 Light"/>
                    <w:color w:val="000000"/>
                  </w:rPr>
                  <w:delText>Excel</w:delText>
                </w:r>
              </w:del>
            </w:ins>
            <w:ins w:id="4739" w:author="Mohamed Amer" w:date="2024-06-13T04:50:00Z" w16du:dateUtc="2024-06-13T01:50:00Z">
              <w:r w:rsidR="00D736D7">
                <w:rPr>
                  <w:rStyle w:val="-Normal"/>
                  <w:rFonts w:ascii="Frutiger LT Arabic 45 Light" w:hAnsi="Frutiger LT Arabic 45 Light" w:cs="Frutiger LT Arabic 45 Light"/>
                  <w:color w:val="000000"/>
                </w:rPr>
                <w:t>Office 2016/2019</w:t>
              </w:r>
            </w:ins>
            <w:ins w:id="4740" w:author="Mohamed Amer" w:date="2024-07-28T15:40:00Z" w16du:dateUtc="2024-07-28T12:40:00Z">
              <w:r w:rsidR="00C940DE">
                <w:rPr>
                  <w:rStyle w:val="-Normal"/>
                  <w:rFonts w:ascii="Frutiger LT Arabic 45 Light" w:hAnsi="Frutiger LT Arabic 45 Light" w:cs="Frutiger LT Arabic 45 Light"/>
                  <w:color w:val="000000"/>
                </w:rPr>
                <w:t xml:space="preserve"> </w:t>
              </w:r>
              <w:r w:rsidR="00C940DE">
                <w:rPr>
                  <w:rStyle w:val="-Normal"/>
                </w:rPr>
                <w:t>including outlook,excel,word,access</w:t>
              </w:r>
            </w:ins>
          </w:p>
          <w:p w14:paraId="20C0E152" w14:textId="19484CC8" w:rsidR="00605D0E" w:rsidRPr="00EE5B0A" w:rsidDel="00D736D7" w:rsidRDefault="00605D0E" w:rsidP="00605D0E">
            <w:pPr>
              <w:pStyle w:val="ListParagraph"/>
              <w:numPr>
                <w:ilvl w:val="0"/>
                <w:numId w:val="37"/>
              </w:numPr>
              <w:rPr>
                <w:ins w:id="4741" w:author="Islam Nady" w:date="2024-06-09T18:35:00Z"/>
                <w:del w:id="4742" w:author="Mohamed Amer" w:date="2024-06-13T04:50:00Z" w16du:dateUtc="2024-06-13T01:50:00Z"/>
                <w:rStyle w:val="-Normal"/>
                <w:rFonts w:ascii="Frutiger LT Arabic 45 Light" w:hAnsi="Frutiger LT Arabic 45 Light" w:cs="Frutiger LT Arabic 45 Light"/>
                <w:color w:val="000000"/>
              </w:rPr>
            </w:pPr>
            <w:ins w:id="4743" w:author="Islam Nady" w:date="2024-06-09T18:35:00Z">
              <w:del w:id="4744" w:author="Mohamed Amer" w:date="2024-07-28T15:40:00Z" w16du:dateUtc="2024-07-28T12:40:00Z">
                <w:r w:rsidRPr="00EE5B0A" w:rsidDel="00C940DE">
                  <w:rPr>
                    <w:rStyle w:val="-Normal"/>
                    <w:rFonts w:ascii="Frutiger LT Arabic 45 Light" w:hAnsi="Frutiger LT Arabic 45 Light" w:cs="Frutiger LT Arabic 45 Light"/>
                    <w:color w:val="000000"/>
                  </w:rPr>
                  <w:delText>Microsoft Outlook</w:delText>
                </w:r>
              </w:del>
            </w:ins>
          </w:p>
          <w:p w14:paraId="2290CB5A" w14:textId="2CA95408" w:rsidR="00605D0E" w:rsidRPr="00EE5B0A" w:rsidRDefault="00605D0E" w:rsidP="00605D0E">
            <w:pPr>
              <w:pStyle w:val="ListParagraph"/>
              <w:numPr>
                <w:ilvl w:val="0"/>
                <w:numId w:val="37"/>
              </w:numPr>
              <w:rPr>
                <w:ins w:id="4745" w:author="Islam Nady" w:date="2024-06-09T18:35:00Z"/>
                <w:rStyle w:val="-Normal"/>
                <w:rFonts w:ascii="Frutiger LT Arabic 45 Light" w:hAnsi="Frutiger LT Arabic 45 Light" w:cs="Frutiger LT Arabic 45 Light"/>
                <w:color w:val="000000"/>
              </w:rPr>
            </w:pPr>
            <w:ins w:id="4746" w:author="Islam Nady" w:date="2024-06-09T18:35:00Z">
              <w:r w:rsidRPr="00EE5B0A">
                <w:rPr>
                  <w:rStyle w:val="-Normal"/>
                  <w:rFonts w:ascii="Frutiger LT Arabic 45 Light" w:hAnsi="Frutiger LT Arabic 45 Light" w:cs="Frutiger LT Arabic 45 Light"/>
                  <w:color w:val="000000"/>
                </w:rPr>
                <w:t>Microsoft Edge</w:t>
              </w:r>
            </w:ins>
            <w:ins w:id="4747" w:author="Mohamed Amer" w:date="2024-07-28T15:41:00Z" w16du:dateUtc="2024-07-28T12:41:00Z">
              <w:r w:rsidR="00C940DE">
                <w:rPr>
                  <w:rStyle w:val="-Normal"/>
                  <w:rFonts w:ascii="Frutiger LT Arabic 45 Light" w:hAnsi="Frutiger LT Arabic 45 Light" w:cs="Frutiger LT Arabic 45 Light"/>
                  <w:color w:val="000000"/>
                </w:rPr>
                <w:t>.</w:t>
              </w:r>
            </w:ins>
            <w:ins w:id="4748" w:author="Islam Nady" w:date="2024-06-09T18:35:00Z">
              <w:del w:id="4749" w:author="Mohamed Amer" w:date="2024-07-28T15:41:00Z" w16du:dateUtc="2024-07-28T12:41:00Z">
                <w:r w:rsidRPr="00EE5B0A" w:rsidDel="00C940DE">
                  <w:rPr>
                    <w:rStyle w:val="-Normal"/>
                    <w:rFonts w:ascii="Frutiger LT Arabic 45 Light" w:hAnsi="Frutiger LT Arabic 45 Light" w:cs="Frutiger LT Arabic 45 Light"/>
                    <w:color w:val="000000"/>
                  </w:rPr>
                  <w:delText xml:space="preserve">, </w:delText>
                </w:r>
              </w:del>
            </w:ins>
          </w:p>
          <w:p w14:paraId="27D5F6E4" w14:textId="77777777" w:rsidR="00605D0E" w:rsidRDefault="00605D0E" w:rsidP="00605D0E">
            <w:pPr>
              <w:pStyle w:val="ListParagraph"/>
              <w:numPr>
                <w:ilvl w:val="0"/>
                <w:numId w:val="37"/>
              </w:numPr>
              <w:rPr>
                <w:ins w:id="4750" w:author="Mohamed Amer" w:date="2024-06-13T04:49:00Z" w16du:dateUtc="2024-06-13T01:49:00Z"/>
                <w:rStyle w:val="-Normal"/>
                <w:rFonts w:ascii="Frutiger LT Arabic 45 Light" w:hAnsi="Frutiger LT Arabic 45 Light" w:cs="Frutiger LT Arabic 45 Light"/>
                <w:color w:val="000000"/>
              </w:rPr>
            </w:pPr>
            <w:ins w:id="4751" w:author="Islam Nady" w:date="2024-06-09T18:35:00Z">
              <w:r w:rsidRPr="00EE5B0A">
                <w:rPr>
                  <w:rStyle w:val="-Normal"/>
                  <w:rFonts w:ascii="Frutiger LT Arabic 45 Light" w:hAnsi="Frutiger LT Arabic 45 Light" w:cs="Frutiger LT Arabic 45 Light"/>
                  <w:color w:val="000000"/>
                </w:rPr>
                <w:t xml:space="preserve">Edge Extension “Automation360Extension” will be installed during device configuration, </w:t>
              </w:r>
            </w:ins>
          </w:p>
          <w:p w14:paraId="090837DD" w14:textId="7D3C9404" w:rsidR="00D736D7" w:rsidRDefault="00D736D7" w:rsidP="00605D0E">
            <w:pPr>
              <w:pStyle w:val="ListParagraph"/>
              <w:numPr>
                <w:ilvl w:val="0"/>
                <w:numId w:val="37"/>
              </w:numPr>
              <w:rPr>
                <w:ins w:id="4752" w:author="Mohamed Amer" w:date="2024-06-13T04:49:00Z" w16du:dateUtc="2024-06-13T01:49:00Z"/>
                <w:rStyle w:val="-Normal"/>
                <w:rFonts w:ascii="Frutiger LT Arabic 45 Light" w:hAnsi="Frutiger LT Arabic 45 Light" w:cs="Frutiger LT Arabic 45 Light"/>
                <w:color w:val="000000"/>
              </w:rPr>
            </w:pPr>
            <w:ins w:id="4753" w:author="Mohamed Amer" w:date="2024-06-13T04:50:00Z" w16du:dateUtc="2024-06-13T01:50:00Z">
              <w:r>
                <w:rPr>
                  <w:rStyle w:val="-Normal"/>
                  <w:rFonts w:ascii="Frutiger LT Arabic 45 Light" w:hAnsi="Frutiger LT Arabic 45 Light" w:cs="Frutiger LT Arabic 45 Light"/>
                  <w:color w:val="000000"/>
                </w:rPr>
                <w:t xml:space="preserve">Google </w:t>
              </w:r>
            </w:ins>
            <w:ins w:id="4754" w:author="Mohamed Amer" w:date="2024-06-13T04:49:00Z" w16du:dateUtc="2024-06-13T01:49:00Z">
              <w:r>
                <w:rPr>
                  <w:rStyle w:val="-Normal"/>
                  <w:rFonts w:ascii="Frutiger LT Arabic 45 Light" w:hAnsi="Frutiger LT Arabic 45 Light" w:cs="Frutiger LT Arabic 45 Light"/>
                  <w:color w:val="000000"/>
                </w:rPr>
                <w:t>Chrome</w:t>
              </w:r>
            </w:ins>
          </w:p>
          <w:p w14:paraId="089AF427" w14:textId="7FD879F6" w:rsidR="00D736D7" w:rsidRPr="00D736D7" w:rsidRDefault="00D736D7" w:rsidP="00D736D7">
            <w:pPr>
              <w:pStyle w:val="ListParagraph"/>
              <w:numPr>
                <w:ilvl w:val="0"/>
                <w:numId w:val="37"/>
              </w:numPr>
              <w:rPr>
                <w:ins w:id="4755" w:author="Islam Nady" w:date="2024-06-09T18:35:00Z"/>
                <w:rStyle w:val="-Normal"/>
                <w:rFonts w:ascii="Frutiger LT Arabic 45 Light" w:hAnsi="Frutiger LT Arabic 45 Light" w:cs="Frutiger LT Arabic 45 Light"/>
                <w:color w:val="000000"/>
              </w:rPr>
            </w:pPr>
            <w:ins w:id="4756" w:author="Mohamed Amer" w:date="2024-06-13T04:49:00Z" w16du:dateUtc="2024-06-13T01:49:00Z">
              <w:r>
                <w:rPr>
                  <w:rStyle w:val="-Normal"/>
                  <w:rFonts w:ascii="Frutiger LT Arabic 45 Light" w:hAnsi="Frutiger LT Arabic 45 Light" w:cs="Frutiger LT Arabic 45 Light"/>
                  <w:color w:val="000000"/>
                </w:rPr>
                <w:t xml:space="preserve">Chrome </w:t>
              </w:r>
              <w:r w:rsidRPr="00EE5B0A">
                <w:rPr>
                  <w:rStyle w:val="-Normal"/>
                  <w:rFonts w:ascii="Frutiger LT Arabic 45 Light" w:hAnsi="Frutiger LT Arabic 45 Light" w:cs="Frutiger LT Arabic 45 Light"/>
                  <w:color w:val="000000"/>
                </w:rPr>
                <w:t xml:space="preserve">Extension “Automation360Extension” will be installed during device configuration, </w:t>
              </w:r>
            </w:ins>
          </w:p>
          <w:p w14:paraId="566D4F56" w14:textId="77777777" w:rsidR="00605D0E" w:rsidRPr="00EE5B0A" w:rsidRDefault="00605D0E" w:rsidP="00605D0E">
            <w:pPr>
              <w:pStyle w:val="ListParagraph"/>
              <w:numPr>
                <w:ilvl w:val="0"/>
                <w:numId w:val="37"/>
              </w:numPr>
              <w:rPr>
                <w:ins w:id="4757" w:author="Islam Nady" w:date="2024-06-09T18:35:00Z"/>
                <w:rStyle w:val="-Normal"/>
                <w:rFonts w:ascii="Frutiger LT Arabic 45 Light" w:hAnsi="Frutiger LT Arabic 45 Light" w:cs="Frutiger LT Arabic 45 Light"/>
                <w:color w:val="000000"/>
              </w:rPr>
            </w:pPr>
            <w:ins w:id="4758" w:author="Islam Nady" w:date="2024-06-09T18:35:00Z">
              <w:r w:rsidRPr="00EE5B0A">
                <w:rPr>
                  <w:rStyle w:val="-Normal"/>
                  <w:rFonts w:ascii="Frutiger LT Arabic 45 Light" w:hAnsi="Frutiger LT Arabic 45 Light" w:cs="Frutiger LT Arabic 45 Light"/>
                  <w:color w:val="000000"/>
                </w:rPr>
                <w:t>”Bot Agent“</w:t>
              </w:r>
              <w:r>
                <w:rPr>
                  <w:rStyle w:val="-Normal"/>
                  <w:rFonts w:ascii="Frutiger LT Arabic 45 Light" w:hAnsi="Frutiger LT Arabic 45 Light" w:cs="Frutiger LT Arabic 45 Light"/>
                  <w:color w:val="000000"/>
                </w:rPr>
                <w:t xml:space="preserve"> </w:t>
              </w:r>
              <w:r w:rsidRPr="00EE5B0A">
                <w:rPr>
                  <w:rStyle w:val="-Normal"/>
                  <w:rFonts w:ascii="Frutiger LT Arabic 45 Light" w:hAnsi="Frutiger LT Arabic 45 Light" w:cs="Frutiger LT Arabic 45 Light"/>
                  <w:color w:val="000000"/>
                </w:rPr>
                <w:t xml:space="preserve">will be installed during device configuration, </w:t>
              </w:r>
            </w:ins>
          </w:p>
          <w:p w14:paraId="0B5E7414" w14:textId="49A5F41C" w:rsidR="003F7D92" w:rsidRPr="00526ECE" w:rsidDel="00526ECE" w:rsidRDefault="00605D0E">
            <w:pPr>
              <w:pStyle w:val="ListParagraph"/>
              <w:numPr>
                <w:ilvl w:val="0"/>
                <w:numId w:val="37"/>
              </w:numPr>
              <w:rPr>
                <w:ins w:id="4759" w:author="Islam Nady" w:date="2024-06-09T18:35:00Z"/>
                <w:del w:id="4760" w:author="Mohamed Amer" w:date="2024-07-28T14:08:00Z" w16du:dateUtc="2024-07-28T11:08:00Z"/>
                <w:rStyle w:val="-Normal"/>
                <w:rFonts w:ascii="Frutiger LT Arabic 45 Light" w:hAnsi="Frutiger LT Arabic 45 Light" w:cs="Frutiger LT Arabic 45 Light"/>
                <w:color w:val="000000"/>
              </w:rPr>
            </w:pPr>
            <w:ins w:id="4761" w:author="Islam Nady" w:date="2024-06-09T18:35:00Z">
              <w:r w:rsidRPr="00EE5B0A">
                <w:rPr>
                  <w:rStyle w:val="-Normal"/>
                  <w:rFonts w:ascii="Frutiger LT Arabic 45 Light" w:hAnsi="Frutiger LT Arabic 45 Light" w:cs="Frutiger LT Arabic 45 Light"/>
                  <w:color w:val="000000"/>
                </w:rPr>
                <w:t xml:space="preserve">Microsoft Access Database Engine 2010 Redistributable </w:t>
              </w:r>
              <w:r w:rsidRPr="00EE5B0A">
                <w:rPr>
                  <w:rStyle w:val="-Normal"/>
                  <w:rFonts w:ascii="Frutiger LT Arabic 45 Light" w:hAnsi="Frutiger LT Arabic 45 Light" w:cs="Frutiger LT Arabic 45 Light"/>
                  <w:color w:val="000000"/>
                </w:rPr>
                <w:fldChar w:fldCharType="begin"/>
              </w:r>
              <w:r w:rsidRPr="00EE5B0A">
                <w:rPr>
                  <w:rStyle w:val="-Normal"/>
                  <w:rFonts w:ascii="Frutiger LT Arabic 45 Light" w:hAnsi="Frutiger LT Arabic 45 Light" w:cs="Frutiger LT Arabic 45 Light"/>
                  <w:color w:val="000000"/>
                </w:rPr>
                <w:instrText xml:space="preserve"> HYPERLINK "https://www.microsoft.com/en-us/download/details.aspx?id=13255" </w:instrText>
              </w:r>
              <w:r w:rsidRPr="00EE5B0A">
                <w:rPr>
                  <w:rStyle w:val="-Normal"/>
                  <w:rFonts w:ascii="Frutiger LT Arabic 45 Light" w:hAnsi="Frutiger LT Arabic 45 Light" w:cs="Frutiger LT Arabic 45 Light"/>
                  <w:color w:val="000000"/>
                </w:rPr>
              </w:r>
              <w:r w:rsidRPr="00EE5B0A">
                <w:rPr>
                  <w:rStyle w:val="-Normal"/>
                  <w:rFonts w:ascii="Frutiger LT Arabic 45 Light" w:hAnsi="Frutiger LT Arabic 45 Light" w:cs="Frutiger LT Arabic 45 Light"/>
                  <w:color w:val="000000"/>
                </w:rPr>
                <w:fldChar w:fldCharType="separate"/>
              </w:r>
              <w:r w:rsidRPr="00EE5B0A">
                <w:rPr>
                  <w:rStyle w:val="Hyperlink"/>
                  <w:rFonts w:ascii="Frutiger LT Arabic 45 Light" w:hAnsi="Frutiger LT Arabic 45 Light" w:cs="Frutiger LT Arabic 45 Light"/>
                  <w:sz w:val="20"/>
                  <w:szCs w:val="20"/>
                </w:rPr>
                <w:t>https://www.microsoft.com/en-us/download/details.aspx?id=13255</w:t>
              </w:r>
              <w:r w:rsidRPr="00EE5B0A">
                <w:rPr>
                  <w:rStyle w:val="-Normal"/>
                  <w:rFonts w:ascii="Frutiger LT Arabic 45 Light" w:hAnsi="Frutiger LT Arabic 45 Light" w:cs="Frutiger LT Arabic 45 Light"/>
                  <w:color w:val="000000"/>
                </w:rPr>
                <w:fldChar w:fldCharType="end"/>
              </w:r>
            </w:ins>
          </w:p>
          <w:p w14:paraId="2F943B2D" w14:textId="77777777" w:rsidR="00605D0E" w:rsidRDefault="00605D0E">
            <w:pPr>
              <w:pStyle w:val="ListParagraph"/>
              <w:rPr>
                <w:ins w:id="4762" w:author="Mohamed Amer" w:date="2024-07-28T14:08:00Z" w16du:dateUtc="2024-07-28T11:08:00Z"/>
              </w:rPr>
              <w:pPrChange w:id="4763" w:author="Mohamed Amer" w:date="2024-07-28T14:08:00Z" w16du:dateUtc="2024-07-28T11:08:00Z">
                <w:pPr>
                  <w:pStyle w:val="BodyText"/>
                  <w:ind w:left="360"/>
                </w:pPr>
              </w:pPrChange>
            </w:pPr>
          </w:p>
          <w:p w14:paraId="023CA3A0" w14:textId="5AAC461A" w:rsidR="00526ECE" w:rsidRPr="00526ECE" w:rsidRDefault="00526ECE">
            <w:pPr>
              <w:pStyle w:val="ListParagraph"/>
              <w:numPr>
                <w:ilvl w:val="0"/>
                <w:numId w:val="37"/>
              </w:numPr>
              <w:rPr>
                <w:ins w:id="4764" w:author="Mohamed Amer" w:date="2024-07-28T14:08:00Z" w16du:dateUtc="2024-07-28T11:08:00Z"/>
                <w:rStyle w:val="-Normal"/>
                <w:rFonts w:ascii="Frutiger LT Arabic 45 Light" w:hAnsi="Frutiger LT Arabic 45 Light" w:cs="Frutiger LT Arabic 45 Light"/>
                <w:color w:val="000000"/>
                <w:rPrChange w:id="4765" w:author="Mohamed Amer" w:date="2024-07-28T14:08:00Z" w16du:dateUtc="2024-07-28T11:08:00Z">
                  <w:rPr>
                    <w:ins w:id="4766" w:author="Mohamed Amer" w:date="2024-07-28T14:08:00Z" w16du:dateUtc="2024-07-28T11:08:00Z"/>
                    <w:b/>
                    <w:bCs/>
                    <w:sz w:val="16"/>
                    <w:szCs w:val="16"/>
                    <w:highlight w:val="yellow"/>
                  </w:rPr>
                </w:rPrChange>
              </w:rPr>
              <w:pPrChange w:id="4767" w:author="Mohamed Amer" w:date="2024-07-28T14:08:00Z" w16du:dateUtc="2024-07-28T11:08:00Z">
                <w:pPr>
                  <w:pStyle w:val="ListParagraph"/>
                  <w:numPr>
                    <w:numId w:val="54"/>
                  </w:numPr>
                  <w:spacing w:after="160" w:line="259" w:lineRule="auto"/>
                  <w:ind w:left="1080" w:hanging="360"/>
                </w:pPr>
              </w:pPrChange>
            </w:pPr>
            <w:ins w:id="4768" w:author="Mohamed Amer" w:date="2024-07-28T14:08:00Z" w16du:dateUtc="2024-07-28T11:08:00Z">
              <w:r w:rsidRPr="00526ECE">
                <w:rPr>
                  <w:rStyle w:val="-Normal"/>
                  <w:rFonts w:ascii="Frutiger LT Arabic 45 Light" w:hAnsi="Frutiger LT Arabic 45 Light" w:cs="Frutiger LT Arabic 45 Light"/>
                  <w:color w:val="000000"/>
                  <w:rPrChange w:id="4769" w:author="Mohamed Amer" w:date="2024-07-28T14:08:00Z" w16du:dateUtc="2024-07-28T11:08:00Z">
                    <w:rPr>
                      <w:sz w:val="16"/>
                      <w:szCs w:val="16"/>
                      <w:highlight w:val="yellow"/>
                    </w:rPr>
                  </w:rPrChange>
                </w:rPr>
                <w:t>A</w:t>
              </w:r>
            </w:ins>
            <w:ins w:id="4770" w:author="Mohamed Amer" w:date="2024-07-28T15:22:00Z" w16du:dateUtc="2024-07-28T12:22:00Z">
              <w:r w:rsidR="00DA6FA8">
                <w:rPr>
                  <w:rStyle w:val="-Normal"/>
                  <w:rFonts w:ascii="Frutiger LT Arabic 45 Light" w:hAnsi="Frutiger LT Arabic 45 Light" w:cs="Frutiger LT Arabic 45 Light"/>
                  <w:color w:val="000000"/>
                </w:rPr>
                <w:t>T</w:t>
              </w:r>
            </w:ins>
            <w:ins w:id="4771" w:author="Mohamed Amer" w:date="2024-07-28T15:23:00Z" w16du:dateUtc="2024-07-28T12:23:00Z">
              <w:r w:rsidR="00DA6FA8">
                <w:rPr>
                  <w:rStyle w:val="-Normal"/>
                  <w:rFonts w:ascii="Frutiger LT Arabic 45 Light" w:hAnsi="Frutiger LT Arabic 45 Light" w:cs="Frutiger LT Arabic 45 Light"/>
                  <w:color w:val="000000"/>
                </w:rPr>
                <w:t xml:space="preserve"> Application</w:t>
              </w:r>
            </w:ins>
          </w:p>
          <w:p w14:paraId="12652549" w14:textId="69A609A5" w:rsidR="00526ECE" w:rsidRPr="00526ECE" w:rsidRDefault="00526ECE">
            <w:pPr>
              <w:pStyle w:val="ListParagraph"/>
              <w:numPr>
                <w:ilvl w:val="0"/>
                <w:numId w:val="37"/>
              </w:numPr>
              <w:rPr>
                <w:ins w:id="4772" w:author="Mohamed Amer" w:date="2024-07-28T14:08:00Z" w16du:dateUtc="2024-07-28T11:08:00Z"/>
                <w:rStyle w:val="-Normal"/>
                <w:rFonts w:ascii="Frutiger LT Arabic 45 Light" w:hAnsi="Frutiger LT Arabic 45 Light" w:cs="Frutiger LT Arabic 45 Light"/>
                <w:color w:val="000000"/>
                <w:rPrChange w:id="4773" w:author="Mohamed Amer" w:date="2024-07-28T14:08:00Z" w16du:dateUtc="2024-07-28T11:08:00Z">
                  <w:rPr>
                    <w:ins w:id="4774" w:author="Mohamed Amer" w:date="2024-07-28T14:08:00Z" w16du:dateUtc="2024-07-28T11:08:00Z"/>
                    <w:b/>
                    <w:bCs/>
                    <w:sz w:val="16"/>
                    <w:szCs w:val="16"/>
                    <w:highlight w:val="yellow"/>
                  </w:rPr>
                </w:rPrChange>
              </w:rPr>
              <w:pPrChange w:id="4775" w:author="Mohamed Amer" w:date="2024-07-28T14:08:00Z" w16du:dateUtc="2024-07-28T11:08:00Z">
                <w:pPr>
                  <w:pStyle w:val="ListParagraph"/>
                  <w:numPr>
                    <w:numId w:val="54"/>
                  </w:numPr>
                  <w:spacing w:after="160" w:line="259" w:lineRule="auto"/>
                  <w:ind w:left="1080" w:hanging="360"/>
                </w:pPr>
              </w:pPrChange>
            </w:pPr>
            <w:ins w:id="4776" w:author="Mohamed Amer" w:date="2024-07-28T14:08:00Z" w16du:dateUtc="2024-07-28T11:08:00Z">
              <w:r w:rsidRPr="00526ECE">
                <w:rPr>
                  <w:rStyle w:val="-Normal"/>
                  <w:rFonts w:ascii="Frutiger LT Arabic 45 Light" w:hAnsi="Frutiger LT Arabic 45 Light" w:cs="Frutiger LT Arabic 45 Light"/>
                  <w:color w:val="000000"/>
                  <w:rPrChange w:id="4777" w:author="Mohamed Amer" w:date="2024-07-28T14:08:00Z" w16du:dateUtc="2024-07-28T11:08:00Z">
                    <w:rPr>
                      <w:sz w:val="16"/>
                      <w:szCs w:val="16"/>
                      <w:highlight w:val="yellow"/>
                    </w:rPr>
                  </w:rPrChange>
                </w:rPr>
                <w:t>ffmpeg package</w:t>
              </w:r>
            </w:ins>
            <w:ins w:id="4778" w:author="Mohamed Amer" w:date="2024-07-28T15:25:00Z" w16du:dateUtc="2024-07-28T12:25:00Z">
              <w:r w:rsidR="00DA6FA8">
                <w:rPr>
                  <w:rStyle w:val="-Normal"/>
                  <w:rFonts w:ascii="Frutiger LT Arabic 45 Light" w:hAnsi="Frutiger LT Arabic 45 Light" w:cs="Frutiger LT Arabic 45 Light"/>
                  <w:color w:val="000000"/>
                </w:rPr>
                <w:t xml:space="preserve"> </w:t>
              </w:r>
            </w:ins>
            <w:ins w:id="4779" w:author="Mohamed Amer" w:date="2024-07-28T14:08:00Z" w16du:dateUtc="2024-07-28T11:08:00Z">
              <w:r w:rsidRPr="00526ECE">
                <w:rPr>
                  <w:rStyle w:val="-Normal"/>
                  <w:rFonts w:ascii="Frutiger LT Arabic 45 Light" w:hAnsi="Frutiger LT Arabic 45 Light" w:cs="Frutiger LT Arabic 45 Light"/>
                  <w:color w:val="000000"/>
                  <w:rPrChange w:id="4780" w:author="Mohamed Amer" w:date="2024-07-28T14:08:00Z" w16du:dateUtc="2024-07-28T11:08:00Z">
                    <w:rPr>
                      <w:sz w:val="16"/>
                      <w:szCs w:val="16"/>
                      <w:highlight w:val="yellow"/>
                    </w:rPr>
                  </w:rPrChange>
                </w:rPr>
                <w:t>from (</w:t>
              </w:r>
              <w:r w:rsidRPr="00526ECE">
                <w:rPr>
                  <w:rStyle w:val="-Normal"/>
                  <w:rFonts w:ascii="Frutiger LT Arabic 45 Light" w:hAnsi="Frutiger LT Arabic 45 Light" w:cs="Frutiger LT Arabic 45 Light"/>
                  <w:color w:val="000000"/>
                  <w:rPrChange w:id="4781" w:author="Mohamed Amer" w:date="2024-07-28T14:08:00Z" w16du:dateUtc="2024-07-28T11:08:00Z">
                    <w:rPr/>
                  </w:rPrChange>
                </w:rPr>
                <w:fldChar w:fldCharType="begin"/>
              </w:r>
              <w:r w:rsidRPr="00526ECE">
                <w:rPr>
                  <w:rStyle w:val="-Normal"/>
                  <w:rFonts w:ascii="Frutiger LT Arabic 45 Light" w:hAnsi="Frutiger LT Arabic 45 Light" w:cs="Frutiger LT Arabic 45 Light"/>
                  <w:color w:val="000000"/>
                  <w:rPrChange w:id="4782" w:author="Mohamed Amer" w:date="2024-07-28T14:08:00Z" w16du:dateUtc="2024-07-28T11:08:00Z">
                    <w:rPr/>
                  </w:rPrChange>
                </w:rPr>
                <w:instrText>HYPERLINK "https://www.gyan.dev/ffmpeg/builds/"</w:instrText>
              </w:r>
              <w:r w:rsidRPr="00FF2D39">
                <w:rPr>
                  <w:rStyle w:val="-Normal"/>
                  <w:rFonts w:ascii="Frutiger LT Arabic 45 Light" w:hAnsi="Frutiger LT Arabic 45 Light" w:cs="Frutiger LT Arabic 45 Light"/>
                  <w:color w:val="000000"/>
                </w:rPr>
              </w:r>
              <w:r w:rsidRPr="00526ECE">
                <w:rPr>
                  <w:rStyle w:val="-Normal"/>
                  <w:rFonts w:ascii="Frutiger LT Arabic 45 Light" w:hAnsi="Frutiger LT Arabic 45 Light" w:cs="Frutiger LT Arabic 45 Light"/>
                  <w:color w:val="000000"/>
                  <w:rPrChange w:id="4783" w:author="Mohamed Amer" w:date="2024-07-28T14:08:00Z" w16du:dateUtc="2024-07-28T11:08:00Z">
                    <w:rPr>
                      <w:sz w:val="16"/>
                      <w:szCs w:val="16"/>
                      <w:highlight w:val="yellow"/>
                    </w:rPr>
                  </w:rPrChange>
                </w:rPr>
                <w:fldChar w:fldCharType="separate"/>
              </w:r>
              <w:r w:rsidRPr="00526ECE">
                <w:rPr>
                  <w:rStyle w:val="-Normal"/>
                  <w:rFonts w:ascii="Frutiger LT Arabic 45 Light" w:hAnsi="Frutiger LT Arabic 45 Light" w:cs="Frutiger LT Arabic 45 Light"/>
                  <w:color w:val="000000"/>
                  <w:rPrChange w:id="4784" w:author="Mohamed Amer" w:date="2024-07-28T14:08:00Z" w16du:dateUtc="2024-07-28T11:08:00Z">
                    <w:rPr>
                      <w:sz w:val="16"/>
                      <w:szCs w:val="16"/>
                      <w:highlight w:val="yellow"/>
                    </w:rPr>
                  </w:rPrChange>
                </w:rPr>
                <w:t>https://www.gyan.dev/ffmpeg/builds/</w:t>
              </w:r>
              <w:r w:rsidRPr="00526ECE">
                <w:rPr>
                  <w:rStyle w:val="-Normal"/>
                  <w:rFonts w:ascii="Frutiger LT Arabic 45 Light" w:hAnsi="Frutiger LT Arabic 45 Light" w:cs="Frutiger LT Arabic 45 Light"/>
                  <w:color w:val="000000"/>
                  <w:rPrChange w:id="4785" w:author="Mohamed Amer" w:date="2024-07-28T14:08:00Z" w16du:dateUtc="2024-07-28T11:08:00Z">
                    <w:rPr>
                      <w:sz w:val="16"/>
                      <w:szCs w:val="16"/>
                      <w:highlight w:val="yellow"/>
                    </w:rPr>
                  </w:rPrChange>
                </w:rPr>
                <w:fldChar w:fldCharType="end"/>
              </w:r>
              <w:r w:rsidRPr="00526ECE">
                <w:rPr>
                  <w:rStyle w:val="-Normal"/>
                  <w:rFonts w:ascii="Frutiger LT Arabic 45 Light" w:hAnsi="Frutiger LT Arabic 45 Light" w:cs="Frutiger LT Arabic 45 Light"/>
                  <w:color w:val="000000"/>
                  <w:rPrChange w:id="4786" w:author="Mohamed Amer" w:date="2024-07-28T14:08:00Z" w16du:dateUtc="2024-07-28T11:08:00Z">
                    <w:rPr>
                      <w:sz w:val="16"/>
                      <w:szCs w:val="16"/>
                      <w:highlight w:val="yellow"/>
                    </w:rPr>
                  </w:rPrChange>
                </w:rPr>
                <w:t xml:space="preserve">) </w:t>
              </w:r>
            </w:ins>
          </w:p>
          <w:p w14:paraId="4D541FA2" w14:textId="77777777" w:rsidR="00526ECE" w:rsidRDefault="00526ECE" w:rsidP="00526ECE">
            <w:pPr>
              <w:pStyle w:val="ListParagraph"/>
              <w:numPr>
                <w:ilvl w:val="0"/>
                <w:numId w:val="37"/>
              </w:numPr>
              <w:rPr>
                <w:ins w:id="4787" w:author="Mohamed Amer" w:date="2024-07-28T15:25:00Z" w16du:dateUtc="2024-07-28T12:25:00Z"/>
                <w:rStyle w:val="-Normal"/>
                <w:rFonts w:ascii="Frutiger LT Arabic 45 Light" w:hAnsi="Frutiger LT Arabic 45 Light" w:cs="Frutiger LT Arabic 45 Light"/>
                <w:color w:val="000000"/>
              </w:rPr>
            </w:pPr>
            <w:ins w:id="4788" w:author="Mohamed Amer" w:date="2024-07-28T14:08:00Z" w16du:dateUtc="2024-07-28T11:08:00Z">
              <w:r w:rsidRPr="00526ECE">
                <w:rPr>
                  <w:rStyle w:val="-Normal"/>
                  <w:rFonts w:ascii="Frutiger LT Arabic 45 Light" w:hAnsi="Frutiger LT Arabic 45 Light" w:cs="Frutiger LT Arabic 45 Light"/>
                  <w:color w:val="000000"/>
                  <w:rPrChange w:id="4789" w:author="Mohamed Amer" w:date="2024-07-28T14:08:00Z" w16du:dateUtc="2024-07-28T11:08:00Z">
                    <w:rPr>
                      <w:sz w:val="16"/>
                      <w:szCs w:val="16"/>
                      <w:highlight w:val="yellow"/>
                    </w:rPr>
                  </w:rPrChange>
                </w:rPr>
                <w:t>Download open ai - whisper package on the machines.</w:t>
              </w:r>
            </w:ins>
          </w:p>
          <w:p w14:paraId="23265842" w14:textId="6E745396" w:rsidR="00DA6FA8" w:rsidRDefault="00DA6FA8" w:rsidP="00526ECE">
            <w:pPr>
              <w:pStyle w:val="ListParagraph"/>
              <w:numPr>
                <w:ilvl w:val="0"/>
                <w:numId w:val="37"/>
              </w:numPr>
              <w:rPr>
                <w:ins w:id="4790" w:author="Mohamed Amer" w:date="2024-07-28T15:25:00Z" w16du:dateUtc="2024-07-28T12:25:00Z"/>
                <w:rStyle w:val="-Normal"/>
                <w:rFonts w:ascii="Frutiger LT Arabic 45 Light" w:hAnsi="Frutiger LT Arabic 45 Light" w:cs="Frutiger LT Arabic 45 Light"/>
                <w:color w:val="000000"/>
              </w:rPr>
            </w:pPr>
            <w:ins w:id="4791" w:author="Mohamed Amer" w:date="2024-07-28T15:25:00Z" w16du:dateUtc="2024-07-28T12:25:00Z">
              <w:r>
                <w:rPr>
                  <w:rStyle w:val="-Normal"/>
                  <w:rFonts w:ascii="Frutiger LT Arabic 45 Light" w:hAnsi="Frutiger LT Arabic 45 Light" w:cs="Frutiger LT Arabic 45 Light"/>
                  <w:color w:val="000000"/>
                </w:rPr>
                <w:t>Python.exe SW</w:t>
              </w:r>
            </w:ins>
          </w:p>
          <w:p w14:paraId="2958F338" w14:textId="2A71279F" w:rsidR="00C940DE" w:rsidRPr="00C940DE" w:rsidRDefault="00DA6FA8">
            <w:pPr>
              <w:pStyle w:val="ListParagraph"/>
              <w:numPr>
                <w:ilvl w:val="0"/>
                <w:numId w:val="37"/>
              </w:numPr>
              <w:rPr>
                <w:ins w:id="4792" w:author="Mohamed Amer" w:date="2024-07-28T14:08:00Z" w16du:dateUtc="2024-07-28T11:08:00Z"/>
                <w:rStyle w:val="-Normal"/>
                <w:rFonts w:ascii="Frutiger LT Arabic 45 Light" w:hAnsi="Frutiger LT Arabic 45 Light" w:cs="Frutiger LT Arabic 45 Light"/>
                <w:color w:val="000000"/>
                <w:rPrChange w:id="4793" w:author="Mohamed Amer" w:date="2024-07-28T15:37:00Z" w16du:dateUtc="2024-07-28T12:37:00Z">
                  <w:rPr>
                    <w:ins w:id="4794" w:author="Mohamed Amer" w:date="2024-07-28T14:08:00Z" w16du:dateUtc="2024-07-28T11:08:00Z"/>
                    <w:b/>
                    <w:bCs/>
                    <w:sz w:val="16"/>
                    <w:szCs w:val="16"/>
                    <w:highlight w:val="yellow"/>
                  </w:rPr>
                </w:rPrChange>
              </w:rPr>
              <w:pPrChange w:id="4795" w:author="Mohamed Amer" w:date="2024-07-28T15:37:00Z" w16du:dateUtc="2024-07-28T12:37:00Z">
                <w:pPr>
                  <w:pStyle w:val="ListParagraph"/>
                  <w:numPr>
                    <w:numId w:val="54"/>
                  </w:numPr>
                  <w:spacing w:after="160" w:line="259" w:lineRule="auto"/>
                  <w:ind w:left="1080" w:hanging="360"/>
                </w:pPr>
              </w:pPrChange>
            </w:pPr>
            <w:ins w:id="4796" w:author="Mohamed Amer" w:date="2024-07-28T15:26:00Z" w16du:dateUtc="2024-07-28T12:26:00Z">
              <w:r>
                <w:rPr>
                  <w:rStyle w:val="-Normal"/>
                  <w:rFonts w:ascii="Frutiger LT Arabic 45 Light" w:hAnsi="Frutiger LT Arabic 45 Light" w:cs="Frutiger LT Arabic 45 Light"/>
                  <w:color w:val="000000"/>
                </w:rPr>
                <w:t xml:space="preserve">Python </w:t>
              </w:r>
            </w:ins>
            <w:ins w:id="4797" w:author="Mohamed Amer" w:date="2024-07-28T15:32:00Z" w16du:dateUtc="2024-07-28T12:32:00Z">
              <w:r>
                <w:rPr>
                  <w:rStyle w:val="-Normal"/>
                  <w:rFonts w:ascii="Frutiger LT Arabic 45 Light" w:hAnsi="Frutiger LT Arabic 45 Light" w:cs="Frutiger LT Arabic 45 Light"/>
                  <w:color w:val="000000"/>
                </w:rPr>
                <w:t xml:space="preserve">packages </w:t>
              </w:r>
            </w:ins>
            <w:ins w:id="4798" w:author="Mohamed Amer" w:date="2024-07-28T15:27:00Z" w16du:dateUtc="2024-07-28T12:27:00Z">
              <w:r>
                <w:rPr>
                  <w:rStyle w:val="-Normal"/>
                  <w:rFonts w:ascii="Frutiger LT Arabic 45 Light" w:hAnsi="Frutiger LT Arabic 45 Light" w:cs="Frutiger LT Arabic 45 Light"/>
                  <w:color w:val="000000"/>
                </w:rPr>
                <w:t>indices</w:t>
              </w:r>
            </w:ins>
            <w:ins w:id="4799" w:author="Mohamed Amer" w:date="2024-07-28T15:31:00Z" w16du:dateUtc="2024-07-28T12:31:00Z">
              <w:r>
                <w:rPr>
                  <w:rStyle w:val="-Normal"/>
                  <w:rFonts w:ascii="Frutiger LT Arabic 45 Light" w:hAnsi="Frutiger LT Arabic 45 Light" w:cs="Frutiger LT Arabic 45 Light"/>
                  <w:color w:val="000000"/>
                </w:rPr>
                <w:t xml:space="preserve"> files from </w:t>
              </w:r>
            </w:ins>
            <w:ins w:id="4800" w:author="Mohamed Amer" w:date="2024-07-28T15:31:00Z">
              <w:r w:rsidRPr="00DA6FA8">
                <w:rPr>
                  <w:rFonts w:ascii="Frutiger LT Arabic 45 Light" w:hAnsi="Frutiger LT Arabic 45 Light" w:cs="Frutiger LT Arabic 45 Light"/>
                  <w:color w:val="000000"/>
                  <w:sz w:val="20"/>
                  <w:szCs w:val="20"/>
                </w:rPr>
                <w:fldChar w:fldCharType="begin"/>
              </w:r>
              <w:r w:rsidRPr="00DA6FA8">
                <w:rPr>
                  <w:rFonts w:ascii="Frutiger LT Arabic 45 Light" w:hAnsi="Frutiger LT Arabic 45 Light" w:cs="Frutiger LT Arabic 45 Light"/>
                  <w:color w:val="000000"/>
                  <w:sz w:val="20"/>
                  <w:szCs w:val="20"/>
                </w:rPr>
                <w:instrText>HYPERLINK "https://pypi.org/"</w:instrText>
              </w:r>
              <w:r w:rsidRPr="00DA6FA8">
                <w:rPr>
                  <w:rFonts w:ascii="Frutiger LT Arabic 45 Light" w:hAnsi="Frutiger LT Arabic 45 Light" w:cs="Frutiger LT Arabic 45 Light"/>
                  <w:color w:val="000000"/>
                  <w:sz w:val="20"/>
                  <w:szCs w:val="20"/>
                </w:rPr>
              </w:r>
              <w:r w:rsidRPr="00DA6FA8">
                <w:rPr>
                  <w:rFonts w:ascii="Frutiger LT Arabic 45 Light" w:hAnsi="Frutiger LT Arabic 45 Light" w:cs="Frutiger LT Arabic 45 Light"/>
                  <w:color w:val="000000"/>
                  <w:sz w:val="20"/>
                  <w:szCs w:val="20"/>
                </w:rPr>
                <w:fldChar w:fldCharType="separate"/>
              </w:r>
              <w:r w:rsidRPr="00DA6FA8">
                <w:rPr>
                  <w:rStyle w:val="Hyperlink"/>
                  <w:rFonts w:ascii="Frutiger LT Arabic 45 Light" w:hAnsi="Frutiger LT Arabic 45 Light" w:cs="Frutiger LT Arabic 45 Light"/>
                  <w:sz w:val="20"/>
                  <w:szCs w:val="20"/>
                </w:rPr>
                <w:t>PyPI · The Python Package Index</w:t>
              </w:r>
            </w:ins>
            <w:ins w:id="4801" w:author="Mohamed Amer" w:date="2024-07-28T15:31:00Z" w16du:dateUtc="2024-07-28T12:31:00Z">
              <w:r w:rsidRPr="00DA6FA8">
                <w:rPr>
                  <w:rFonts w:ascii="Frutiger LT Arabic 45 Light" w:hAnsi="Frutiger LT Arabic 45 Light" w:cs="Frutiger LT Arabic 45 Light"/>
                  <w:color w:val="000000"/>
                  <w:sz w:val="20"/>
                  <w:szCs w:val="20"/>
                </w:rPr>
                <w:fldChar w:fldCharType="end"/>
              </w:r>
            </w:ins>
          </w:p>
          <w:p w14:paraId="452D8C58" w14:textId="77777777" w:rsidR="00526ECE" w:rsidRPr="00356D25" w:rsidRDefault="00526ECE" w:rsidP="00E162B2">
            <w:pPr>
              <w:pStyle w:val="BodyText"/>
              <w:ind w:left="360"/>
              <w:rPr>
                <w:ins w:id="4802" w:author="Islam Nady" w:date="2024-06-09T18:35:00Z"/>
              </w:rPr>
            </w:pPr>
          </w:p>
        </w:tc>
      </w:tr>
    </w:tbl>
    <w:p w14:paraId="45D12A77" w14:textId="0500AE1D" w:rsidR="002247A6" w:rsidRPr="00EB1F74" w:rsidDel="00605D0E" w:rsidRDefault="002247A6" w:rsidP="00CB3C97">
      <w:pPr>
        <w:rPr>
          <w:del w:id="4803" w:author="Islam Nady" w:date="2024-06-09T18:35:00Z"/>
          <w:rStyle w:val="-Normal"/>
          <w:rFonts w:ascii="Frutiger LT Arabic 45 Light" w:hAnsi="Frutiger LT Arabic 45 Light" w:cs="Frutiger LT Arabic 45 Light"/>
          <w:color w:val="000000" w:themeColor="text1"/>
        </w:rPr>
      </w:pPr>
      <w:del w:id="4804" w:author="Islam Nady" w:date="2024-06-09T18:35:00Z">
        <w:r w:rsidRPr="00EB1F74" w:rsidDel="00605D0E">
          <w:rPr>
            <w:rStyle w:val="-Normal"/>
            <w:rFonts w:ascii="Frutiger LT Arabic 45 Light" w:hAnsi="Frutiger LT Arabic 45 Light" w:cs="Frutiger LT Arabic 45 Light"/>
            <w:color w:val="000000" w:themeColor="text1"/>
          </w:rPr>
          <w:delText>Following software/OS components are required:</w:delText>
        </w:r>
      </w:del>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8240"/>
      </w:tblGrid>
      <w:tr w:rsidR="002247A6" w:rsidRPr="00EB1F74" w:rsidDel="00605D0E" w14:paraId="460C6629" w14:textId="56556D3C" w:rsidTr="00503772">
        <w:trPr>
          <w:trHeight w:val="238"/>
          <w:del w:id="4805" w:author="Islam Nady" w:date="2024-06-09T18:35:00Z"/>
        </w:trPr>
        <w:tc>
          <w:tcPr>
            <w:tcW w:w="2250" w:type="dxa"/>
            <w:shd w:val="clear" w:color="auto" w:fill="CF202E"/>
            <w:vAlign w:val="center"/>
          </w:tcPr>
          <w:p w14:paraId="0456EE3A" w14:textId="06242F82" w:rsidR="002247A6" w:rsidRPr="00A7108F" w:rsidDel="00605D0E" w:rsidRDefault="002247A6" w:rsidP="00CB3C97">
            <w:pPr>
              <w:tabs>
                <w:tab w:val="right" w:pos="224"/>
              </w:tabs>
              <w:jc w:val="center"/>
              <w:rPr>
                <w:del w:id="4806" w:author="Islam Nady" w:date="2024-06-09T18:35:00Z"/>
                <w:rFonts w:ascii="Frutiger LT Arabic 45 Light" w:hAnsi="Frutiger LT Arabic 45 Light" w:cs="Frutiger LT Arabic 45 Light"/>
                <w:color w:val="FFFFFF"/>
                <w:sz w:val="20"/>
                <w:szCs w:val="20"/>
              </w:rPr>
            </w:pPr>
            <w:del w:id="4807" w:author="Islam Nady" w:date="2024-06-09T18:35:00Z">
              <w:r w:rsidRPr="00A7108F" w:rsidDel="00605D0E">
                <w:rPr>
                  <w:rFonts w:ascii="Frutiger LT Arabic 45 Light" w:hAnsi="Frutiger LT Arabic 45 Light" w:cs="Frutiger LT Arabic 45 Light"/>
                  <w:color w:val="FFFFFF"/>
                  <w:sz w:val="20"/>
                  <w:szCs w:val="20"/>
                </w:rPr>
                <w:delText>SERVER NAME</w:delText>
              </w:r>
            </w:del>
          </w:p>
        </w:tc>
        <w:tc>
          <w:tcPr>
            <w:tcW w:w="8240" w:type="dxa"/>
            <w:vAlign w:val="center"/>
          </w:tcPr>
          <w:p w14:paraId="15FDD621" w14:textId="353F3EB5" w:rsidR="002247A6" w:rsidRPr="00EB1F74" w:rsidDel="00605D0E" w:rsidRDefault="002247A6" w:rsidP="00DD65F5">
            <w:pPr>
              <w:pStyle w:val="BodyText"/>
              <w:rPr>
                <w:del w:id="4808" w:author="Islam Nady" w:date="2024-06-09T18:35:00Z"/>
                <w:lang w:val="en-GB"/>
              </w:rPr>
            </w:pPr>
          </w:p>
        </w:tc>
      </w:tr>
      <w:tr w:rsidR="002247A6" w:rsidRPr="00EB1F74" w:rsidDel="00605D0E" w14:paraId="67F06C39" w14:textId="29898464" w:rsidTr="00503772">
        <w:trPr>
          <w:trHeight w:val="256"/>
          <w:del w:id="4809" w:author="Islam Nady" w:date="2024-06-09T18:35:00Z"/>
        </w:trPr>
        <w:tc>
          <w:tcPr>
            <w:tcW w:w="2250" w:type="dxa"/>
            <w:shd w:val="clear" w:color="auto" w:fill="CF202E"/>
            <w:vAlign w:val="center"/>
          </w:tcPr>
          <w:p w14:paraId="64B8193F" w14:textId="5F2D9C01" w:rsidR="002247A6" w:rsidRPr="00A7108F" w:rsidDel="00605D0E" w:rsidRDefault="002247A6" w:rsidP="00CB3C97">
            <w:pPr>
              <w:tabs>
                <w:tab w:val="right" w:pos="224"/>
              </w:tabs>
              <w:jc w:val="center"/>
              <w:rPr>
                <w:del w:id="4810" w:author="Islam Nady" w:date="2024-06-09T18:35:00Z"/>
                <w:rFonts w:ascii="Frutiger LT Arabic 45 Light" w:hAnsi="Frutiger LT Arabic 45 Light" w:cs="Frutiger LT Arabic 45 Light"/>
                <w:color w:val="FFFFFF"/>
                <w:sz w:val="20"/>
                <w:szCs w:val="20"/>
              </w:rPr>
            </w:pPr>
            <w:del w:id="4811" w:author="Islam Nady" w:date="2024-06-09T18:35:00Z">
              <w:r w:rsidRPr="00A7108F" w:rsidDel="00605D0E">
                <w:rPr>
                  <w:rFonts w:ascii="Frutiger LT Arabic 45 Light" w:hAnsi="Frutiger LT Arabic 45 Light" w:cs="Frutiger LT Arabic 45 Light"/>
                  <w:color w:val="FFFFFF"/>
                  <w:sz w:val="20"/>
                  <w:szCs w:val="20"/>
                </w:rPr>
                <w:delText>SOFTWARE LIST</w:delText>
              </w:r>
            </w:del>
          </w:p>
        </w:tc>
        <w:tc>
          <w:tcPr>
            <w:tcW w:w="8240" w:type="dxa"/>
            <w:vAlign w:val="center"/>
          </w:tcPr>
          <w:p w14:paraId="05AD6460" w14:textId="73C6B7E3" w:rsidR="002247A6" w:rsidRPr="00EB1F74" w:rsidDel="00605D0E" w:rsidRDefault="002247A6" w:rsidP="00DD65F5">
            <w:pPr>
              <w:pStyle w:val="BodyText"/>
              <w:rPr>
                <w:del w:id="4812" w:author="Islam Nady" w:date="2024-06-09T18:35:00Z"/>
                <w:lang w:val="en-GB"/>
              </w:rPr>
            </w:pPr>
            <w:del w:id="4813" w:author="Islam Nady" w:date="2024-06-09T18:35:00Z">
              <w:r w:rsidRPr="00EB1F74" w:rsidDel="00605D0E">
                <w:rPr>
                  <w:lang w:val="en-GB"/>
                </w:rPr>
                <w:delText>Example: Endpoint Agent (applicable for Windows), Backup Agent, ITM Agent, MS Office 2007, Websphere version 6.1, and so on.</w:delText>
              </w:r>
            </w:del>
          </w:p>
        </w:tc>
      </w:tr>
    </w:tbl>
    <w:p w14:paraId="0D74AD23" w14:textId="1BA8ACCC" w:rsidR="002247A6" w:rsidRPr="00EB1F74" w:rsidDel="00605D0E" w:rsidRDefault="002247A6" w:rsidP="00CB3C97">
      <w:pPr>
        <w:pStyle w:val="ListParagraph"/>
        <w:numPr>
          <w:ilvl w:val="0"/>
          <w:numId w:val="16"/>
        </w:numPr>
        <w:rPr>
          <w:del w:id="4814" w:author="Islam Nady" w:date="2024-06-09T18:35:00Z"/>
          <w:rStyle w:val="-Normal"/>
          <w:rFonts w:ascii="Frutiger LT Arabic 45 Light" w:hAnsi="Frutiger LT Arabic 45 Light" w:cs="Frutiger LT Arabic 45 Light"/>
          <w:color w:val="000000" w:themeColor="text1"/>
        </w:rPr>
      </w:pPr>
      <w:del w:id="4815" w:author="Islam Nady" w:date="2024-06-09T18:35:00Z">
        <w:r w:rsidRPr="00EB1F74" w:rsidDel="00605D0E">
          <w:rPr>
            <w:rStyle w:val="-Normal"/>
            <w:rFonts w:ascii="Frutiger LT Arabic 45 Light" w:hAnsi="Frutiger LT Arabic 45 Light" w:cs="Frutiger LT Arabic 45 Light"/>
            <w:color w:val="000000" w:themeColor="text1"/>
          </w:rPr>
          <w:delText>Repeat this per server.</w:delText>
        </w:r>
      </w:del>
    </w:p>
    <w:p w14:paraId="5022D6CE" w14:textId="30F9D7FD" w:rsidR="002247A6" w:rsidRPr="00EB1F74" w:rsidDel="00605D0E" w:rsidRDefault="002247A6" w:rsidP="00CB3C97">
      <w:pPr>
        <w:pStyle w:val="ListParagraph"/>
        <w:numPr>
          <w:ilvl w:val="0"/>
          <w:numId w:val="16"/>
        </w:numPr>
        <w:rPr>
          <w:del w:id="4816" w:author="Islam Nady" w:date="2024-06-09T18:35:00Z"/>
          <w:rStyle w:val="-Normal"/>
          <w:rFonts w:ascii="Frutiger LT Arabic 45 Light" w:hAnsi="Frutiger LT Arabic 45 Light" w:cs="Frutiger LT Arabic 45 Light"/>
          <w:color w:val="000000" w:themeColor="text1"/>
        </w:rPr>
      </w:pPr>
      <w:del w:id="4817" w:author="Islam Nady" w:date="2024-06-09T18:35:00Z">
        <w:r w:rsidRPr="00EB1F74" w:rsidDel="00605D0E">
          <w:rPr>
            <w:rStyle w:val="-Normal"/>
            <w:rFonts w:ascii="Frutiger LT Arabic 45 Light" w:hAnsi="Frutiger LT Arabic 45 Light" w:cs="Frutiger LT Arabic 45 Light"/>
            <w:color w:val="000000" w:themeColor="text1"/>
          </w:rPr>
          <w:delText xml:space="preserve">Be advised platform team won’t install any software if it was not mentioned in above table. </w:delText>
        </w:r>
      </w:del>
    </w:p>
    <w:p w14:paraId="6397746D" w14:textId="5700F6F4" w:rsidR="002247A6" w:rsidRPr="00EB1F74" w:rsidDel="00605D0E" w:rsidRDefault="002247A6" w:rsidP="00CB3C97">
      <w:pPr>
        <w:pStyle w:val="ListParagraph"/>
        <w:numPr>
          <w:ilvl w:val="0"/>
          <w:numId w:val="16"/>
        </w:numPr>
        <w:rPr>
          <w:del w:id="4818" w:author="Islam Nady" w:date="2024-06-09T18:35:00Z"/>
          <w:rStyle w:val="-Normal"/>
          <w:rFonts w:ascii="Frutiger LT Arabic 45 Light" w:hAnsi="Frutiger LT Arabic 45 Light" w:cs="Frutiger LT Arabic 45 Light"/>
          <w:color w:val="000000" w:themeColor="text1"/>
        </w:rPr>
      </w:pPr>
      <w:del w:id="4819" w:author="Islam Nady" w:date="2024-06-09T18:35:00Z">
        <w:r w:rsidRPr="00EB1F74" w:rsidDel="00605D0E">
          <w:rPr>
            <w:rStyle w:val="-Normal"/>
            <w:rFonts w:ascii="Frutiger LT Arabic 45 Light" w:hAnsi="Frutiger LT Arabic 45 Light" w:cs="Frutiger LT Arabic 45 Light"/>
            <w:color w:val="000000" w:themeColor="text1"/>
          </w:rPr>
          <w:delText>On User PC: (if your solution uses MDOB).</w:delText>
        </w:r>
      </w:del>
    </w:p>
    <w:p w14:paraId="445A6066" w14:textId="5B0EE028" w:rsidR="002247A6" w:rsidRPr="00EB1F74" w:rsidDel="00605D0E" w:rsidRDefault="002247A6" w:rsidP="00CB3C97">
      <w:pPr>
        <w:pStyle w:val="ListParagraph"/>
        <w:numPr>
          <w:ilvl w:val="0"/>
          <w:numId w:val="16"/>
        </w:numPr>
        <w:rPr>
          <w:del w:id="4820" w:author="Islam Nady" w:date="2024-06-09T18:35:00Z"/>
          <w:rStyle w:val="-Normal"/>
          <w:rFonts w:ascii="Frutiger LT Arabic 45 Light" w:hAnsi="Frutiger LT Arabic 45 Light" w:cs="Frutiger LT Arabic 45 Light"/>
          <w:color w:val="000000" w:themeColor="text1"/>
        </w:rPr>
      </w:pPr>
      <w:del w:id="4821" w:author="Islam Nady" w:date="2024-06-09T18:35:00Z">
        <w:r w:rsidRPr="00EB1F74" w:rsidDel="00605D0E">
          <w:rPr>
            <w:rStyle w:val="-Normal"/>
            <w:rFonts w:ascii="Frutiger LT Arabic 45 Light" w:hAnsi="Frutiger LT Arabic 45 Light" w:cs="Frutiger LT Arabic 45 Light"/>
            <w:color w:val="000000" w:themeColor="text1"/>
          </w:rPr>
          <w:delText>MDOB Client.</w:delText>
        </w:r>
      </w:del>
    </w:p>
    <w:p w14:paraId="5A310AFC" w14:textId="77777777" w:rsidR="002247A6" w:rsidRPr="00367045" w:rsidRDefault="002247A6" w:rsidP="00CB3C97">
      <w:pPr>
        <w:pStyle w:val="-Heading2"/>
        <w:rPr>
          <w:rFonts w:ascii="Frutiger LT Arabic 45 Light" w:eastAsia="Calibri" w:hAnsi="Frutiger LT Arabic 45 Light" w:cs="Frutiger LT Arabic 45 Light"/>
          <w:i/>
          <w:iCs/>
          <w:color w:val="8A7967"/>
        </w:rPr>
      </w:pPr>
      <w:bookmarkStart w:id="4822" w:name="_Toc465250447"/>
      <w:bookmarkStart w:id="4823" w:name="_Toc465254804"/>
      <w:bookmarkStart w:id="4824" w:name="_Toc133740291"/>
      <w:r w:rsidRPr="00367045">
        <w:rPr>
          <w:rFonts w:ascii="Frutiger LT Arabic 45 Light" w:eastAsia="Calibri" w:hAnsi="Frutiger LT Arabic 45 Light" w:cs="Frutiger LT Arabic 45 Light"/>
          <w:i/>
          <w:iCs/>
          <w:color w:val="8A7967"/>
        </w:rPr>
        <w:t>Licenses</w:t>
      </w:r>
      <w:bookmarkEnd w:id="4822"/>
      <w:bookmarkEnd w:id="4823"/>
      <w:bookmarkEnd w:id="4824"/>
      <w:del w:id="4825" w:author="Mohamed Amer" w:date="2024-07-28T15:32:00Z" w16du:dateUtc="2024-07-28T12:32:00Z">
        <w:r w:rsidRPr="00367045" w:rsidDel="00DA6FA8">
          <w:rPr>
            <w:rFonts w:ascii="Frutiger LT Arabic 45 Light" w:eastAsia="Calibri" w:hAnsi="Frutiger LT Arabic 45 Light" w:cs="Frutiger LT Arabic 45 Light"/>
            <w:i/>
            <w:iCs/>
            <w:color w:val="8A7967"/>
          </w:rPr>
          <w:delText xml:space="preserve"> </w:delText>
        </w:r>
      </w:del>
    </w:p>
    <w:p w14:paraId="267F4EE6" w14:textId="77777777" w:rsidR="002247A6" w:rsidRDefault="002247A6" w:rsidP="00CB3C97">
      <w:pPr>
        <w:jc w:val="both"/>
        <w:rPr>
          <w:ins w:id="4826" w:author="Mohamed Amer" w:date="2024-06-13T04:50:00Z" w16du:dateUtc="2024-06-13T01:50:00Z"/>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List quantity of license you required. License should be detailed specifying products and determine if it is server based /named users /unlimited site /concurrent users. No cost is required to mention here. (If the license is available mention it is available).</w:t>
      </w:r>
    </w:p>
    <w:p w14:paraId="71DD0E6C" w14:textId="77777777" w:rsidR="00D736D7" w:rsidRDefault="00D736D7" w:rsidP="00CB3C97">
      <w:pPr>
        <w:jc w:val="both"/>
        <w:rPr>
          <w:ins w:id="4827" w:author="Mohamed Amer" w:date="2024-06-13T04:50:00Z" w16du:dateUtc="2024-06-13T01:50:00Z"/>
          <w:rStyle w:val="-Normal"/>
          <w:rFonts w:ascii="Frutiger LT Arabic 45 Light" w:hAnsi="Frutiger LT Arabic 45 Light" w:cs="Frutiger LT Arabic 45 Light"/>
          <w:color w:val="000000" w:themeColor="text1"/>
        </w:rPr>
      </w:pPr>
    </w:p>
    <w:p w14:paraId="2E5B9780" w14:textId="7F4F28AC" w:rsidR="00D736D7" w:rsidDel="00D736D7" w:rsidRDefault="00D736D7" w:rsidP="00CB3C97">
      <w:pPr>
        <w:pStyle w:val="-Heading2"/>
        <w:rPr>
          <w:del w:id="4828" w:author="Mohamed Amer" w:date="2024-06-13T04:52:00Z" w16du:dateUtc="2024-06-13T01:52:00Z"/>
          <w:rStyle w:val="-Normal"/>
          <w:rFonts w:ascii="Frutiger LT Arabic 45 Light" w:hAnsi="Frutiger LT Arabic 45 Light" w:cs="Frutiger LT Arabic 45 Light"/>
          <w:color w:val="000000" w:themeColor="text1"/>
        </w:rPr>
      </w:pPr>
      <w:ins w:id="4829" w:author="Mohamed Amer" w:date="2024-06-13T04:52:00Z" w16du:dateUtc="2024-06-13T01:52:00Z">
        <w:r w:rsidRPr="00D736D7">
          <w:rPr>
            <w:rStyle w:val="-Normal"/>
            <w:rFonts w:ascii="Frutiger LT Arabic 45 Light" w:hAnsi="Frutiger LT Arabic 45 Light" w:cs="Frutiger LT Arabic 45 Light"/>
            <w:b w:val="0"/>
            <w:bCs w:val="0"/>
            <w:noProof/>
            <w:color w:val="000000" w:themeColor="text1"/>
          </w:rPr>
          <w:drawing>
            <wp:inline distT="0" distB="0" distL="0" distR="0" wp14:anchorId="1AD837E9" wp14:editId="4755EDA1">
              <wp:extent cx="6331554" cy="1671777"/>
              <wp:effectExtent l="0" t="0" r="0" b="5080"/>
              <wp:docPr id="110678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82383" name=""/>
                      <pic:cNvPicPr/>
                    </pic:nvPicPr>
                    <pic:blipFill>
                      <a:blip r:embed="rId44"/>
                      <a:stretch>
                        <a:fillRect/>
                      </a:stretch>
                    </pic:blipFill>
                    <pic:spPr>
                      <a:xfrm>
                        <a:off x="0" y="0"/>
                        <a:ext cx="6348079" cy="1676140"/>
                      </a:xfrm>
                      <a:prstGeom prst="rect">
                        <a:avLst/>
                      </a:prstGeom>
                    </pic:spPr>
                  </pic:pic>
                </a:graphicData>
              </a:graphic>
            </wp:inline>
          </w:drawing>
        </w:r>
      </w:ins>
    </w:p>
    <w:p w14:paraId="6C643DEF" w14:textId="77777777" w:rsidR="00D736D7" w:rsidRDefault="00D736D7" w:rsidP="00CB3C97">
      <w:pPr>
        <w:jc w:val="both"/>
        <w:rPr>
          <w:ins w:id="4830" w:author="Mohamed Amer" w:date="2024-06-13T04:52:00Z" w16du:dateUtc="2024-06-13T01:52:00Z"/>
          <w:rStyle w:val="-Normal"/>
          <w:rFonts w:ascii="Frutiger LT Arabic 45 Light" w:hAnsi="Frutiger LT Arabic 45 Light" w:cs="Frutiger LT Arabic 45 Light"/>
          <w:b/>
          <w:bCs/>
          <w:color w:val="000000" w:themeColor="text1"/>
        </w:rPr>
      </w:pPr>
    </w:p>
    <w:p w14:paraId="54CE5AA7" w14:textId="77777777" w:rsidR="00D736D7" w:rsidRPr="00D736D7" w:rsidRDefault="00D736D7" w:rsidP="00CB3C97">
      <w:pPr>
        <w:jc w:val="both"/>
        <w:rPr>
          <w:ins w:id="4831" w:author="Mohamed Amer" w:date="2024-06-13T04:52:00Z" w16du:dateUtc="2024-06-13T01:52:00Z"/>
          <w:rStyle w:val="-Normal"/>
          <w:rFonts w:ascii="Frutiger LT Arabic 45 Light" w:hAnsi="Frutiger LT Arabic 45 Light" w:cs="Frutiger LT Arabic 45 Light"/>
          <w:color w:val="000000" w:themeColor="text1"/>
          <w:rPrChange w:id="4832" w:author="Mohamed Amer" w:date="2024-06-13T04:53:00Z" w16du:dateUtc="2024-06-13T01:53:00Z">
            <w:rPr>
              <w:ins w:id="4833" w:author="Mohamed Amer" w:date="2024-06-13T04:52:00Z" w16du:dateUtc="2024-06-13T01:52:00Z"/>
              <w:rStyle w:val="-Normal"/>
              <w:rFonts w:ascii="Frutiger LT Arabic 45 Light" w:hAnsi="Frutiger LT Arabic 45 Light" w:cs="Frutiger LT Arabic 45 Light"/>
              <w:b/>
              <w:bCs/>
              <w:color w:val="000000" w:themeColor="text1"/>
            </w:rPr>
          </w:rPrChange>
        </w:rPr>
      </w:pPr>
    </w:p>
    <w:p w14:paraId="7FDEE1F2" w14:textId="0F8650AB" w:rsidR="00D736D7" w:rsidRPr="00D736D7" w:rsidRDefault="00D736D7">
      <w:pPr>
        <w:pStyle w:val="ListParagraph"/>
        <w:numPr>
          <w:ilvl w:val="0"/>
          <w:numId w:val="50"/>
        </w:numPr>
        <w:jc w:val="both"/>
        <w:rPr>
          <w:ins w:id="4834" w:author="Mohamed Amer" w:date="2024-06-13T04:53:00Z" w16du:dateUtc="2024-06-13T01:53:00Z"/>
          <w:rStyle w:val="-Normal"/>
          <w:rFonts w:ascii="Frutiger LT Arabic 45 Light" w:hAnsi="Frutiger LT Arabic 45 Light" w:cs="Frutiger LT Arabic 45 Light"/>
          <w:color w:val="000000" w:themeColor="text1"/>
          <w:rPrChange w:id="4835" w:author="Mohamed Amer" w:date="2024-06-13T04:53:00Z" w16du:dateUtc="2024-06-13T01:53:00Z">
            <w:rPr>
              <w:ins w:id="4836" w:author="Mohamed Amer" w:date="2024-06-13T04:53:00Z" w16du:dateUtc="2024-06-13T01:53:00Z"/>
              <w:rStyle w:val="-Normal"/>
              <w:rFonts w:ascii="Frutiger LT Arabic 45 Light" w:hAnsi="Frutiger LT Arabic 45 Light" w:cs="Frutiger LT Arabic 45 Light"/>
              <w:b/>
              <w:bCs/>
              <w:color w:val="000000" w:themeColor="text1"/>
            </w:rPr>
          </w:rPrChange>
        </w:rPr>
        <w:pPrChange w:id="4837" w:author="Mohamed Amer" w:date="2024-06-13T04:53:00Z" w16du:dateUtc="2024-06-13T01:53:00Z">
          <w:pPr>
            <w:jc w:val="both"/>
          </w:pPr>
        </w:pPrChange>
      </w:pPr>
      <w:ins w:id="4838" w:author="Mohamed Amer" w:date="2024-06-13T04:53:00Z" w16du:dateUtc="2024-06-13T01:53:00Z">
        <w:r w:rsidRPr="00D736D7">
          <w:rPr>
            <w:rStyle w:val="-Normal"/>
            <w:rFonts w:ascii="Frutiger LT Arabic 45 Light" w:hAnsi="Frutiger LT Arabic 45 Light" w:cs="Frutiger LT Arabic 45 Light"/>
            <w:color w:val="000000" w:themeColor="text1"/>
            <w:rPrChange w:id="4839" w:author="Mohamed Amer" w:date="2024-06-13T04:53:00Z" w16du:dateUtc="2024-06-13T01:53:00Z">
              <w:rPr>
                <w:rStyle w:val="-Normal"/>
                <w:rFonts w:ascii="Frutiger LT Arabic 45 Light" w:hAnsi="Frutiger LT Arabic 45 Light" w:cs="Frutiger LT Arabic 45 Light"/>
                <w:b/>
                <w:bCs/>
                <w:color w:val="000000" w:themeColor="text1"/>
              </w:rPr>
            </w:rPrChange>
          </w:rPr>
          <w:t>Bot creators and bot runners license are named license</w:t>
        </w:r>
      </w:ins>
    </w:p>
    <w:p w14:paraId="2B66BD94" w14:textId="352597C7" w:rsidR="00D736D7" w:rsidRPr="00D736D7" w:rsidRDefault="00D736D7">
      <w:pPr>
        <w:pStyle w:val="ListParagraph"/>
        <w:numPr>
          <w:ilvl w:val="0"/>
          <w:numId w:val="50"/>
        </w:numPr>
        <w:jc w:val="both"/>
        <w:rPr>
          <w:ins w:id="4840" w:author="Mohamed Amer" w:date="2024-06-13T04:52:00Z" w16du:dateUtc="2024-06-13T01:52:00Z"/>
          <w:rStyle w:val="-Normal"/>
          <w:rFonts w:ascii="Frutiger LT Arabic 45 Light" w:hAnsi="Frutiger LT Arabic 45 Light" w:cs="Frutiger LT Arabic 45 Light"/>
          <w:color w:val="000000" w:themeColor="text1"/>
        </w:rPr>
        <w:pPrChange w:id="4841" w:author="Mohamed Amer" w:date="2024-06-13T04:53:00Z" w16du:dateUtc="2024-06-13T01:53:00Z">
          <w:pPr>
            <w:jc w:val="both"/>
          </w:pPr>
        </w:pPrChange>
      </w:pPr>
      <w:ins w:id="4842" w:author="Mohamed Amer" w:date="2024-06-13T04:53:00Z" w16du:dateUtc="2024-06-13T01:53:00Z">
        <w:r w:rsidRPr="00D736D7">
          <w:rPr>
            <w:rStyle w:val="-Normal"/>
            <w:rFonts w:ascii="Frutiger LT Arabic 45 Light" w:hAnsi="Frutiger LT Arabic 45 Light" w:cs="Frutiger LT Arabic 45 Light"/>
            <w:color w:val="000000" w:themeColor="text1"/>
            <w:rPrChange w:id="4843" w:author="Mohamed Amer" w:date="2024-06-13T04:53:00Z" w16du:dateUtc="2024-06-13T01:53:00Z">
              <w:rPr>
                <w:rStyle w:val="-Normal"/>
                <w:rFonts w:ascii="Frutiger LT Arabic 45 Light" w:hAnsi="Frutiger LT Arabic 45 Light" w:cs="Frutiger LT Arabic 45 Light"/>
                <w:b/>
                <w:bCs/>
                <w:color w:val="000000" w:themeColor="text1"/>
              </w:rPr>
            </w:rPrChange>
          </w:rPr>
          <w:t>License type: annual subscription</w:t>
        </w:r>
      </w:ins>
    </w:p>
    <w:p w14:paraId="7D028FDD" w14:textId="77777777" w:rsidR="002247A6" w:rsidRPr="00367045" w:rsidRDefault="002247A6" w:rsidP="00CB3C97">
      <w:pPr>
        <w:pStyle w:val="-Heading2"/>
        <w:rPr>
          <w:rFonts w:ascii="Frutiger LT Arabic 45 Light" w:eastAsia="Calibri" w:hAnsi="Frutiger LT Arabic 45 Light" w:cs="Frutiger LT Arabic 45 Light"/>
          <w:i/>
          <w:iCs/>
          <w:color w:val="8A7967"/>
        </w:rPr>
      </w:pPr>
      <w:bookmarkStart w:id="4844" w:name="_Toc465250448"/>
      <w:bookmarkStart w:id="4845" w:name="_Toc465254805"/>
      <w:bookmarkStart w:id="4846" w:name="_Toc133740292"/>
      <w:r w:rsidRPr="00367045">
        <w:rPr>
          <w:rFonts w:ascii="Frutiger LT Arabic 45 Light" w:eastAsia="Calibri" w:hAnsi="Frutiger LT Arabic 45 Light" w:cs="Frutiger LT Arabic 45 Light"/>
          <w:i/>
          <w:iCs/>
          <w:color w:val="8A7967"/>
        </w:rPr>
        <w:t>Tools</w:t>
      </w:r>
      <w:bookmarkEnd w:id="4844"/>
      <w:bookmarkEnd w:id="4845"/>
      <w:bookmarkEnd w:id="4846"/>
      <w:r w:rsidRPr="00367045">
        <w:rPr>
          <w:rFonts w:ascii="Frutiger LT Arabic 45 Light" w:eastAsia="Calibri" w:hAnsi="Frutiger LT Arabic 45 Light" w:cs="Frutiger LT Arabic 45 Light"/>
          <w:i/>
          <w:iCs/>
          <w:color w:val="8A7967"/>
        </w:rPr>
        <w:t xml:space="preserve"> </w:t>
      </w:r>
    </w:p>
    <w:p w14:paraId="7BFD2A4E" w14:textId="77777777" w:rsidR="00D07399" w:rsidRPr="00EB1F74" w:rsidRDefault="00D07399" w:rsidP="00D07399">
      <w:pPr>
        <w:jc w:val="both"/>
        <w:rPr>
          <w:ins w:id="4847" w:author="Islam Nady" w:date="2024-06-09T18:37:00Z"/>
          <w:rStyle w:val="-Normal"/>
          <w:rFonts w:ascii="Frutiger LT Arabic 45 Light" w:hAnsi="Frutiger LT Arabic 45 Light" w:cs="Frutiger LT Arabic 45 Light"/>
          <w:color w:val="000000" w:themeColor="text1"/>
        </w:rPr>
      </w:pPr>
      <w:ins w:id="4848" w:author="Islam Nady" w:date="2024-06-09T18:37:00Z">
        <w:r w:rsidRPr="00EB1F74">
          <w:rPr>
            <w:rStyle w:val="-Normal"/>
            <w:rFonts w:ascii="Frutiger LT Arabic 45 Light" w:hAnsi="Frutiger LT Arabic 45 Light" w:cs="Frutiger LT Arabic 45 Light"/>
            <w:color w:val="000000" w:themeColor="text1"/>
          </w:rPr>
          <w:t>For ‘build from scratch’ projects and for Package Implementation projects describe the tools used in developing the design.</w:t>
        </w:r>
      </w:ins>
    </w:p>
    <w:p w14:paraId="3A4CFB01" w14:textId="77777777" w:rsidR="00D07399" w:rsidRDefault="00D07399" w:rsidP="00D07399">
      <w:pPr>
        <w:jc w:val="both"/>
        <w:rPr>
          <w:ins w:id="4849" w:author="Islam Nady" w:date="2024-06-09T18:37:00Z"/>
          <w:rStyle w:val="-Normal"/>
          <w:rFonts w:ascii="Frutiger LT Arabic 45 Light" w:hAnsi="Frutiger LT Arabic 45 Light" w:cs="Frutiger LT Arabic 45 Light"/>
          <w:color w:val="000000" w:themeColor="text1"/>
        </w:rPr>
      </w:pPr>
      <w:ins w:id="4850" w:author="Islam Nady" w:date="2024-06-09T18:37:00Z">
        <w:r w:rsidRPr="00EB1F74">
          <w:rPr>
            <w:rStyle w:val="-Normal"/>
            <w:rFonts w:ascii="Frutiger LT Arabic 45 Light" w:hAnsi="Frutiger LT Arabic 45 Light" w:cs="Frutiger LT Arabic 45 Light"/>
            <w:color w:val="000000" w:themeColor="text1"/>
          </w:rPr>
          <w:t>For ‘support service’ projects, describe the tools needed to support the design.</w:t>
        </w:r>
      </w:ins>
    </w:p>
    <w:p w14:paraId="36463B31" w14:textId="77777777" w:rsidR="00D07399" w:rsidRDefault="00D07399" w:rsidP="00D07399">
      <w:pPr>
        <w:jc w:val="both"/>
        <w:rPr>
          <w:ins w:id="4851" w:author="Islam Nady" w:date="2024-06-09T18:37:00Z"/>
          <w:rStyle w:val="-Normal"/>
          <w:rFonts w:ascii="Frutiger LT Arabic 45 Light" w:hAnsi="Frutiger LT Arabic 45 Light" w:cs="Frutiger LT Arabic 45 Light"/>
          <w:color w:val="000000" w:themeColor="text1"/>
        </w:rPr>
      </w:pPr>
    </w:p>
    <w:p w14:paraId="3F599ADF" w14:textId="77777777" w:rsidR="00D07399" w:rsidRDefault="00D07399" w:rsidP="00D07399">
      <w:pPr>
        <w:pStyle w:val="ListParagraph"/>
        <w:numPr>
          <w:ilvl w:val="0"/>
          <w:numId w:val="37"/>
        </w:numPr>
        <w:rPr>
          <w:ins w:id="4852" w:author="Islam Nady" w:date="2024-06-09T18:37:00Z"/>
          <w:rStyle w:val="-Normal"/>
          <w:rFonts w:ascii="Frutiger LT Arabic 45 Light" w:hAnsi="Frutiger LT Arabic 45 Light" w:cs="Frutiger LT Arabic 45 Light"/>
          <w:color w:val="000000"/>
        </w:rPr>
      </w:pPr>
      <w:ins w:id="4853" w:author="Islam Nady" w:date="2024-06-09T18:37:00Z">
        <w:r w:rsidRPr="00EE5B0A">
          <w:rPr>
            <w:rStyle w:val="-Normal"/>
            <w:rFonts w:ascii="Frutiger LT Arabic 45 Light" w:hAnsi="Frutiger LT Arabic 45 Light" w:cs="Frutiger LT Arabic 45 Light"/>
            <w:color w:val="000000"/>
          </w:rPr>
          <w:t>Edge Extension “Automation360Extension”</w:t>
        </w:r>
        <w:r>
          <w:rPr>
            <w:rStyle w:val="-Normal"/>
            <w:rFonts w:ascii="Frutiger LT Arabic 45 Light" w:hAnsi="Frutiger LT Arabic 45 Light" w:cs="Frutiger LT Arabic 45 Light"/>
            <w:color w:val="000000"/>
          </w:rPr>
          <w:t>.</w:t>
        </w:r>
      </w:ins>
    </w:p>
    <w:p w14:paraId="6B972F35" w14:textId="095A746A" w:rsidR="00D07399" w:rsidRPr="00356D25" w:rsidDel="00302CFC" w:rsidRDefault="00D736D7" w:rsidP="00D07399">
      <w:pPr>
        <w:pStyle w:val="ListParagraph"/>
        <w:numPr>
          <w:ilvl w:val="0"/>
          <w:numId w:val="37"/>
        </w:numPr>
        <w:rPr>
          <w:ins w:id="4854" w:author="Islam Nady" w:date="2024-06-09T18:37:00Z"/>
          <w:del w:id="4855" w:author="Mohamed Amer" w:date="2024-07-28T16:50:00Z" w16du:dateUtc="2024-07-28T13:50:00Z"/>
          <w:rStyle w:val="-Normal"/>
          <w:rFonts w:ascii="Frutiger LT Arabic 45 Light" w:hAnsi="Frutiger LT Arabic 45 Light" w:cs="Frutiger LT Arabic 45 Light"/>
          <w:color w:val="000000"/>
        </w:rPr>
      </w:pPr>
      <w:ins w:id="4856" w:author="Mohamed Amer" w:date="2024-06-13T04:54:00Z" w16du:dateUtc="2024-06-13T01:54:00Z">
        <w:r>
          <w:rPr>
            <w:rStyle w:val="-Normal"/>
            <w:rFonts w:ascii="Frutiger LT Arabic 45 Light" w:hAnsi="Frutiger LT Arabic 45 Light" w:cs="Frutiger LT Arabic 45 Light"/>
            <w:color w:val="000000"/>
          </w:rPr>
          <w:t xml:space="preserve">Automation Anywhere </w:t>
        </w:r>
      </w:ins>
      <w:ins w:id="4857" w:author="Islam Nady" w:date="2024-06-09T18:37:00Z">
        <w:del w:id="4858" w:author="Mohamed Amer" w:date="2024-06-13T04:54:00Z" w16du:dateUtc="2024-06-13T01:54:00Z">
          <w:r w:rsidR="00D07399" w:rsidRPr="004D6B85" w:rsidDel="00D736D7">
            <w:rPr>
              <w:rStyle w:val="-Normal"/>
              <w:rFonts w:ascii="Frutiger LT Arabic 45 Light" w:hAnsi="Frutiger LT Arabic 45 Light" w:cs="Frutiger LT Arabic 45 Light"/>
              <w:color w:val="000000"/>
            </w:rPr>
            <w:delText>”</w:delText>
          </w:r>
        </w:del>
        <w:r w:rsidR="00D07399" w:rsidRPr="004D6B85">
          <w:rPr>
            <w:rStyle w:val="-Normal"/>
            <w:rFonts w:ascii="Frutiger LT Arabic 45 Light" w:hAnsi="Frutiger LT Arabic 45 Light" w:cs="Frutiger LT Arabic 45 Light"/>
            <w:color w:val="000000"/>
          </w:rPr>
          <w:t>Bot Agent</w:t>
        </w:r>
        <w:del w:id="4859" w:author="Mohamed Amer" w:date="2024-06-13T04:54:00Z" w16du:dateUtc="2024-06-13T01:54:00Z">
          <w:r w:rsidR="00D07399" w:rsidRPr="004D6B85" w:rsidDel="00D736D7">
            <w:rPr>
              <w:rStyle w:val="-Normal"/>
              <w:rFonts w:ascii="Frutiger LT Arabic 45 Light" w:hAnsi="Frutiger LT Arabic 45 Light" w:cs="Frutiger LT Arabic 45 Light"/>
              <w:color w:val="000000"/>
            </w:rPr>
            <w:delText>“</w:delText>
          </w:r>
        </w:del>
        <w:del w:id="4860" w:author="Mohamed Amer" w:date="2024-07-28T16:50:00Z" w16du:dateUtc="2024-07-28T13:50:00Z">
          <w:r w:rsidR="00D07399" w:rsidDel="00302CFC">
            <w:rPr>
              <w:rStyle w:val="-Normal"/>
              <w:rFonts w:ascii="Frutiger LT Arabic 45 Light" w:hAnsi="Frutiger LT Arabic 45 Light" w:cs="Frutiger LT Arabic 45 Light"/>
              <w:color w:val="000000"/>
            </w:rPr>
            <w:delText>.</w:delText>
          </w:r>
        </w:del>
      </w:ins>
    </w:p>
    <w:p w14:paraId="665607F8" w14:textId="33366524" w:rsidR="002247A6" w:rsidRPr="00302CFC" w:rsidDel="00D07399" w:rsidRDefault="002247A6">
      <w:pPr>
        <w:pStyle w:val="ListParagraph"/>
        <w:numPr>
          <w:ilvl w:val="0"/>
          <w:numId w:val="37"/>
        </w:numPr>
        <w:rPr>
          <w:del w:id="4861" w:author="Islam Nady" w:date="2024-06-09T18:37:00Z"/>
          <w:rStyle w:val="-Normal"/>
          <w:rFonts w:ascii="Frutiger LT Arabic 45 Light" w:hAnsi="Frutiger LT Arabic 45 Light" w:cs="Frutiger LT Arabic 45 Light"/>
          <w:color w:val="000000" w:themeColor="text1"/>
        </w:rPr>
        <w:pPrChange w:id="4862" w:author="Mohamed Amer" w:date="2024-07-28T16:50:00Z" w16du:dateUtc="2024-07-28T13:50:00Z">
          <w:pPr>
            <w:jc w:val="both"/>
          </w:pPr>
        </w:pPrChange>
      </w:pPr>
      <w:del w:id="4863" w:author="Islam Nady" w:date="2024-06-09T18:37:00Z">
        <w:r w:rsidRPr="00302CFC" w:rsidDel="00D07399">
          <w:rPr>
            <w:rStyle w:val="-Normal"/>
            <w:rFonts w:ascii="Frutiger LT Arabic 45 Light" w:hAnsi="Frutiger LT Arabic 45 Light" w:cs="Frutiger LT Arabic 45 Light"/>
            <w:color w:val="000000" w:themeColor="text1"/>
          </w:rPr>
          <w:delText>For ‘build from scratch’ projects and for Package Implementation projects describe the tools used in developing the design.</w:delText>
        </w:r>
      </w:del>
    </w:p>
    <w:p w14:paraId="0D7CAA83" w14:textId="5B4B8A15" w:rsidR="002247A6" w:rsidRPr="00EB1F74" w:rsidDel="00D07399" w:rsidRDefault="002247A6">
      <w:pPr>
        <w:pStyle w:val="ListParagraph"/>
        <w:rPr>
          <w:del w:id="4864" w:author="Islam Nady" w:date="2024-06-09T18:37:00Z"/>
          <w:rStyle w:val="-Normal"/>
          <w:rFonts w:ascii="Frutiger LT Arabic 45 Light" w:hAnsi="Frutiger LT Arabic 45 Light" w:cs="Frutiger LT Arabic 45 Light"/>
          <w:color w:val="000000" w:themeColor="text1"/>
        </w:rPr>
        <w:pPrChange w:id="4865" w:author="Mohamed Amer" w:date="2024-07-28T16:50:00Z" w16du:dateUtc="2024-07-28T13:50:00Z">
          <w:pPr>
            <w:jc w:val="both"/>
          </w:pPr>
        </w:pPrChange>
      </w:pPr>
      <w:del w:id="4866" w:author="Islam Nady" w:date="2024-06-09T18:37:00Z">
        <w:r w:rsidRPr="00EB1F74" w:rsidDel="00D07399">
          <w:rPr>
            <w:rStyle w:val="-Normal"/>
            <w:rFonts w:ascii="Frutiger LT Arabic 45 Light" w:hAnsi="Frutiger LT Arabic 45 Light" w:cs="Frutiger LT Arabic 45 Light"/>
            <w:color w:val="000000" w:themeColor="text1"/>
          </w:rPr>
          <w:delText>For ‘support service’ projects, describe the tools needed to support the design.</w:delText>
        </w:r>
      </w:del>
    </w:p>
    <w:p w14:paraId="02A608E9" w14:textId="77777777" w:rsidR="004358C7" w:rsidRPr="00EB1F74" w:rsidRDefault="004358C7">
      <w:pPr>
        <w:pStyle w:val="ListParagraph"/>
        <w:numPr>
          <w:ilvl w:val="0"/>
          <w:numId w:val="37"/>
        </w:numPr>
        <w:rPr>
          <w:rStyle w:val="-Normal"/>
          <w:rFonts w:ascii="Frutiger LT Arabic 45 Light" w:hAnsi="Frutiger LT Arabic 45 Light" w:cs="Frutiger LT Arabic 45 Light"/>
          <w:color w:val="000000" w:themeColor="text1"/>
        </w:rPr>
        <w:pPrChange w:id="4867" w:author="Mohamed Amer" w:date="2024-07-28T16:50:00Z" w16du:dateUtc="2024-07-28T13:50:00Z">
          <w:pPr/>
        </w:pPrChange>
      </w:pPr>
    </w:p>
    <w:p w14:paraId="36B0714B" w14:textId="77777777" w:rsidR="000864B9" w:rsidRPr="00EB1F74" w:rsidRDefault="000864B9" w:rsidP="00CB3C97">
      <w:pPr>
        <w:rPr>
          <w:rStyle w:val="-Normal"/>
          <w:rFonts w:ascii="Frutiger LT Arabic 45 Light" w:hAnsi="Frutiger LT Arabic 45 Light" w:cs="Frutiger LT Arabic 45 Light"/>
          <w:color w:val="000000" w:themeColor="text1"/>
        </w:rPr>
      </w:pPr>
    </w:p>
    <w:p w14:paraId="29F708E4" w14:textId="0C78E7AD" w:rsidR="00E2008F" w:rsidRPr="00EB3225" w:rsidDel="00EB3225" w:rsidRDefault="00EB3225" w:rsidP="00E2008F">
      <w:pPr>
        <w:rPr>
          <w:del w:id="4868" w:author="Mohamed Amer" w:date="2024-07-28T15:37:00Z" w16du:dateUtc="2024-07-28T12:37:00Z"/>
          <w:rFonts w:ascii="Frutiger LT Arabic 45 Light" w:hAnsi="Frutiger LT Arabic 45 Light" w:cs="Frutiger LT Arabic 45 Light"/>
          <w:b/>
          <w:bCs/>
          <w:color w:val="000000" w:themeColor="text1"/>
          <w:rPrChange w:id="4869" w:author="Mohamed Amer" w:date="2024-07-28T16:59:00Z" w16du:dateUtc="2024-07-28T13:59:00Z">
            <w:rPr>
              <w:del w:id="4870" w:author="Mohamed Amer" w:date="2024-07-28T15:37:00Z" w16du:dateUtc="2024-07-28T12:37:00Z"/>
              <w:rFonts w:ascii="Frutiger LT Arabic 45 Light" w:hAnsi="Frutiger LT Arabic 45 Light" w:cs="Frutiger LT Arabic 45 Light"/>
              <w:color w:val="000000" w:themeColor="text1"/>
            </w:rPr>
          </w:rPrChange>
        </w:rPr>
      </w:pPr>
      <w:bookmarkStart w:id="4871" w:name="_Toc465250449"/>
      <w:bookmarkStart w:id="4872" w:name="_Toc465254806"/>
      <w:ins w:id="4873" w:author="Mohamed Amer" w:date="2024-07-28T16:57:00Z" w16du:dateUtc="2024-07-28T13:57:00Z">
        <w:r w:rsidRPr="00EB3225">
          <w:rPr>
            <w:rFonts w:ascii="Frutiger LT Arabic 45 Light" w:hAnsi="Frutiger LT Arabic 45 Light" w:cs="Frutiger LT Arabic 45 Light"/>
            <w:b/>
            <w:bCs/>
            <w:color w:val="000000" w:themeColor="text1"/>
            <w:rPrChange w:id="4874" w:author="Mohamed Amer" w:date="2024-07-28T16:59:00Z" w16du:dateUtc="2024-07-28T13:59:00Z">
              <w:rPr>
                <w:rFonts w:ascii="Frutiger LT Arabic 45 Light" w:hAnsi="Frutiger LT Arabic 45 Light" w:cs="Frutiger LT Arabic 45 Light"/>
                <w:color w:val="000000" w:themeColor="text1"/>
              </w:rPr>
            </w:rPrChange>
          </w:rPr>
          <w:t xml:space="preserve">Processes </w:t>
        </w:r>
      </w:ins>
      <w:ins w:id="4875" w:author="Mohamed Amer" w:date="2024-07-28T16:59:00Z" w16du:dateUtc="2024-07-28T13:59:00Z">
        <w:r w:rsidRPr="00EB3225">
          <w:rPr>
            <w:rFonts w:ascii="Frutiger LT Arabic 45 Light" w:hAnsi="Frutiger LT Arabic 45 Light" w:cs="Frutiger LT Arabic 45 Light"/>
            <w:b/>
            <w:bCs/>
            <w:color w:val="000000" w:themeColor="text1"/>
            <w:rPrChange w:id="4876" w:author="Mohamed Amer" w:date="2024-07-28T16:59:00Z" w16du:dateUtc="2024-07-28T13:59:00Z">
              <w:rPr>
                <w:rFonts w:ascii="Frutiger LT Arabic 45 Light" w:hAnsi="Frutiger LT Arabic 45 Light" w:cs="Frutiger LT Arabic 45 Light"/>
                <w:color w:val="000000" w:themeColor="text1"/>
              </w:rPr>
            </w:rPrChange>
          </w:rPr>
          <w:t xml:space="preserve">Automation </w:t>
        </w:r>
      </w:ins>
      <w:ins w:id="4877" w:author="Mohamed Amer" w:date="2024-07-28T16:57:00Z" w16du:dateUtc="2024-07-28T13:57:00Z">
        <w:r w:rsidRPr="00EB3225">
          <w:rPr>
            <w:rFonts w:ascii="Frutiger LT Arabic 45 Light" w:hAnsi="Frutiger LT Arabic 45 Light" w:cs="Frutiger LT Arabic 45 Light"/>
            <w:b/>
            <w:bCs/>
            <w:color w:val="000000" w:themeColor="text1"/>
            <w:rPrChange w:id="4878" w:author="Mohamed Amer" w:date="2024-07-28T16:59:00Z" w16du:dateUtc="2024-07-28T13:59:00Z">
              <w:rPr>
                <w:rFonts w:ascii="Frutiger LT Arabic 45 Light" w:hAnsi="Frutiger LT Arabic 45 Light" w:cs="Frutiger LT Arabic 45 Light"/>
                <w:color w:val="000000" w:themeColor="text1"/>
              </w:rPr>
            </w:rPrChange>
          </w:rPr>
          <w:t>requirements</w:t>
        </w:r>
      </w:ins>
    </w:p>
    <w:p w14:paraId="6F5AF0D4" w14:textId="77777777" w:rsidR="00EB3225" w:rsidRDefault="00EB3225" w:rsidP="00E2008F">
      <w:pPr>
        <w:rPr>
          <w:ins w:id="4879" w:author="Mohamed Amer" w:date="2024-07-28T16:57:00Z" w16du:dateUtc="2024-07-28T13:57:00Z"/>
          <w:rFonts w:ascii="Frutiger LT Arabic 45 Light" w:hAnsi="Frutiger LT Arabic 45 Light" w:cs="Frutiger LT Arabic 45 Light"/>
          <w:color w:val="000000" w:themeColor="text1"/>
        </w:rPr>
      </w:pPr>
    </w:p>
    <w:p w14:paraId="2ADF7ED5" w14:textId="77777777" w:rsidR="00EB3225" w:rsidRPr="00EB3225" w:rsidRDefault="00EB3225">
      <w:pPr>
        <w:pStyle w:val="Heading1"/>
        <w:numPr>
          <w:ilvl w:val="0"/>
          <w:numId w:val="55"/>
        </w:numPr>
        <w:ind w:left="450" w:right="3255"/>
        <w:rPr>
          <w:ins w:id="4880" w:author="Mohamed Amer" w:date="2024-07-28T16:57:00Z" w16du:dateUtc="2024-07-28T13:57:00Z"/>
          <w:rStyle w:val="-Normal"/>
          <w:rFonts w:ascii="Frutiger LT Arabic 45 Light" w:hAnsi="Frutiger LT Arabic 45 Light" w:cs="Frutiger LT Arabic 45 Light"/>
          <w:bCs w:val="0"/>
          <w:rPrChange w:id="4881" w:author="Mohamed Amer" w:date="2024-07-28T16:59:00Z" w16du:dateUtc="2024-07-28T13:59:00Z">
            <w:rPr>
              <w:ins w:id="4882" w:author="Mohamed Amer" w:date="2024-07-28T16:57:00Z" w16du:dateUtc="2024-07-28T13:57:00Z"/>
              <w:rStyle w:val="Strong"/>
              <w:rFonts w:ascii="Frutiger LT Arabic 45 Light" w:hAnsi="Frutiger LT Arabic 45 Light" w:cs="Frutiger LT Arabic 45 Light"/>
              <w:b/>
              <w:bCs/>
              <w:color w:val="000000" w:themeColor="text1"/>
              <w:kern w:val="0"/>
              <w:sz w:val="24"/>
              <w:szCs w:val="24"/>
            </w:rPr>
          </w:rPrChange>
        </w:rPr>
        <w:pPrChange w:id="4883" w:author="Mohamed Amer" w:date="2024-07-28T16:58:00Z" w16du:dateUtc="2024-07-28T13:58:00Z">
          <w:pPr>
            <w:pStyle w:val="Heading1"/>
            <w:numPr>
              <w:numId w:val="55"/>
            </w:numPr>
            <w:tabs>
              <w:tab w:val="num" w:pos="3255"/>
            </w:tabs>
            <w:ind w:left="3255" w:right="3255" w:hanging="360"/>
          </w:pPr>
        </w:pPrChange>
      </w:pPr>
      <w:ins w:id="4884" w:author="Mohamed Amer" w:date="2024-07-28T16:57:00Z" w16du:dateUtc="2024-07-28T13:57:00Z">
        <w:r w:rsidRPr="00EB3225">
          <w:rPr>
            <w:rStyle w:val="-Normal"/>
            <w:rFonts w:ascii="Frutiger LT Arabic 45 Light" w:hAnsi="Frutiger LT Arabic 45 Light" w:cs="Frutiger LT Arabic 45 Light"/>
            <w:bCs w:val="0"/>
            <w:kern w:val="0"/>
            <w:rPrChange w:id="4885" w:author="Mohamed Amer" w:date="2024-07-28T16:59:00Z" w16du:dateUtc="2024-07-28T13:59:00Z">
              <w:rPr>
                <w:rStyle w:val="Strong"/>
                <w:rFonts w:ascii="Frutiger LT Arabic 45 Light" w:hAnsi="Frutiger LT Arabic 45 Light" w:cs="Frutiger LT Arabic 45 Light"/>
                <w:bCs/>
                <w:color w:val="000000" w:themeColor="text1"/>
              </w:rPr>
            </w:rPrChange>
          </w:rPr>
          <w:t>Automation Prerequisites Nafith process</w:t>
        </w:r>
      </w:ins>
    </w:p>
    <w:p w14:paraId="5B11776F" w14:textId="77777777" w:rsidR="00EB3225" w:rsidRPr="00EB3225" w:rsidRDefault="00EB3225" w:rsidP="00EB3225">
      <w:pPr>
        <w:ind w:firstLine="432"/>
        <w:rPr>
          <w:ins w:id="4886" w:author="Mohamed Amer" w:date="2024-07-28T16:57:00Z" w16du:dateUtc="2024-07-28T13:57:00Z"/>
          <w:rStyle w:val="-Normal"/>
          <w:rFonts w:ascii="Frutiger LT Arabic 45 Light" w:hAnsi="Frutiger LT Arabic 45 Light" w:cs="Frutiger LT Arabic 45 Light"/>
          <w:rPrChange w:id="4887" w:author="Mohamed Amer" w:date="2024-07-28T16:59:00Z" w16du:dateUtc="2024-07-28T13:59:00Z">
            <w:rPr>
              <w:ins w:id="4888" w:author="Mohamed Amer" w:date="2024-07-28T16:57:00Z" w16du:dateUtc="2024-07-28T13:57:00Z"/>
              <w:rFonts w:ascii="Frutiger LT Arabic 45 Light" w:hAnsi="Frutiger LT Arabic 45 Light" w:cs="Frutiger LT Arabic 45 Light"/>
              <w:color w:val="000000" w:themeColor="text1"/>
              <w:sz w:val="20"/>
              <w:szCs w:val="20"/>
              <w:lang w:bidi="ar-EG"/>
            </w:rPr>
          </w:rPrChange>
        </w:rPr>
      </w:pPr>
      <w:ins w:id="4889" w:author="Mohamed Amer" w:date="2024-07-28T16:57:00Z" w16du:dateUtc="2024-07-28T13:57:00Z">
        <w:r w:rsidRPr="00EB3225">
          <w:rPr>
            <w:rStyle w:val="-Normal"/>
            <w:rFonts w:ascii="Frutiger LT Arabic 45 Light" w:hAnsi="Frutiger LT Arabic 45 Light" w:cs="Frutiger LT Arabic 45 Light"/>
            <w:rPrChange w:id="4890" w:author="Mohamed Amer" w:date="2024-07-28T16:59:00Z" w16du:dateUtc="2024-07-28T13:59:00Z">
              <w:rPr>
                <w:rFonts w:ascii="Frutiger LT Arabic 45 Light" w:hAnsi="Frutiger LT Arabic 45 Light" w:cs="Frutiger LT Arabic 45 Light"/>
                <w:color w:val="000000" w:themeColor="text1"/>
                <w:sz w:val="20"/>
                <w:szCs w:val="20"/>
                <w:lang w:bidi="ar-EG"/>
              </w:rPr>
            </w:rPrChange>
          </w:rPr>
          <w:t>This section is to consolidate all technical prerequisites that are mandatory to start the automation.</w:t>
        </w:r>
      </w:ins>
    </w:p>
    <w:tbl>
      <w:tblPr>
        <w:tblStyle w:val="GridTable4-Accent3"/>
        <w:tblpPr w:leftFromText="180" w:rightFromText="180" w:vertAnchor="text" w:tblpY="76"/>
        <w:tblW w:w="5000" w:type="pct"/>
        <w:tblLook w:val="04A0" w:firstRow="1" w:lastRow="0" w:firstColumn="1" w:lastColumn="0" w:noHBand="0" w:noVBand="1"/>
      </w:tblPr>
      <w:tblGrid>
        <w:gridCol w:w="8372"/>
        <w:gridCol w:w="2085"/>
      </w:tblGrid>
      <w:tr w:rsidR="00EB3225" w:rsidRPr="00EB3225" w14:paraId="7805A12D" w14:textId="77777777" w:rsidTr="00E658D5">
        <w:trPr>
          <w:cnfStyle w:val="100000000000" w:firstRow="1" w:lastRow="0" w:firstColumn="0" w:lastColumn="0" w:oddVBand="0" w:evenVBand="0" w:oddHBand="0" w:evenHBand="0" w:firstRowFirstColumn="0" w:firstRowLastColumn="0" w:lastRowFirstColumn="0" w:lastRowLastColumn="0"/>
          <w:ins w:id="4891"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481FD728" w14:textId="77777777" w:rsidR="00EB3225" w:rsidRPr="00EB3225" w:rsidRDefault="00EB3225" w:rsidP="00E658D5">
            <w:pPr>
              <w:rPr>
                <w:ins w:id="4892" w:author="Mohamed Amer" w:date="2024-07-28T16:57:00Z" w16du:dateUtc="2024-07-28T13:57:00Z"/>
                <w:rStyle w:val="-Normal"/>
                <w:rFonts w:ascii="Frutiger LT Arabic 45 Light" w:eastAsia="Times New Roman" w:hAnsi="Frutiger LT Arabic 45 Light" w:cs="Frutiger LT Arabic 45 Light"/>
                <w:b w:val="0"/>
                <w:bCs w:val="0"/>
                <w:rPrChange w:id="4893" w:author="Mohamed Amer" w:date="2024-07-28T16:59:00Z" w16du:dateUtc="2024-07-28T13:59:00Z">
                  <w:rPr>
                    <w:ins w:id="4894" w:author="Mohamed Amer" w:date="2024-07-28T16:57:00Z" w16du:dateUtc="2024-07-28T13:57:00Z"/>
                    <w:rFonts w:ascii="Frutiger LT Arabic 45 Light" w:hAnsi="Frutiger LT Arabic 45 Light" w:cs="Frutiger LT Arabic 45 Light"/>
                    <w:color w:val="000000" w:themeColor="text1"/>
                    <w:sz w:val="20"/>
                    <w:szCs w:val="20"/>
                  </w:rPr>
                </w:rPrChange>
              </w:rPr>
            </w:pPr>
            <w:ins w:id="4895" w:author="Mohamed Amer" w:date="2024-07-28T16:57:00Z" w16du:dateUtc="2024-07-28T13:57:00Z">
              <w:r w:rsidRPr="00EB3225">
                <w:rPr>
                  <w:rStyle w:val="-Normal"/>
                  <w:rFonts w:ascii="Frutiger LT Arabic 45 Light" w:hAnsi="Frutiger LT Arabic 45 Light" w:cs="Frutiger LT Arabic 45 Light"/>
                  <w:color w:val="auto"/>
                  <w:rPrChange w:id="4896" w:author="Mohamed Amer" w:date="2024-07-28T16:59:00Z" w16du:dateUtc="2024-07-28T13:59:00Z">
                    <w:rPr>
                      <w:rFonts w:ascii="Frutiger LT Arabic 45 Light" w:hAnsi="Frutiger LT Arabic 45 Light" w:cs="Frutiger LT Arabic 45 Light"/>
                      <w:color w:val="000000" w:themeColor="text1"/>
                      <w:sz w:val="20"/>
                      <w:szCs w:val="20"/>
                    </w:rPr>
                  </w:rPrChange>
                </w:rPr>
                <w:t>Item</w:t>
              </w:r>
            </w:ins>
          </w:p>
        </w:tc>
        <w:tc>
          <w:tcPr>
            <w:tcW w:w="997" w:type="pct"/>
          </w:tcPr>
          <w:p w14:paraId="088E00B6" w14:textId="77777777" w:rsidR="00EB3225" w:rsidRPr="00EB3225" w:rsidRDefault="00EB3225" w:rsidP="00E658D5">
            <w:pPr>
              <w:cnfStyle w:val="100000000000" w:firstRow="1" w:lastRow="0" w:firstColumn="0" w:lastColumn="0" w:oddVBand="0" w:evenVBand="0" w:oddHBand="0" w:evenHBand="0" w:firstRowFirstColumn="0" w:firstRowLastColumn="0" w:lastRowFirstColumn="0" w:lastRowLastColumn="0"/>
              <w:rPr>
                <w:ins w:id="4897" w:author="Mohamed Amer" w:date="2024-07-28T16:57:00Z" w16du:dateUtc="2024-07-28T13:57:00Z"/>
                <w:rStyle w:val="-Normal"/>
                <w:rFonts w:ascii="Frutiger LT Arabic 45 Light" w:eastAsia="Times New Roman" w:hAnsi="Frutiger LT Arabic 45 Light" w:cs="Frutiger LT Arabic 45 Light"/>
                <w:b w:val="0"/>
                <w:bCs w:val="0"/>
                <w:rPrChange w:id="4898" w:author="Mohamed Amer" w:date="2024-07-28T16:59:00Z" w16du:dateUtc="2024-07-28T13:59:00Z">
                  <w:rPr>
                    <w:ins w:id="4899" w:author="Mohamed Amer" w:date="2024-07-28T16:57:00Z" w16du:dateUtc="2024-07-28T13:57:00Z"/>
                    <w:rFonts w:ascii="Frutiger LT Arabic 45 Light" w:hAnsi="Frutiger LT Arabic 45 Light" w:cs="Frutiger LT Arabic 45 Light"/>
                    <w:color w:val="000000" w:themeColor="text1"/>
                    <w:sz w:val="20"/>
                    <w:szCs w:val="20"/>
                  </w:rPr>
                </w:rPrChange>
              </w:rPr>
            </w:pPr>
            <w:ins w:id="4900" w:author="Mohamed Amer" w:date="2024-07-28T16:57:00Z" w16du:dateUtc="2024-07-28T13:57:00Z">
              <w:r w:rsidRPr="00EB3225">
                <w:rPr>
                  <w:rStyle w:val="-Normal"/>
                  <w:rFonts w:ascii="Frutiger LT Arabic 45 Light" w:hAnsi="Frutiger LT Arabic 45 Light" w:cs="Frutiger LT Arabic 45 Light"/>
                  <w:color w:val="auto"/>
                  <w:rPrChange w:id="4901" w:author="Mohamed Amer" w:date="2024-07-28T16:59:00Z" w16du:dateUtc="2024-07-28T13:59:00Z">
                    <w:rPr>
                      <w:rFonts w:ascii="Frutiger LT Arabic 45 Light" w:hAnsi="Frutiger LT Arabic 45 Light" w:cs="Frutiger LT Arabic 45 Light"/>
                      <w:color w:val="000000" w:themeColor="text1"/>
                      <w:sz w:val="20"/>
                      <w:szCs w:val="20"/>
                    </w:rPr>
                  </w:rPrChange>
                </w:rPr>
                <w:t>Ownership</w:t>
              </w:r>
            </w:ins>
          </w:p>
        </w:tc>
      </w:tr>
      <w:tr w:rsidR="00EB3225" w:rsidRPr="00EB3225" w14:paraId="6845009A" w14:textId="77777777" w:rsidTr="00E658D5">
        <w:trPr>
          <w:cnfStyle w:val="000000100000" w:firstRow="0" w:lastRow="0" w:firstColumn="0" w:lastColumn="0" w:oddVBand="0" w:evenVBand="0" w:oddHBand="1" w:evenHBand="0" w:firstRowFirstColumn="0" w:firstRowLastColumn="0" w:lastRowFirstColumn="0" w:lastRowLastColumn="0"/>
          <w:ins w:id="4902"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75CC6600" w14:textId="77777777" w:rsidR="00EB3225" w:rsidRPr="00EB3225" w:rsidRDefault="00EB3225" w:rsidP="00E658D5">
            <w:pPr>
              <w:rPr>
                <w:ins w:id="4903" w:author="Mohamed Amer" w:date="2024-07-28T16:57:00Z" w16du:dateUtc="2024-07-28T13:57:00Z"/>
                <w:rStyle w:val="-Normal"/>
                <w:rFonts w:ascii="Frutiger LT Arabic 45 Light" w:eastAsia="Times New Roman" w:hAnsi="Frutiger LT Arabic 45 Light" w:cs="Frutiger LT Arabic 45 Light"/>
                <w:b w:val="0"/>
                <w:bCs w:val="0"/>
                <w:color w:val="000000" w:themeColor="text1"/>
                <w:rPrChange w:id="4904" w:author="Mohamed Amer" w:date="2024-07-28T16:59:00Z" w16du:dateUtc="2024-07-28T13:59:00Z">
                  <w:rPr>
                    <w:ins w:id="4905" w:author="Mohamed Amer" w:date="2024-07-28T16:57:00Z" w16du:dateUtc="2024-07-28T13:57:00Z"/>
                    <w:sz w:val="16"/>
                    <w:szCs w:val="16"/>
                  </w:rPr>
                </w:rPrChange>
              </w:rPr>
            </w:pPr>
            <w:ins w:id="4906" w:author="Mohamed Amer" w:date="2024-07-28T16:57:00Z" w16du:dateUtc="2024-07-28T13:57:00Z">
              <w:r w:rsidRPr="00EB3225">
                <w:rPr>
                  <w:rStyle w:val="-Normal"/>
                  <w:rFonts w:ascii="Frutiger LT Arabic 45 Light" w:hAnsi="Frutiger LT Arabic 45 Light" w:cs="Frutiger LT Arabic 45 Light"/>
                  <w:color w:val="000000" w:themeColor="text1"/>
                  <w:rPrChange w:id="4907" w:author="Mohamed Amer" w:date="2024-07-28T16:59:00Z" w16du:dateUtc="2024-07-28T13:59:00Z">
                    <w:rPr>
                      <w:sz w:val="16"/>
                      <w:szCs w:val="16"/>
                    </w:rPr>
                  </w:rPrChange>
                </w:rPr>
                <w:t xml:space="preserve">BOT agent readiness with all process applications as below </w:t>
              </w:r>
            </w:ins>
          </w:p>
          <w:p w14:paraId="1103A44D" w14:textId="55B31941" w:rsidR="00EB3225" w:rsidRPr="005A3C7B" w:rsidRDefault="00EB3225" w:rsidP="00943565">
            <w:pPr>
              <w:pStyle w:val="ListParagraph"/>
              <w:numPr>
                <w:ilvl w:val="0"/>
                <w:numId w:val="54"/>
              </w:numPr>
              <w:rPr>
                <w:ins w:id="4908" w:author="Mohamed Amer" w:date="2024-07-28T17:04:00Z" w16du:dateUtc="2024-07-28T14:04:00Z"/>
                <w:rStyle w:val="-Normal"/>
                <w:rFonts w:ascii="Frutiger LT Arabic 45 Light" w:eastAsia="Times New Roman" w:hAnsi="Frutiger LT Arabic 45 Light" w:cs="Frutiger LT Arabic 45 Light"/>
                <w:b w:val="0"/>
                <w:bCs w:val="0"/>
                <w:color w:val="000000" w:themeColor="text1"/>
              </w:rPr>
            </w:pPr>
            <w:ins w:id="4909" w:author="Mohamed Amer" w:date="2024-07-28T17:03:00Z" w16du:dateUtc="2024-07-28T14:03:00Z">
              <w:r>
                <w:rPr>
                  <w:rStyle w:val="-Normal"/>
                  <w:rFonts w:ascii="Frutiger LT Arabic 45 Light" w:eastAsia="Times New Roman" w:hAnsi="Frutiger LT Arabic 45 Light" w:cs="Frutiger LT Arabic 45 Light"/>
                  <w:b w:val="0"/>
                  <w:bCs w:val="0"/>
                  <w:color w:val="000000" w:themeColor="text1"/>
                </w:rPr>
                <w:t>Windows ID.</w:t>
              </w:r>
            </w:ins>
          </w:p>
          <w:p w14:paraId="74F2F91F" w14:textId="31F8CDCD" w:rsidR="005A3C7B" w:rsidRPr="00EB3225" w:rsidRDefault="005A3C7B" w:rsidP="00943565">
            <w:pPr>
              <w:pStyle w:val="ListParagraph"/>
              <w:numPr>
                <w:ilvl w:val="0"/>
                <w:numId w:val="54"/>
              </w:numPr>
              <w:rPr>
                <w:ins w:id="4910" w:author="Mohamed Amer" w:date="2024-07-28T17:03:00Z" w16du:dateUtc="2024-07-28T14:03:00Z"/>
                <w:rStyle w:val="-Normal"/>
                <w:rFonts w:ascii="Frutiger LT Arabic 45 Light" w:eastAsia="Times New Roman" w:hAnsi="Frutiger LT Arabic 45 Light" w:cs="Frutiger LT Arabic 45 Light"/>
                <w:b w:val="0"/>
                <w:bCs w:val="0"/>
                <w:color w:val="000000" w:themeColor="text1"/>
              </w:rPr>
            </w:pPr>
            <w:ins w:id="4911" w:author="Mohamed Amer" w:date="2024-07-28T17:04:00Z" w16du:dateUtc="2024-07-28T14:04:00Z">
              <w:r>
                <w:rPr>
                  <w:rStyle w:val="-Normal"/>
                  <w:rFonts w:ascii="Frutiger LT Arabic 45 Light" w:eastAsia="Times New Roman" w:hAnsi="Frutiger LT Arabic 45 Light" w:cs="Frutiger LT Arabic 45 Light"/>
                  <w:b w:val="0"/>
                  <w:bCs w:val="0"/>
                  <w:color w:val="000000" w:themeColor="text1"/>
                </w:rPr>
                <w:t>Email ID.</w:t>
              </w:r>
            </w:ins>
          </w:p>
          <w:p w14:paraId="3D71F88C" w14:textId="1555AFF5" w:rsidR="00EB3225" w:rsidRPr="00FF2D39" w:rsidRDefault="00EB3225" w:rsidP="00943565">
            <w:pPr>
              <w:pStyle w:val="ListParagraph"/>
              <w:numPr>
                <w:ilvl w:val="0"/>
                <w:numId w:val="54"/>
              </w:numPr>
              <w:rPr>
                <w:ins w:id="4912" w:author="Mohamed Amer" w:date="2024-07-28T16:57:00Z" w16du:dateUtc="2024-07-28T13:57:00Z"/>
                <w:rStyle w:val="-Normal"/>
                <w:rFonts w:ascii="Frutiger LT Arabic 45 Light" w:eastAsia="Times New Roman" w:hAnsi="Frutiger LT Arabic 45 Light" w:cs="Frutiger LT Arabic 45 Light"/>
                <w:b w:val="0"/>
                <w:bCs w:val="0"/>
                <w:rPrChange w:id="4913" w:author="Mohamed Amer" w:date="2024-07-28T17:21:00Z" w16du:dateUtc="2024-07-28T14:21:00Z">
                  <w:rPr>
                    <w:ins w:id="4914" w:author="Mohamed Amer" w:date="2024-07-28T16:57:00Z" w16du:dateUtc="2024-07-28T13:57:00Z"/>
                    <w:b w:val="0"/>
                    <w:bCs w:val="0"/>
                    <w:sz w:val="16"/>
                    <w:szCs w:val="16"/>
                    <w:highlight w:val="yellow"/>
                  </w:rPr>
                </w:rPrChange>
              </w:rPr>
            </w:pPr>
            <w:ins w:id="4915"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4916" w:author="Mohamed Amer" w:date="2024-07-28T17:21:00Z" w16du:dateUtc="2024-07-28T14:21:00Z">
                    <w:rPr>
                      <w:sz w:val="16"/>
                      <w:szCs w:val="16"/>
                      <w:highlight w:val="yellow"/>
                    </w:rPr>
                  </w:rPrChange>
                </w:rPr>
                <w:t>AT (User and password)</w:t>
              </w:r>
            </w:ins>
            <w:ins w:id="4917" w:author="Mohamed Amer" w:date="2024-07-28T17:03:00Z" w16du:dateUtc="2024-07-28T14:03:00Z">
              <w:r w:rsidRPr="00FF2D39">
                <w:rPr>
                  <w:rStyle w:val="-Normal"/>
                  <w:rFonts w:ascii="Frutiger LT Arabic 45 Light" w:eastAsia="Times New Roman" w:hAnsi="Frutiger LT Arabic 45 Light" w:cs="Frutiger LT Arabic 45 Light"/>
                  <w:b w:val="0"/>
                  <w:bCs w:val="0"/>
                  <w:rPrChange w:id="4918"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w:t>
              </w:r>
            </w:ins>
          </w:p>
          <w:p w14:paraId="5858F816" w14:textId="72FF9CDA" w:rsidR="00EB3225" w:rsidRPr="00FF2D39" w:rsidRDefault="00EB3225" w:rsidP="00943565">
            <w:pPr>
              <w:pStyle w:val="ListParagraph"/>
              <w:numPr>
                <w:ilvl w:val="0"/>
                <w:numId w:val="54"/>
              </w:numPr>
              <w:rPr>
                <w:ins w:id="4919" w:author="Mohamed Amer" w:date="2024-07-28T16:57:00Z" w16du:dateUtc="2024-07-28T13:57:00Z"/>
                <w:rStyle w:val="-Normal"/>
                <w:rFonts w:ascii="Frutiger LT Arabic 45 Light" w:eastAsia="Times New Roman" w:hAnsi="Frutiger LT Arabic 45 Light" w:cs="Frutiger LT Arabic 45 Light"/>
                <w:b w:val="0"/>
                <w:bCs w:val="0"/>
                <w:rPrChange w:id="4920" w:author="Mohamed Amer" w:date="2024-07-28T17:21:00Z" w16du:dateUtc="2024-07-28T14:21:00Z">
                  <w:rPr>
                    <w:ins w:id="4921" w:author="Mohamed Amer" w:date="2024-07-28T16:57:00Z" w16du:dateUtc="2024-07-28T13:57:00Z"/>
                    <w:b w:val="0"/>
                    <w:bCs w:val="0"/>
                    <w:sz w:val="16"/>
                    <w:szCs w:val="16"/>
                    <w:highlight w:val="yellow"/>
                  </w:rPr>
                </w:rPrChange>
              </w:rPr>
            </w:pPr>
            <w:ins w:id="4922"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4923" w:author="Mohamed Amer" w:date="2024-07-28T17:21:00Z" w16du:dateUtc="2024-07-28T14:21:00Z">
                    <w:rPr>
                      <w:sz w:val="16"/>
                      <w:szCs w:val="16"/>
                      <w:highlight w:val="yellow"/>
                    </w:rPr>
                  </w:rPrChange>
                </w:rPr>
                <w:t xml:space="preserve">CMA Nafith (Username, password, email address </w:t>
              </w:r>
            </w:ins>
            <w:ins w:id="4924" w:author="Mohamed Amer" w:date="2024-07-28T17:04:00Z" w16du:dateUtc="2024-07-28T14:04:00Z">
              <w:r w:rsidR="005A3C7B" w:rsidRPr="00FF2D39">
                <w:rPr>
                  <w:rStyle w:val="-Normal"/>
                  <w:rFonts w:ascii="Frutiger LT Arabic 45 Light" w:eastAsia="Times New Roman" w:hAnsi="Frutiger LT Arabic 45 Light" w:cs="Frutiger LT Arabic 45 Light"/>
                  <w:b w:val="0"/>
                  <w:bCs w:val="0"/>
                  <w:rPrChange w:id="4925"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to receive</w:t>
              </w:r>
            </w:ins>
            <w:ins w:id="4926"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4927" w:author="Mohamed Amer" w:date="2024-07-28T17:21:00Z" w16du:dateUtc="2024-07-28T14:21:00Z">
                    <w:rPr>
                      <w:sz w:val="16"/>
                      <w:szCs w:val="16"/>
                      <w:highlight w:val="yellow"/>
                    </w:rPr>
                  </w:rPrChange>
                </w:rPr>
                <w:t xml:space="preserve"> OTP</w:t>
              </w:r>
            </w:ins>
            <w:ins w:id="4928" w:author="Mohamed Amer" w:date="2024-07-28T17:04:00Z" w16du:dateUtc="2024-07-28T14:04:00Z">
              <w:r w:rsidR="005A3C7B" w:rsidRPr="00FF2D39">
                <w:rPr>
                  <w:rStyle w:val="-Normal"/>
                  <w:rFonts w:ascii="Frutiger LT Arabic 45 Light" w:eastAsia="Times New Roman" w:hAnsi="Frutiger LT Arabic 45 Light" w:cs="Frutiger LT Arabic 45 Light"/>
                  <w:b w:val="0"/>
                  <w:bCs w:val="0"/>
                  <w:rPrChange w:id="4929"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 xml:space="preserve"> from nafith portal</w:t>
              </w:r>
            </w:ins>
            <w:ins w:id="4930"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4931" w:author="Mohamed Amer" w:date="2024-07-28T17:21:00Z" w16du:dateUtc="2024-07-28T14:21:00Z">
                    <w:rPr>
                      <w:sz w:val="16"/>
                      <w:szCs w:val="16"/>
                      <w:highlight w:val="yellow"/>
                    </w:rPr>
                  </w:rPrChange>
                </w:rPr>
                <w:t>).</w:t>
              </w:r>
            </w:ins>
          </w:p>
          <w:p w14:paraId="68324D0A" w14:textId="15B05E41" w:rsidR="00EB3225" w:rsidRPr="00FF2D39" w:rsidRDefault="00EB3225" w:rsidP="00943565">
            <w:pPr>
              <w:pStyle w:val="ListParagraph"/>
              <w:numPr>
                <w:ilvl w:val="0"/>
                <w:numId w:val="54"/>
              </w:numPr>
              <w:rPr>
                <w:ins w:id="4932" w:author="Mohamed Amer" w:date="2024-07-28T16:57:00Z" w16du:dateUtc="2024-07-28T13:57:00Z"/>
                <w:rStyle w:val="-Normal"/>
                <w:rFonts w:ascii="Frutiger LT Arabic 45 Light" w:eastAsia="Times New Roman" w:hAnsi="Frutiger LT Arabic 45 Light" w:cs="Frutiger LT Arabic 45 Light"/>
                <w:b w:val="0"/>
                <w:bCs w:val="0"/>
                <w:rPrChange w:id="4933" w:author="Mohamed Amer" w:date="2024-07-28T17:21:00Z" w16du:dateUtc="2024-07-28T14:21:00Z">
                  <w:rPr>
                    <w:ins w:id="4934" w:author="Mohamed Amer" w:date="2024-07-28T16:57:00Z" w16du:dateUtc="2024-07-28T13:57:00Z"/>
                    <w:b w:val="0"/>
                    <w:bCs w:val="0"/>
                    <w:sz w:val="16"/>
                    <w:szCs w:val="16"/>
                  </w:rPr>
                </w:rPrChange>
              </w:rPr>
            </w:pPr>
            <w:ins w:id="4935"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4936" w:author="Mohamed Amer" w:date="2024-07-28T17:21:00Z" w16du:dateUtc="2024-07-28T14:21:00Z">
                    <w:rPr>
                      <w:sz w:val="16"/>
                      <w:szCs w:val="16"/>
                    </w:rPr>
                  </w:rPrChange>
                </w:rPr>
                <w:t>SQL account with a permission to create a database and tables – read/write</w:t>
              </w:r>
            </w:ins>
            <w:ins w:id="4937" w:author="Mohamed Amer" w:date="2024-07-28T17:22:00Z" w16du:dateUtc="2024-07-28T14:22:00Z">
              <w:r w:rsidR="00E618AC">
                <w:rPr>
                  <w:rStyle w:val="-Normal"/>
                  <w:rFonts w:ascii="Frutiger LT Arabic 45 Light" w:eastAsia="Times New Roman" w:hAnsi="Frutiger LT Arabic 45 Light" w:cs="Frutiger LT Arabic 45 Light"/>
                  <w:b w:val="0"/>
                  <w:bCs w:val="0"/>
                </w:rPr>
                <w:t xml:space="preserve"> </w:t>
              </w:r>
              <w:r w:rsidR="00E618AC" w:rsidRPr="00E618AC">
                <w:rPr>
                  <w:rStyle w:val="-Normal"/>
                  <w:rFonts w:ascii="Frutiger LT Arabic 45 Light" w:eastAsia="Times New Roman" w:hAnsi="Frutiger LT Arabic 45 Light" w:cs="Frutiger LT Arabic 45 Light"/>
                  <w:b w:val="0"/>
                  <w:bCs w:val="0"/>
                  <w:rPrChange w:id="4938" w:author="Mohamed Amer" w:date="2024-07-28T17:22:00Z" w16du:dateUtc="2024-07-28T14:22:00Z">
                    <w:rPr>
                      <w:rStyle w:val="-Normal"/>
                      <w:rFonts w:ascii="Frutiger LT Arabic 45 Light" w:hAnsi="Frutiger LT Arabic 45 Light" w:cs="Frutiger LT Arabic 45 Light"/>
                    </w:rPr>
                  </w:rPrChange>
                </w:rPr>
                <w:t>on the custom operation DB</w:t>
              </w:r>
            </w:ins>
          </w:p>
          <w:p w14:paraId="6CC26BCC" w14:textId="306E0EF7" w:rsidR="00EB3225" w:rsidRPr="00FF2D39" w:rsidRDefault="00EB3225" w:rsidP="00943565">
            <w:pPr>
              <w:pStyle w:val="ListParagraph"/>
              <w:numPr>
                <w:ilvl w:val="0"/>
                <w:numId w:val="54"/>
              </w:numPr>
              <w:rPr>
                <w:ins w:id="4939" w:author="Mohamed Amer" w:date="2024-07-28T17:17:00Z" w16du:dateUtc="2024-07-28T14:17:00Z"/>
                <w:rStyle w:val="-Normal"/>
                <w:rFonts w:ascii="Frutiger LT Arabic 45 Light" w:eastAsia="Times New Roman" w:hAnsi="Frutiger LT Arabic 45 Light" w:cs="Frutiger LT Arabic 45 Light"/>
                <w:b w:val="0"/>
                <w:bCs w:val="0"/>
                <w:rPrChange w:id="4940" w:author="Mohamed Amer" w:date="2024-07-28T17:21:00Z" w16du:dateUtc="2024-07-28T14:21:00Z">
                  <w:rPr>
                    <w:ins w:id="4941" w:author="Mohamed Amer" w:date="2024-07-28T17:17:00Z" w16du:dateUtc="2024-07-28T14:17:00Z"/>
                    <w:rStyle w:val="-Normal"/>
                    <w:rFonts w:ascii="Frutiger LT Arabic 45 Light" w:eastAsia="Times New Roman" w:hAnsi="Frutiger LT Arabic 45 Light" w:cs="Frutiger LT Arabic 45 Light"/>
                    <w:b w:val="0"/>
                    <w:bCs w:val="0"/>
                    <w:color w:val="000000" w:themeColor="text1"/>
                  </w:rPr>
                </w:rPrChange>
              </w:rPr>
            </w:pPr>
            <w:ins w:id="4942"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4943" w:author="Mohamed Amer" w:date="2024-07-28T17:21:00Z" w16du:dateUtc="2024-07-28T14:21:00Z">
                    <w:rPr>
                      <w:rFonts w:ascii="Tahoma" w:hAnsi="Tahoma" w:cs="Tahoma"/>
                      <w:sz w:val="16"/>
                      <w:szCs w:val="16"/>
                      <w:highlight w:val="yellow"/>
                    </w:rPr>
                  </w:rPrChange>
                </w:rPr>
                <w:t>Access to shared folder</w:t>
              </w:r>
            </w:ins>
            <w:ins w:id="4944" w:author="Mohamed Amer" w:date="2024-07-28T17:03:00Z" w16du:dateUtc="2024-07-28T14:03:00Z">
              <w:r w:rsidRPr="00FF2D39">
                <w:rPr>
                  <w:rStyle w:val="-Normal"/>
                  <w:rFonts w:ascii="Frutiger LT Arabic 45 Light" w:eastAsia="Times New Roman" w:hAnsi="Frutiger LT Arabic 45 Light" w:cs="Frutiger LT Arabic 45 Light"/>
                  <w:b w:val="0"/>
                  <w:bCs w:val="0"/>
                  <w:rPrChange w:id="4945"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w:t>
              </w:r>
            </w:ins>
          </w:p>
          <w:p w14:paraId="7B857FC4" w14:textId="55EE1692" w:rsidR="00A00EAE" w:rsidRPr="00FF2D39" w:rsidRDefault="00A00EAE" w:rsidP="00943565">
            <w:pPr>
              <w:pStyle w:val="ListParagraph"/>
              <w:numPr>
                <w:ilvl w:val="0"/>
                <w:numId w:val="54"/>
              </w:numPr>
              <w:rPr>
                <w:ins w:id="4946" w:author="Mohamed Amer" w:date="2024-07-28T16:57:00Z" w16du:dateUtc="2024-07-28T13:57:00Z"/>
                <w:rStyle w:val="-Normal"/>
                <w:rFonts w:ascii="Frutiger LT Arabic 45 Light" w:eastAsia="Times New Roman" w:hAnsi="Frutiger LT Arabic 45 Light" w:cs="Frutiger LT Arabic 45 Light"/>
                <w:b w:val="0"/>
                <w:bCs w:val="0"/>
                <w:rPrChange w:id="4947" w:author="Mohamed Amer" w:date="2024-07-28T17:21:00Z" w16du:dateUtc="2024-07-28T14:21:00Z">
                  <w:rPr>
                    <w:ins w:id="4948" w:author="Mohamed Amer" w:date="2024-07-28T16:57:00Z" w16du:dateUtc="2024-07-28T13:57:00Z"/>
                    <w:b w:val="0"/>
                    <w:bCs w:val="0"/>
                    <w:sz w:val="16"/>
                    <w:szCs w:val="16"/>
                    <w:highlight w:val="yellow"/>
                  </w:rPr>
                </w:rPrChange>
              </w:rPr>
            </w:pPr>
            <w:ins w:id="4949" w:author="Mohamed Amer" w:date="2024-07-28T17:17:00Z" w16du:dateUtc="2024-07-28T14:17:00Z">
              <w:r w:rsidRPr="00FF2D39">
                <w:rPr>
                  <w:rStyle w:val="-Normal"/>
                  <w:rFonts w:ascii="Frutiger LT Arabic 45 Light" w:eastAsia="Times New Roman" w:hAnsi="Frutiger LT Arabic 45 Light" w:cs="Frutiger LT Arabic 45 Light"/>
                  <w:b w:val="0"/>
                  <w:bCs w:val="0"/>
                  <w:rPrChange w:id="4950" w:author="Mohamed Amer" w:date="2024-07-28T17:21:00Z" w16du:dateUtc="2024-07-28T14:21:00Z">
                    <w:rPr>
                      <w:rStyle w:val="-Normal"/>
                      <w:rFonts w:ascii="Frutiger LT Arabic 45 Light" w:hAnsi="Frutiger LT Arabic 45 Light" w:cs="Frutiger LT Arabic 45 Light"/>
                      <w:color w:val="000000" w:themeColor="text1"/>
                    </w:rPr>
                  </w:rPrChange>
                </w:rPr>
                <w:t>I</w:t>
              </w:r>
              <w:r w:rsidRPr="00FF2D39">
                <w:rPr>
                  <w:rStyle w:val="-Normal"/>
                  <w:rFonts w:ascii="Frutiger LT Arabic 45 Light" w:eastAsia="Times New Roman" w:hAnsi="Frutiger LT Arabic 45 Light" w:cs="Frutiger LT Arabic 45 Light"/>
                  <w:b w:val="0"/>
                  <w:bCs w:val="0"/>
                  <w:rPrChange w:id="4951" w:author="Mohamed Amer" w:date="2024-07-28T17:21:00Z" w16du:dateUtc="2024-07-28T14:21:00Z">
                    <w:rPr>
                      <w:rStyle w:val="-Normal"/>
                    </w:rPr>
                  </w:rPrChange>
                </w:rPr>
                <w:t>nternet access</w:t>
              </w:r>
            </w:ins>
          </w:p>
          <w:p w14:paraId="79AE51EA" w14:textId="192139AE" w:rsidR="00EB3225" w:rsidRPr="00FF2D39" w:rsidRDefault="00EB3225">
            <w:pPr>
              <w:pStyle w:val="ListParagraph"/>
              <w:numPr>
                <w:ilvl w:val="0"/>
                <w:numId w:val="54"/>
              </w:numPr>
              <w:ind w:right="-555"/>
              <w:rPr>
                <w:ins w:id="4952" w:author="Mohamed Amer" w:date="2024-07-28T16:57:00Z" w16du:dateUtc="2024-07-28T13:57:00Z"/>
                <w:rStyle w:val="-Normal"/>
                <w:rFonts w:ascii="Frutiger LT Arabic 45 Light" w:eastAsia="Times New Roman" w:hAnsi="Frutiger LT Arabic 45 Light" w:cs="Frutiger LT Arabic 45 Light"/>
                <w:b w:val="0"/>
                <w:bCs w:val="0"/>
                <w:rPrChange w:id="4953" w:author="Mohamed Amer" w:date="2024-07-28T17:21:00Z" w16du:dateUtc="2024-07-28T14:21:00Z">
                  <w:rPr>
                    <w:ins w:id="4954" w:author="Mohamed Amer" w:date="2024-07-28T16:57:00Z" w16du:dateUtc="2024-07-28T13:57:00Z"/>
                    <w:b w:val="0"/>
                    <w:bCs w:val="0"/>
                    <w:sz w:val="16"/>
                    <w:szCs w:val="16"/>
                    <w:highlight w:val="yellow"/>
                  </w:rPr>
                </w:rPrChange>
              </w:rPr>
              <w:pPrChange w:id="4955" w:author="Mohamed Amer" w:date="2024-07-28T17:00:00Z" w16du:dateUtc="2024-07-28T14:00:00Z">
                <w:pPr>
                  <w:pStyle w:val="ListParagraph"/>
                  <w:framePr w:hSpace="180" w:wrap="around" w:vAnchor="text" w:hAnchor="text" w:y="76"/>
                  <w:numPr>
                    <w:numId w:val="54"/>
                  </w:numPr>
                  <w:ind w:left="1080" w:hanging="360"/>
                </w:pPr>
              </w:pPrChange>
            </w:pPr>
            <w:ins w:id="4956"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4957" w:author="Mohamed Amer" w:date="2024-07-28T17:21:00Z" w16du:dateUtc="2024-07-28T14:21:00Z">
                    <w:rPr>
                      <w:sz w:val="16"/>
                      <w:szCs w:val="16"/>
                      <w:highlight w:val="yellow"/>
                    </w:rPr>
                  </w:rPrChange>
                </w:rPr>
                <w:t>install ffmpeg , package from  (</w:t>
              </w:r>
              <w:r w:rsidRPr="00FF2D39">
                <w:rPr>
                  <w:rStyle w:val="-Normal"/>
                  <w:rFonts w:ascii="Frutiger LT Arabic 45 Light" w:eastAsia="Times New Roman" w:hAnsi="Frutiger LT Arabic 45 Light" w:cs="Frutiger LT Arabic 45 Light"/>
                  <w:b w:val="0"/>
                  <w:bCs w:val="0"/>
                  <w:rPrChange w:id="4958" w:author="Mohamed Amer" w:date="2024-07-28T17:21:00Z" w16du:dateUtc="2024-07-28T14:21:00Z">
                    <w:rPr>
                      <w:rFonts w:ascii="Times New Roman" w:eastAsia="Times New Roman" w:hAnsi="Times New Roman" w:cs="Times New Roman"/>
                      <w:b w:val="0"/>
                      <w:bCs w:val="0"/>
                    </w:rPr>
                  </w:rPrChange>
                </w:rPr>
                <w:fldChar w:fldCharType="begin"/>
              </w:r>
              <w:r w:rsidRPr="00FF2D39">
                <w:rPr>
                  <w:rStyle w:val="-Normal"/>
                  <w:rFonts w:ascii="Frutiger LT Arabic 45 Light" w:eastAsia="Times New Roman" w:hAnsi="Frutiger LT Arabic 45 Light" w:cs="Frutiger LT Arabic 45 Light"/>
                  <w:b w:val="0"/>
                  <w:bCs w:val="0"/>
                  <w:rPrChange w:id="4959" w:author="Mohamed Amer" w:date="2024-07-28T17:21:00Z" w16du:dateUtc="2024-07-28T14:21:00Z">
                    <w:rPr/>
                  </w:rPrChange>
                </w:rPr>
                <w:instrText>HYPERLINK "https://www.gyan.dev/ffmpeg/builds/"</w:instrText>
              </w:r>
              <w:r w:rsidRPr="00FF2D39">
                <w:rPr>
                  <w:rStyle w:val="-Normal"/>
                  <w:rFonts w:ascii="Frutiger LT Arabic 45 Light" w:eastAsia="Times New Roman" w:hAnsi="Frutiger LT Arabic 45 Light" w:cs="Frutiger LT Arabic 45 Light"/>
                  <w:b w:val="0"/>
                  <w:bCs w:val="0"/>
                  <w:rPrChange w:id="4960" w:author="Mohamed Amer" w:date="2024-07-28T17:21:00Z" w16du:dateUtc="2024-07-28T14:21:00Z">
                    <w:rPr>
                      <w:rStyle w:val="-Normal"/>
                      <w:rFonts w:ascii="Frutiger LT Arabic 45 Light" w:hAnsi="Frutiger LT Arabic 45 Light" w:cs="Frutiger LT Arabic 45 Light"/>
                      <w:color w:val="000000" w:themeColor="text1"/>
                    </w:rPr>
                  </w:rPrChange>
                </w:rPr>
              </w:r>
              <w:r w:rsidRPr="00FF2D39">
                <w:rPr>
                  <w:rStyle w:val="-Normal"/>
                  <w:rFonts w:ascii="Frutiger LT Arabic 45 Light" w:eastAsia="Times New Roman" w:hAnsi="Frutiger LT Arabic 45 Light" w:cs="Frutiger LT Arabic 45 Light"/>
                  <w:b w:val="0"/>
                  <w:bCs w:val="0"/>
                  <w:rPrChange w:id="4961" w:author="Mohamed Amer" w:date="2024-07-28T17:21:00Z" w16du:dateUtc="2024-07-28T14:21:00Z">
                    <w:rPr>
                      <w:sz w:val="16"/>
                      <w:szCs w:val="16"/>
                      <w:highlight w:val="yellow"/>
                    </w:rPr>
                  </w:rPrChange>
                </w:rPr>
                <w:fldChar w:fldCharType="separate"/>
              </w:r>
              <w:r w:rsidRPr="00FF2D39">
                <w:rPr>
                  <w:rStyle w:val="-Normal"/>
                  <w:rFonts w:ascii="Frutiger LT Arabic 45 Light" w:eastAsia="Times New Roman" w:hAnsi="Frutiger LT Arabic 45 Light" w:cs="Frutiger LT Arabic 45 Light"/>
                  <w:b w:val="0"/>
                  <w:bCs w:val="0"/>
                  <w:rPrChange w:id="4962" w:author="Mohamed Amer" w:date="2024-07-28T17:21:00Z" w16du:dateUtc="2024-07-28T14:21:00Z">
                    <w:rPr>
                      <w:sz w:val="16"/>
                      <w:szCs w:val="16"/>
                      <w:highlight w:val="yellow"/>
                    </w:rPr>
                  </w:rPrChange>
                </w:rPr>
                <w:t>https://www.gyan.dev/ffmpeg/builds/</w:t>
              </w:r>
              <w:r w:rsidRPr="00FF2D39">
                <w:rPr>
                  <w:rStyle w:val="-Normal"/>
                  <w:rFonts w:ascii="Frutiger LT Arabic 45 Light" w:eastAsia="Times New Roman" w:hAnsi="Frutiger LT Arabic 45 Light" w:cs="Frutiger LT Arabic 45 Light"/>
                  <w:b w:val="0"/>
                  <w:bCs w:val="0"/>
                  <w:rPrChange w:id="4963" w:author="Mohamed Amer" w:date="2024-07-28T17:21:00Z" w16du:dateUtc="2024-07-28T14:21:00Z">
                    <w:rPr>
                      <w:sz w:val="16"/>
                      <w:szCs w:val="16"/>
                      <w:highlight w:val="yellow"/>
                    </w:rPr>
                  </w:rPrChange>
                </w:rPr>
                <w:fldChar w:fldCharType="end"/>
              </w:r>
              <w:r w:rsidRPr="00FF2D39">
                <w:rPr>
                  <w:rStyle w:val="-Normal"/>
                  <w:rFonts w:ascii="Frutiger LT Arabic 45 Light" w:eastAsia="Times New Roman" w:hAnsi="Frutiger LT Arabic 45 Light" w:cs="Frutiger LT Arabic 45 Light"/>
                  <w:b w:val="0"/>
                  <w:bCs w:val="0"/>
                  <w:rPrChange w:id="4964" w:author="Mohamed Amer" w:date="2024-07-28T17:21:00Z" w16du:dateUtc="2024-07-28T14:21:00Z">
                    <w:rPr>
                      <w:sz w:val="16"/>
                      <w:szCs w:val="16"/>
                      <w:highlight w:val="yellow"/>
                    </w:rPr>
                  </w:rPrChange>
                </w:rPr>
                <w:t xml:space="preserve">) </w:t>
              </w:r>
            </w:ins>
          </w:p>
          <w:p w14:paraId="2F8971EC" w14:textId="77777777" w:rsidR="00EB3225" w:rsidRPr="00FF2D39" w:rsidRDefault="00EB3225" w:rsidP="00943565">
            <w:pPr>
              <w:pStyle w:val="ListParagraph"/>
              <w:numPr>
                <w:ilvl w:val="0"/>
                <w:numId w:val="54"/>
              </w:numPr>
              <w:rPr>
                <w:ins w:id="4965" w:author="Mohamed Amer" w:date="2024-07-28T17:01:00Z" w16du:dateUtc="2024-07-28T14:01:00Z"/>
                <w:rStyle w:val="-Normal"/>
                <w:rFonts w:ascii="Frutiger LT Arabic 45 Light" w:eastAsia="Times New Roman" w:hAnsi="Frutiger LT Arabic 45 Light" w:cs="Frutiger LT Arabic 45 Light"/>
                <w:b w:val="0"/>
                <w:bCs w:val="0"/>
                <w:rPrChange w:id="4966" w:author="Mohamed Amer" w:date="2024-07-28T17:21:00Z" w16du:dateUtc="2024-07-28T14:21:00Z">
                  <w:rPr>
                    <w:ins w:id="4967" w:author="Mohamed Amer" w:date="2024-07-28T17:01:00Z" w16du:dateUtc="2024-07-28T14:01:00Z"/>
                    <w:rStyle w:val="-Normal"/>
                    <w:rFonts w:ascii="Frutiger LT Arabic 45 Light" w:eastAsia="Times New Roman" w:hAnsi="Frutiger LT Arabic 45 Light" w:cs="Frutiger LT Arabic 45 Light"/>
                    <w:b w:val="0"/>
                    <w:bCs w:val="0"/>
                    <w:color w:val="000000" w:themeColor="text1"/>
                  </w:rPr>
                </w:rPrChange>
              </w:rPr>
            </w:pPr>
            <w:ins w:id="4968"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4969" w:author="Mohamed Amer" w:date="2024-07-28T17:21:00Z" w16du:dateUtc="2024-07-28T14:21:00Z">
                    <w:rPr>
                      <w:rFonts w:ascii="Tahoma" w:hAnsi="Tahoma" w:cs="Tahoma"/>
                      <w:sz w:val="16"/>
                      <w:szCs w:val="16"/>
                      <w:highlight w:val="yellow"/>
                    </w:rPr>
                  </w:rPrChange>
                </w:rPr>
                <w:t>Download open ai - whisper package on the machines.</w:t>
              </w:r>
            </w:ins>
          </w:p>
          <w:p w14:paraId="7688395B" w14:textId="77777777" w:rsidR="00EB3225" w:rsidRPr="00FF2D39" w:rsidRDefault="00EB3225" w:rsidP="00943565">
            <w:pPr>
              <w:pStyle w:val="ListParagraph"/>
              <w:numPr>
                <w:ilvl w:val="0"/>
                <w:numId w:val="54"/>
              </w:numPr>
              <w:rPr>
                <w:ins w:id="4970" w:author="Mohamed Amer" w:date="2024-07-28T17:01:00Z" w16du:dateUtc="2024-07-28T14:01:00Z"/>
                <w:rStyle w:val="-Normal"/>
                <w:rFonts w:ascii="Frutiger LT Arabic 45 Light" w:eastAsia="Times New Roman" w:hAnsi="Frutiger LT Arabic 45 Light" w:cs="Frutiger LT Arabic 45 Light"/>
                <w:b w:val="0"/>
                <w:bCs w:val="0"/>
                <w:rPrChange w:id="4971" w:author="Mohamed Amer" w:date="2024-07-28T17:21:00Z" w16du:dateUtc="2024-07-28T14:21:00Z">
                  <w:rPr>
                    <w:ins w:id="4972" w:author="Mohamed Amer" w:date="2024-07-28T17:01:00Z" w16du:dateUtc="2024-07-28T14:01:00Z"/>
                    <w:rStyle w:val="-Normal"/>
                    <w:rFonts w:ascii="Frutiger LT Arabic 45 Light" w:hAnsi="Frutiger LT Arabic 45 Light" w:cs="Frutiger LT Arabic 45 Light"/>
                    <w:b w:val="0"/>
                    <w:bCs w:val="0"/>
                    <w:color w:val="000000"/>
                  </w:rPr>
                </w:rPrChange>
              </w:rPr>
            </w:pPr>
            <w:ins w:id="4973" w:author="Mohamed Amer" w:date="2024-07-28T17:01:00Z" w16du:dateUtc="2024-07-28T14:01:00Z">
              <w:r w:rsidRPr="00FF2D39">
                <w:rPr>
                  <w:rStyle w:val="-Normal"/>
                  <w:rFonts w:ascii="Frutiger LT Arabic 45 Light" w:eastAsia="Times New Roman" w:hAnsi="Frutiger LT Arabic 45 Light" w:cs="Frutiger LT Arabic 45 Light"/>
                  <w:b w:val="0"/>
                  <w:bCs w:val="0"/>
                  <w:rPrChange w:id="4974" w:author="Mohamed Amer" w:date="2024-07-28T17:21:00Z" w16du:dateUtc="2024-07-28T14:21:00Z">
                    <w:rPr>
                      <w:rStyle w:val="-Normal"/>
                      <w:rFonts w:ascii="Frutiger LT Arabic 45 Light" w:hAnsi="Frutiger LT Arabic 45 Light" w:cs="Frutiger LT Arabic 45 Light"/>
                      <w:color w:val="000000"/>
                    </w:rPr>
                  </w:rPrChange>
                </w:rPr>
                <w:t>Python.exe SW</w:t>
              </w:r>
            </w:ins>
          </w:p>
          <w:p w14:paraId="6F160616" w14:textId="77777777" w:rsidR="00EB3225" w:rsidRPr="00AD20E6" w:rsidRDefault="00EB3225" w:rsidP="00943565">
            <w:pPr>
              <w:pStyle w:val="ListParagraph"/>
              <w:numPr>
                <w:ilvl w:val="0"/>
                <w:numId w:val="54"/>
              </w:numPr>
              <w:rPr>
                <w:ins w:id="4975" w:author="Mohamed Amer" w:date="2024-07-28T17:16:00Z" w16du:dateUtc="2024-07-28T14:16:00Z"/>
                <w:rFonts w:ascii="Frutiger LT Arabic 45 Light" w:hAnsi="Frutiger LT Arabic 45 Light" w:cs="Frutiger LT Arabic 45 Light"/>
                <w:b w:val="0"/>
                <w:bCs w:val="0"/>
                <w:color w:val="000000"/>
                <w:sz w:val="20"/>
                <w:szCs w:val="20"/>
                <w:rPrChange w:id="4976" w:author="Mohamed Amer" w:date="2024-07-28T17:17:00Z" w16du:dateUtc="2024-07-28T14:17:00Z">
                  <w:rPr>
                    <w:ins w:id="4977" w:author="Mohamed Amer" w:date="2024-07-28T17:16:00Z" w16du:dateUtc="2024-07-28T14:16:00Z"/>
                    <w:rFonts w:ascii="Frutiger LT Arabic 45 Light" w:eastAsia="Times New Roman" w:hAnsi="Frutiger LT Arabic 45 Light" w:cs="Frutiger LT Arabic 45 Light"/>
                    <w:color w:val="000000"/>
                    <w:sz w:val="20"/>
                    <w:szCs w:val="20"/>
                  </w:rPr>
                </w:rPrChange>
              </w:rPr>
            </w:pPr>
            <w:ins w:id="4978" w:author="Mohamed Amer" w:date="2024-07-28T17:01:00Z" w16du:dateUtc="2024-07-28T14:01:00Z">
              <w:r w:rsidRPr="00FF2D39">
                <w:rPr>
                  <w:rStyle w:val="-Normal"/>
                  <w:rFonts w:ascii="Frutiger LT Arabic 45 Light" w:eastAsia="Times New Roman" w:hAnsi="Frutiger LT Arabic 45 Light" w:cs="Frutiger LT Arabic 45 Light"/>
                  <w:b w:val="0"/>
                  <w:bCs w:val="0"/>
                  <w:rPrChange w:id="4979" w:author="Mohamed Amer" w:date="2024-07-28T17:21:00Z" w16du:dateUtc="2024-07-28T14:21:00Z">
                    <w:rPr>
                      <w:rStyle w:val="-Normal"/>
                      <w:rFonts w:ascii="Frutiger LT Arabic 45 Light" w:hAnsi="Frutiger LT Arabic 45 Light" w:cs="Frutiger LT Arabic 45 Light"/>
                      <w:color w:val="000000"/>
                    </w:rPr>
                  </w:rPrChange>
                </w:rPr>
                <w:t>Python packages indices files from</w:t>
              </w:r>
              <w:r w:rsidRPr="00AD20E6">
                <w:rPr>
                  <w:rStyle w:val="-Normal"/>
                  <w:rFonts w:ascii="Frutiger LT Arabic 45 Light" w:hAnsi="Frutiger LT Arabic 45 Light" w:cs="Frutiger LT Arabic 45 Light"/>
                  <w:color w:val="000000"/>
                </w:rPr>
                <w:t xml:space="preserve"> </w:t>
              </w:r>
              <w:r w:rsidRPr="00AD20E6">
                <w:rPr>
                  <w:rFonts w:ascii="Frutiger LT Arabic 45 Light" w:eastAsia="Times New Roman" w:hAnsi="Frutiger LT Arabic 45 Light" w:cs="Frutiger LT Arabic 45 Light"/>
                  <w:b w:val="0"/>
                  <w:bCs w:val="0"/>
                  <w:color w:val="000000"/>
                  <w:sz w:val="20"/>
                  <w:szCs w:val="20"/>
                </w:rPr>
                <w:fldChar w:fldCharType="begin"/>
              </w:r>
              <w:r w:rsidRPr="00AD20E6">
                <w:rPr>
                  <w:rFonts w:ascii="Frutiger LT Arabic 45 Light" w:hAnsi="Frutiger LT Arabic 45 Light" w:cs="Frutiger LT Arabic 45 Light"/>
                  <w:color w:val="000000"/>
                  <w:sz w:val="20"/>
                  <w:szCs w:val="20"/>
                </w:rPr>
                <w:instrText>HYPERLINK "https://pypi.org/"</w:instrText>
              </w:r>
              <w:r w:rsidRPr="00AD20E6">
                <w:rPr>
                  <w:rFonts w:ascii="Frutiger LT Arabic 45 Light" w:eastAsia="Times New Roman" w:hAnsi="Frutiger LT Arabic 45 Light" w:cs="Frutiger LT Arabic 45 Light"/>
                  <w:b w:val="0"/>
                  <w:bCs w:val="0"/>
                  <w:color w:val="000000"/>
                  <w:sz w:val="20"/>
                  <w:szCs w:val="20"/>
                </w:rPr>
              </w:r>
              <w:r w:rsidRPr="00AD20E6">
                <w:rPr>
                  <w:rFonts w:ascii="Frutiger LT Arabic 45 Light" w:eastAsia="Times New Roman" w:hAnsi="Frutiger LT Arabic 45 Light" w:cs="Frutiger LT Arabic 45 Light"/>
                  <w:b w:val="0"/>
                  <w:bCs w:val="0"/>
                  <w:color w:val="000000"/>
                  <w:sz w:val="20"/>
                  <w:szCs w:val="20"/>
                  <w:rPrChange w:id="4980" w:author="Mohamed Amer" w:date="2024-07-28T17:17:00Z" w16du:dateUtc="2024-07-28T14:17:00Z">
                    <w:rPr>
                      <w:rFonts w:ascii="Frutiger LT Arabic 45 Light" w:hAnsi="Frutiger LT Arabic 45 Light" w:cs="Frutiger LT Arabic 45 Light"/>
                      <w:color w:val="000000"/>
                      <w:sz w:val="20"/>
                      <w:szCs w:val="20"/>
                    </w:rPr>
                  </w:rPrChange>
                </w:rPr>
                <w:fldChar w:fldCharType="separate"/>
              </w:r>
              <w:r w:rsidRPr="00AD20E6">
                <w:rPr>
                  <w:rStyle w:val="Hyperlink"/>
                  <w:rFonts w:ascii="Frutiger LT Arabic 45 Light" w:hAnsi="Frutiger LT Arabic 45 Light" w:cs="Frutiger LT Arabic 45 Light"/>
                  <w:sz w:val="20"/>
                  <w:szCs w:val="20"/>
                </w:rPr>
                <w:t>PyPI · The Python Package Index</w:t>
              </w:r>
              <w:r w:rsidRPr="00AD20E6">
                <w:rPr>
                  <w:rFonts w:ascii="Frutiger LT Arabic 45 Light" w:eastAsia="Times New Roman" w:hAnsi="Frutiger LT Arabic 45 Light" w:cs="Frutiger LT Arabic 45 Light"/>
                  <w:b w:val="0"/>
                  <w:bCs w:val="0"/>
                  <w:color w:val="000000"/>
                  <w:sz w:val="20"/>
                  <w:szCs w:val="20"/>
                  <w:rPrChange w:id="4981" w:author="Mohamed Amer" w:date="2024-07-28T17:17:00Z" w16du:dateUtc="2024-07-28T14:17:00Z">
                    <w:rPr>
                      <w:rFonts w:ascii="Frutiger LT Arabic 45 Light" w:hAnsi="Frutiger LT Arabic 45 Light" w:cs="Frutiger LT Arabic 45 Light"/>
                      <w:color w:val="000000"/>
                      <w:sz w:val="20"/>
                      <w:szCs w:val="20"/>
                    </w:rPr>
                  </w:rPrChange>
                </w:rPr>
                <w:fldChar w:fldCharType="end"/>
              </w:r>
            </w:ins>
          </w:p>
          <w:p w14:paraId="46E44493" w14:textId="5B3542D4" w:rsidR="00943565" w:rsidRPr="00943565" w:rsidRDefault="00943565">
            <w:pPr>
              <w:pStyle w:val="ListParagraph"/>
              <w:numPr>
                <w:ilvl w:val="0"/>
                <w:numId w:val="54"/>
              </w:numPr>
              <w:spacing w:after="160"/>
              <w:rPr>
                <w:ins w:id="4982" w:author="Mohamed Amer" w:date="2024-07-28T16:57:00Z" w16du:dateUtc="2024-07-28T13:57:00Z"/>
                <w:rStyle w:val="-Normal"/>
                <w:rFonts w:ascii="Frutiger LT Arabic 45 Light" w:hAnsi="Frutiger LT Arabic 45 Light" w:cs="Frutiger LT Arabic 45 Light"/>
                <w:color w:val="000000" w:themeColor="text1"/>
                <w:rPrChange w:id="4983" w:author="Mohamed Amer" w:date="2024-07-28T17:16:00Z" w16du:dateUtc="2024-07-28T14:16:00Z">
                  <w:rPr>
                    <w:ins w:id="4984" w:author="Mohamed Amer" w:date="2024-07-28T16:57:00Z" w16du:dateUtc="2024-07-28T13:57:00Z"/>
                    <w:b w:val="0"/>
                    <w:bCs w:val="0"/>
                    <w:sz w:val="16"/>
                    <w:szCs w:val="16"/>
                  </w:rPr>
                </w:rPrChange>
              </w:rPr>
              <w:pPrChange w:id="4985" w:author="Mohamed Amer" w:date="2024-07-28T17:16:00Z" w16du:dateUtc="2024-07-28T14:16:00Z">
                <w:pPr>
                  <w:pStyle w:val="ListParagraph"/>
                  <w:framePr w:hSpace="180" w:wrap="around" w:vAnchor="text" w:hAnchor="text" w:y="76"/>
                  <w:ind w:left="1080"/>
                </w:pPr>
              </w:pPrChange>
            </w:pPr>
            <w:ins w:id="4986" w:author="Mohamed Amer" w:date="2024-07-28T17:16:00Z" w16du:dateUtc="2024-07-28T14:16:00Z">
              <w:r w:rsidRPr="00FF2D39">
                <w:rPr>
                  <w:rStyle w:val="-Normal"/>
                  <w:rFonts w:ascii="Frutiger LT Arabic 45 Light" w:eastAsia="Times New Roman" w:hAnsi="Frutiger LT Arabic 45 Light" w:cs="Frutiger LT Arabic 45 Light"/>
                  <w:b w:val="0"/>
                  <w:bCs w:val="0"/>
                  <w:rPrChange w:id="4987" w:author="Mohamed Amer" w:date="2024-07-28T17:21:00Z" w16du:dateUtc="2024-07-28T14:21:00Z">
                    <w:rPr>
                      <w:rFonts w:ascii="Frutiger LT Arabic 45 Light" w:hAnsi="Frutiger LT Arabic 45 Light" w:cs="Frutiger LT Arabic 45 Light"/>
                      <w:color w:val="000000" w:themeColor="text1"/>
                      <w:sz w:val="20"/>
                      <w:szCs w:val="20"/>
                    </w:rPr>
                  </w:rPrChange>
                </w:rPr>
                <w:t>Speech to text model</w:t>
              </w:r>
            </w:ins>
          </w:p>
        </w:tc>
        <w:tc>
          <w:tcPr>
            <w:tcW w:w="997" w:type="pct"/>
          </w:tcPr>
          <w:p w14:paraId="3E278D13" w14:textId="77777777" w:rsidR="00EB3225" w:rsidRPr="00EB3225" w:rsidRDefault="00EB3225" w:rsidP="00E658D5">
            <w:pPr>
              <w:pStyle w:val="ListParagraph"/>
              <w:ind w:left="0"/>
              <w:cnfStyle w:val="000000100000" w:firstRow="0" w:lastRow="0" w:firstColumn="0" w:lastColumn="0" w:oddVBand="0" w:evenVBand="0" w:oddHBand="1" w:evenHBand="0" w:firstRowFirstColumn="0" w:firstRowLastColumn="0" w:lastRowFirstColumn="0" w:lastRowLastColumn="0"/>
              <w:rPr>
                <w:ins w:id="4988" w:author="Mohamed Amer" w:date="2024-07-28T16:57:00Z" w16du:dateUtc="2024-07-28T13:57:00Z"/>
                <w:rStyle w:val="-Normal"/>
                <w:rFonts w:ascii="Frutiger LT Arabic 45 Light" w:eastAsia="Times New Roman" w:hAnsi="Frutiger LT Arabic 45 Light" w:cs="Frutiger LT Arabic 45 Light"/>
                <w:rPrChange w:id="4989" w:author="Mohamed Amer" w:date="2024-07-28T16:59:00Z" w16du:dateUtc="2024-07-28T13:59:00Z">
                  <w:rPr>
                    <w:ins w:id="4990" w:author="Mohamed Amer" w:date="2024-07-28T16:57:00Z" w16du:dateUtc="2024-07-28T13:57:00Z"/>
                    <w:rFonts w:ascii="Frutiger LT Arabic 45 Light" w:hAnsi="Frutiger LT Arabic 45 Light" w:cs="Frutiger LT Arabic 45 Light"/>
                    <w:color w:val="000000" w:themeColor="text1"/>
                    <w:sz w:val="20"/>
                    <w:szCs w:val="20"/>
                  </w:rPr>
                </w:rPrChange>
              </w:rPr>
            </w:pPr>
            <w:ins w:id="4991" w:author="Mohamed Amer" w:date="2024-07-28T16:57:00Z" w16du:dateUtc="2024-07-28T13:57:00Z">
              <w:r w:rsidRPr="00EB3225">
                <w:rPr>
                  <w:rStyle w:val="-Normal"/>
                  <w:rFonts w:ascii="Frutiger LT Arabic 45 Light" w:hAnsi="Frutiger LT Arabic 45 Light" w:cs="Frutiger LT Arabic 45 Light"/>
                  <w:rPrChange w:id="4992" w:author="Mohamed Amer" w:date="2024-07-28T16:59:00Z" w16du:dateUtc="2024-07-28T13:59:00Z">
                    <w:rPr>
                      <w:rFonts w:ascii="Frutiger LT Arabic 45 Light" w:hAnsi="Frutiger LT Arabic 45 Light" w:cs="Frutiger LT Arabic 45 Light"/>
                      <w:color w:val="000000" w:themeColor="text1"/>
                      <w:sz w:val="20"/>
                      <w:szCs w:val="20"/>
                    </w:rPr>
                  </w:rPrChange>
                </w:rPr>
                <w:t>Albilad Capital</w:t>
              </w:r>
            </w:ins>
          </w:p>
        </w:tc>
      </w:tr>
      <w:tr w:rsidR="00EB3225" w:rsidRPr="00EB3225" w14:paraId="0FF5652C" w14:textId="77777777" w:rsidTr="00E658D5">
        <w:trPr>
          <w:ins w:id="4993"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775E6A78" w14:textId="6CEF7EF5" w:rsidR="00EB3225" w:rsidRPr="00EB3225" w:rsidRDefault="00EB3225" w:rsidP="00E658D5">
            <w:pPr>
              <w:rPr>
                <w:ins w:id="4994" w:author="Mohamed Amer" w:date="2024-07-28T16:57:00Z" w16du:dateUtc="2024-07-28T13:57:00Z"/>
                <w:rStyle w:val="-Normal"/>
                <w:rFonts w:ascii="Frutiger LT Arabic 45 Light" w:eastAsia="Times New Roman" w:hAnsi="Frutiger LT Arabic 45 Light" w:cs="Frutiger LT Arabic 45 Light"/>
                <w:rPrChange w:id="4995" w:author="Mohamed Amer" w:date="2024-07-28T16:59:00Z" w16du:dateUtc="2024-07-28T13:59:00Z">
                  <w:rPr>
                    <w:ins w:id="4996" w:author="Mohamed Amer" w:date="2024-07-28T16:57:00Z" w16du:dateUtc="2024-07-28T13:57:00Z"/>
                    <w:rFonts w:ascii="Frutiger LT Arabic 45 Light" w:hAnsi="Frutiger LT Arabic 45 Light" w:cs="Frutiger LT Arabic 45 Light"/>
                    <w:b w:val="0"/>
                    <w:bCs w:val="0"/>
                    <w:color w:val="000000" w:themeColor="text1"/>
                    <w:sz w:val="20"/>
                    <w:szCs w:val="20"/>
                  </w:rPr>
                </w:rPrChange>
              </w:rPr>
            </w:pPr>
            <w:ins w:id="4997" w:author="Mohamed Amer" w:date="2024-07-28T16:57:00Z" w16du:dateUtc="2024-07-28T13:57:00Z">
              <w:r w:rsidRPr="00EB3225">
                <w:rPr>
                  <w:rStyle w:val="-Normal"/>
                  <w:rFonts w:ascii="Frutiger LT Arabic 45 Light" w:hAnsi="Frutiger LT Arabic 45 Light" w:cs="Frutiger LT Arabic 45 Light"/>
                  <w:rPrChange w:id="4998" w:author="Mohamed Amer" w:date="2024-07-28T16:59:00Z" w16du:dateUtc="2024-07-28T13:59:00Z">
                    <w:rPr>
                      <w:rFonts w:ascii="Frutiger LT Arabic 45 Light" w:hAnsi="Frutiger LT Arabic 45 Light" w:cs="Frutiger LT Arabic 45 Light"/>
                      <w:color w:val="000000" w:themeColor="text1"/>
                      <w:sz w:val="20"/>
                      <w:szCs w:val="20"/>
                      <w:highlight w:val="yellow"/>
                    </w:rPr>
                  </w:rPrChange>
                </w:rPr>
                <w:t xml:space="preserve">The email address </w:t>
              </w:r>
            </w:ins>
            <w:ins w:id="4999" w:author="Mohamed Amer" w:date="2024-07-28T17:03:00Z" w16du:dateUtc="2024-07-28T14:03:00Z">
              <w:r>
                <w:rPr>
                  <w:rStyle w:val="-Normal"/>
                  <w:rFonts w:ascii="Frutiger LT Arabic 45 Light" w:eastAsia="Times New Roman" w:hAnsi="Frutiger LT Arabic 45 Light" w:cs="Frutiger LT Arabic 45 Light"/>
                  <w:b w:val="0"/>
                  <w:bCs w:val="0"/>
                </w:rPr>
                <w:t>should</w:t>
              </w:r>
            </w:ins>
            <w:ins w:id="5000" w:author="Mohamed Amer" w:date="2024-07-28T17:02:00Z" w16du:dateUtc="2024-07-28T14:02:00Z">
              <w:r>
                <w:rPr>
                  <w:rStyle w:val="-Normal"/>
                  <w:rFonts w:ascii="Frutiger LT Arabic 45 Light" w:eastAsia="Times New Roman" w:hAnsi="Frutiger LT Arabic 45 Light" w:cs="Frutiger LT Arabic 45 Light"/>
                  <w:b w:val="0"/>
                  <w:bCs w:val="0"/>
                </w:rPr>
                <w:t xml:space="preserve"> be for the windows</w:t>
              </w:r>
            </w:ins>
            <w:ins w:id="5001" w:author="Mohamed Amer" w:date="2024-07-28T17:03:00Z" w16du:dateUtc="2024-07-28T14:03:00Z">
              <w:r>
                <w:rPr>
                  <w:rStyle w:val="-Normal"/>
                  <w:rFonts w:ascii="Frutiger LT Arabic 45 Light" w:eastAsia="Times New Roman" w:hAnsi="Frutiger LT Arabic 45 Light" w:cs="Frutiger LT Arabic 45 Light"/>
                  <w:b w:val="0"/>
                  <w:bCs w:val="0"/>
                </w:rPr>
                <w:t xml:space="preserve"> ID that will be assigned to nafith  process</w:t>
              </w:r>
            </w:ins>
          </w:p>
        </w:tc>
        <w:tc>
          <w:tcPr>
            <w:tcW w:w="997" w:type="pct"/>
          </w:tcPr>
          <w:p w14:paraId="7C276FB5" w14:textId="77777777" w:rsidR="00EB3225" w:rsidRPr="00EB3225" w:rsidRDefault="00EB3225" w:rsidP="00E658D5">
            <w:pPr>
              <w:cnfStyle w:val="000000000000" w:firstRow="0" w:lastRow="0" w:firstColumn="0" w:lastColumn="0" w:oddVBand="0" w:evenVBand="0" w:oddHBand="0" w:evenHBand="0" w:firstRowFirstColumn="0" w:firstRowLastColumn="0" w:lastRowFirstColumn="0" w:lastRowLastColumn="0"/>
              <w:rPr>
                <w:ins w:id="5002" w:author="Mohamed Amer" w:date="2024-07-28T16:57:00Z" w16du:dateUtc="2024-07-28T13:57:00Z"/>
                <w:rStyle w:val="-Normal"/>
                <w:rFonts w:ascii="Frutiger LT Arabic 45 Light" w:eastAsia="Times New Roman" w:hAnsi="Frutiger LT Arabic 45 Light" w:cs="Frutiger LT Arabic 45 Light"/>
                <w:rPrChange w:id="5003" w:author="Mohamed Amer" w:date="2024-07-28T16:59:00Z" w16du:dateUtc="2024-07-28T13:59:00Z">
                  <w:rPr>
                    <w:ins w:id="5004" w:author="Mohamed Amer" w:date="2024-07-28T16:57:00Z" w16du:dateUtc="2024-07-28T13:57:00Z"/>
                    <w:rFonts w:ascii="Frutiger LT Arabic 45 Light" w:hAnsi="Frutiger LT Arabic 45 Light" w:cs="Frutiger LT Arabic 45 Light"/>
                    <w:color w:val="000000" w:themeColor="text1"/>
                    <w:sz w:val="20"/>
                    <w:szCs w:val="20"/>
                  </w:rPr>
                </w:rPrChange>
              </w:rPr>
            </w:pPr>
            <w:ins w:id="5005" w:author="Mohamed Amer" w:date="2024-07-28T16:57:00Z" w16du:dateUtc="2024-07-28T13:57:00Z">
              <w:r w:rsidRPr="00EB3225">
                <w:rPr>
                  <w:rStyle w:val="-Normal"/>
                  <w:rFonts w:ascii="Frutiger LT Arabic 45 Light" w:hAnsi="Frutiger LT Arabic 45 Light" w:cs="Frutiger LT Arabic 45 Light"/>
                  <w:rPrChange w:id="5006" w:author="Mohamed Amer" w:date="2024-07-28T16:59:00Z" w16du:dateUtc="2024-07-28T13:59:00Z">
                    <w:rPr>
                      <w:rFonts w:ascii="Frutiger LT Arabic 45 Light" w:hAnsi="Frutiger LT Arabic 45 Light" w:cs="Frutiger LT Arabic 45 Light"/>
                      <w:color w:val="000000" w:themeColor="text1"/>
                      <w:sz w:val="20"/>
                      <w:szCs w:val="20"/>
                    </w:rPr>
                  </w:rPrChange>
                </w:rPr>
                <w:t>Albilad Capital</w:t>
              </w:r>
            </w:ins>
          </w:p>
        </w:tc>
      </w:tr>
    </w:tbl>
    <w:p w14:paraId="54370A8C" w14:textId="77777777" w:rsidR="00EB3225" w:rsidRPr="00EB3225" w:rsidRDefault="00EB3225">
      <w:pPr>
        <w:pStyle w:val="Heading1"/>
        <w:numPr>
          <w:ilvl w:val="0"/>
          <w:numId w:val="55"/>
        </w:numPr>
        <w:ind w:left="540" w:right="3255"/>
        <w:rPr>
          <w:ins w:id="5007" w:author="Mohamed Amer" w:date="2024-07-28T16:57:00Z" w16du:dateUtc="2024-07-28T13:57:00Z"/>
          <w:rStyle w:val="-Normal"/>
          <w:rFonts w:ascii="Frutiger LT Arabic 45 Light" w:hAnsi="Frutiger LT Arabic 45 Light" w:cs="Frutiger LT Arabic 45 Light"/>
          <w:rPrChange w:id="5008" w:author="Mohamed Amer" w:date="2024-07-28T16:59:00Z" w16du:dateUtc="2024-07-28T13:59:00Z">
            <w:rPr>
              <w:ins w:id="5009" w:author="Mohamed Amer" w:date="2024-07-28T16:57:00Z" w16du:dateUtc="2024-07-28T13:57:00Z"/>
              <w:rStyle w:val="Strong"/>
              <w:rFonts w:ascii="Frutiger LT Arabic 45 Light" w:hAnsi="Frutiger LT Arabic 45 Light" w:cs="Frutiger LT Arabic 45 Light"/>
              <w:b/>
              <w:bCs/>
              <w:color w:val="000000" w:themeColor="text1"/>
              <w:kern w:val="0"/>
              <w:sz w:val="24"/>
              <w:szCs w:val="24"/>
            </w:rPr>
          </w:rPrChange>
        </w:rPr>
        <w:pPrChange w:id="5010" w:author="Mohamed Amer" w:date="2024-07-28T17:04:00Z" w16du:dateUtc="2024-07-28T14:04:00Z">
          <w:pPr>
            <w:pStyle w:val="Heading1"/>
            <w:numPr>
              <w:numId w:val="55"/>
            </w:numPr>
            <w:tabs>
              <w:tab w:val="num" w:pos="3255"/>
            </w:tabs>
            <w:ind w:left="3255" w:right="3255" w:hanging="360"/>
          </w:pPr>
        </w:pPrChange>
      </w:pPr>
      <w:ins w:id="5011" w:author="Mohamed Amer" w:date="2024-07-28T16:57:00Z" w16du:dateUtc="2024-07-28T13:57:00Z">
        <w:r w:rsidRPr="00EB3225">
          <w:rPr>
            <w:rStyle w:val="-Normal"/>
            <w:rFonts w:ascii="Frutiger LT Arabic 45 Light" w:hAnsi="Frutiger LT Arabic 45 Light" w:cs="Frutiger LT Arabic 45 Light"/>
            <w:kern w:val="0"/>
            <w:rPrChange w:id="5012" w:author="Mohamed Amer" w:date="2024-07-28T16:59:00Z" w16du:dateUtc="2024-07-28T13:59:00Z">
              <w:rPr>
                <w:rStyle w:val="Strong"/>
                <w:rFonts w:ascii="Frutiger LT Arabic 45 Light" w:hAnsi="Frutiger LT Arabic 45 Light" w:cs="Frutiger LT Arabic 45 Light"/>
                <w:bCs/>
                <w:color w:val="000000" w:themeColor="text1"/>
              </w:rPr>
            </w:rPrChange>
          </w:rPr>
          <w:t>Automation Prerequisites opening accounts – local brokerage</w:t>
        </w:r>
      </w:ins>
    </w:p>
    <w:p w14:paraId="5E9C7439" w14:textId="77777777" w:rsidR="00EB3225" w:rsidRPr="00EB3225" w:rsidRDefault="00EB3225" w:rsidP="00EB3225">
      <w:pPr>
        <w:ind w:firstLine="432"/>
        <w:rPr>
          <w:ins w:id="5013" w:author="Mohamed Amer" w:date="2024-07-28T16:57:00Z" w16du:dateUtc="2024-07-28T13:57:00Z"/>
          <w:rStyle w:val="-Normal"/>
          <w:rFonts w:ascii="Frutiger LT Arabic 45 Light" w:hAnsi="Frutiger LT Arabic 45 Light" w:cs="Frutiger LT Arabic 45 Light"/>
          <w:rPrChange w:id="5014" w:author="Mohamed Amer" w:date="2024-07-28T16:59:00Z" w16du:dateUtc="2024-07-28T13:59:00Z">
            <w:rPr>
              <w:ins w:id="5015" w:author="Mohamed Amer" w:date="2024-07-28T16:57:00Z" w16du:dateUtc="2024-07-28T13:57:00Z"/>
              <w:rFonts w:ascii="Frutiger LT Arabic 45 Light" w:hAnsi="Frutiger LT Arabic 45 Light" w:cs="Frutiger LT Arabic 45 Light"/>
              <w:color w:val="000000" w:themeColor="text1"/>
              <w:sz w:val="20"/>
              <w:szCs w:val="20"/>
              <w:lang w:bidi="ar-EG"/>
            </w:rPr>
          </w:rPrChange>
        </w:rPr>
      </w:pPr>
      <w:ins w:id="5016" w:author="Mohamed Amer" w:date="2024-07-28T16:57:00Z" w16du:dateUtc="2024-07-28T13:57:00Z">
        <w:r w:rsidRPr="00EB3225">
          <w:rPr>
            <w:rStyle w:val="-Normal"/>
            <w:rFonts w:ascii="Frutiger LT Arabic 45 Light" w:hAnsi="Frutiger LT Arabic 45 Light" w:cs="Frutiger LT Arabic 45 Light"/>
            <w:rPrChange w:id="5017" w:author="Mohamed Amer" w:date="2024-07-28T16:59:00Z" w16du:dateUtc="2024-07-28T13:59:00Z">
              <w:rPr>
                <w:rFonts w:ascii="Frutiger LT Arabic 45 Light" w:hAnsi="Frutiger LT Arabic 45 Light" w:cs="Frutiger LT Arabic 45 Light"/>
                <w:color w:val="000000" w:themeColor="text1"/>
                <w:sz w:val="20"/>
                <w:szCs w:val="20"/>
                <w:lang w:bidi="ar-EG"/>
              </w:rPr>
            </w:rPrChange>
          </w:rPr>
          <w:t>This section is to consolidate all technical prerequisites that are mandatory to start the automation.</w:t>
        </w:r>
      </w:ins>
    </w:p>
    <w:tbl>
      <w:tblPr>
        <w:tblStyle w:val="GridTable4-Accent3"/>
        <w:tblpPr w:leftFromText="180" w:rightFromText="180" w:vertAnchor="text" w:tblpY="76"/>
        <w:tblW w:w="5000" w:type="pct"/>
        <w:tblLook w:val="04A0" w:firstRow="1" w:lastRow="0" w:firstColumn="1" w:lastColumn="0" w:noHBand="0" w:noVBand="1"/>
      </w:tblPr>
      <w:tblGrid>
        <w:gridCol w:w="8372"/>
        <w:gridCol w:w="2085"/>
      </w:tblGrid>
      <w:tr w:rsidR="00EB3225" w:rsidRPr="00EB3225" w14:paraId="38AA0E68" w14:textId="77777777" w:rsidTr="00E658D5">
        <w:trPr>
          <w:cnfStyle w:val="100000000000" w:firstRow="1" w:lastRow="0" w:firstColumn="0" w:lastColumn="0" w:oddVBand="0" w:evenVBand="0" w:oddHBand="0" w:evenHBand="0" w:firstRowFirstColumn="0" w:firstRowLastColumn="0" w:lastRowFirstColumn="0" w:lastRowLastColumn="0"/>
          <w:ins w:id="5018"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3323A6F8" w14:textId="77777777" w:rsidR="00EB3225" w:rsidRPr="00EB3225" w:rsidRDefault="00EB3225" w:rsidP="00E658D5">
            <w:pPr>
              <w:rPr>
                <w:ins w:id="5019" w:author="Mohamed Amer" w:date="2024-07-28T16:57:00Z" w16du:dateUtc="2024-07-28T13:57:00Z"/>
                <w:rStyle w:val="-Normal"/>
                <w:rFonts w:ascii="Frutiger LT Arabic 45 Light" w:eastAsia="Times New Roman" w:hAnsi="Frutiger LT Arabic 45 Light" w:cs="Frutiger LT Arabic 45 Light"/>
                <w:b w:val="0"/>
                <w:bCs w:val="0"/>
                <w:rPrChange w:id="5020" w:author="Mohamed Amer" w:date="2024-07-28T16:59:00Z" w16du:dateUtc="2024-07-28T13:59:00Z">
                  <w:rPr>
                    <w:ins w:id="5021" w:author="Mohamed Amer" w:date="2024-07-28T16:57:00Z" w16du:dateUtc="2024-07-28T13:57:00Z"/>
                    <w:rFonts w:ascii="Frutiger LT Arabic 45 Light" w:hAnsi="Frutiger LT Arabic 45 Light" w:cs="Frutiger LT Arabic 45 Light"/>
                    <w:color w:val="000000" w:themeColor="text1"/>
                    <w:sz w:val="20"/>
                    <w:szCs w:val="20"/>
                  </w:rPr>
                </w:rPrChange>
              </w:rPr>
            </w:pPr>
            <w:ins w:id="5022" w:author="Mohamed Amer" w:date="2024-07-28T16:57:00Z" w16du:dateUtc="2024-07-28T13:57:00Z">
              <w:r w:rsidRPr="00EB3225">
                <w:rPr>
                  <w:rStyle w:val="-Normal"/>
                  <w:rFonts w:ascii="Frutiger LT Arabic 45 Light" w:hAnsi="Frutiger LT Arabic 45 Light" w:cs="Frutiger LT Arabic 45 Light"/>
                  <w:color w:val="auto"/>
                  <w:rPrChange w:id="5023" w:author="Mohamed Amer" w:date="2024-07-28T16:59:00Z" w16du:dateUtc="2024-07-28T13:59:00Z">
                    <w:rPr>
                      <w:rFonts w:ascii="Frutiger LT Arabic 45 Light" w:hAnsi="Frutiger LT Arabic 45 Light" w:cs="Frutiger LT Arabic 45 Light"/>
                      <w:color w:val="000000" w:themeColor="text1"/>
                      <w:sz w:val="20"/>
                      <w:szCs w:val="20"/>
                    </w:rPr>
                  </w:rPrChange>
                </w:rPr>
                <w:t>Item</w:t>
              </w:r>
            </w:ins>
          </w:p>
        </w:tc>
        <w:tc>
          <w:tcPr>
            <w:tcW w:w="997" w:type="pct"/>
          </w:tcPr>
          <w:p w14:paraId="79C94006" w14:textId="77777777" w:rsidR="00EB3225" w:rsidRPr="00EB3225" w:rsidRDefault="00EB3225" w:rsidP="00E658D5">
            <w:pPr>
              <w:cnfStyle w:val="100000000000" w:firstRow="1" w:lastRow="0" w:firstColumn="0" w:lastColumn="0" w:oddVBand="0" w:evenVBand="0" w:oddHBand="0" w:evenHBand="0" w:firstRowFirstColumn="0" w:firstRowLastColumn="0" w:lastRowFirstColumn="0" w:lastRowLastColumn="0"/>
              <w:rPr>
                <w:ins w:id="5024" w:author="Mohamed Amer" w:date="2024-07-28T16:57:00Z" w16du:dateUtc="2024-07-28T13:57:00Z"/>
                <w:rStyle w:val="-Normal"/>
                <w:rFonts w:ascii="Frutiger LT Arabic 45 Light" w:eastAsia="Times New Roman" w:hAnsi="Frutiger LT Arabic 45 Light" w:cs="Frutiger LT Arabic 45 Light"/>
                <w:b w:val="0"/>
                <w:bCs w:val="0"/>
                <w:rPrChange w:id="5025" w:author="Mohamed Amer" w:date="2024-07-28T16:59:00Z" w16du:dateUtc="2024-07-28T13:59:00Z">
                  <w:rPr>
                    <w:ins w:id="5026" w:author="Mohamed Amer" w:date="2024-07-28T16:57:00Z" w16du:dateUtc="2024-07-28T13:57:00Z"/>
                    <w:rFonts w:ascii="Frutiger LT Arabic 45 Light" w:hAnsi="Frutiger LT Arabic 45 Light" w:cs="Frutiger LT Arabic 45 Light"/>
                    <w:color w:val="000000" w:themeColor="text1"/>
                    <w:sz w:val="20"/>
                    <w:szCs w:val="20"/>
                  </w:rPr>
                </w:rPrChange>
              </w:rPr>
            </w:pPr>
            <w:ins w:id="5027" w:author="Mohamed Amer" w:date="2024-07-28T16:57:00Z" w16du:dateUtc="2024-07-28T13:57:00Z">
              <w:r w:rsidRPr="00EB3225">
                <w:rPr>
                  <w:rStyle w:val="-Normal"/>
                  <w:rFonts w:ascii="Frutiger LT Arabic 45 Light" w:hAnsi="Frutiger LT Arabic 45 Light" w:cs="Frutiger LT Arabic 45 Light"/>
                  <w:color w:val="auto"/>
                  <w:rPrChange w:id="5028" w:author="Mohamed Amer" w:date="2024-07-28T16:59:00Z" w16du:dateUtc="2024-07-28T13:59:00Z">
                    <w:rPr>
                      <w:rFonts w:ascii="Frutiger LT Arabic 45 Light" w:hAnsi="Frutiger LT Arabic 45 Light" w:cs="Frutiger LT Arabic 45 Light"/>
                      <w:color w:val="000000" w:themeColor="text1"/>
                      <w:sz w:val="20"/>
                      <w:szCs w:val="20"/>
                    </w:rPr>
                  </w:rPrChange>
                </w:rPr>
                <w:t>Ownership</w:t>
              </w:r>
            </w:ins>
          </w:p>
        </w:tc>
      </w:tr>
      <w:tr w:rsidR="00EB3225" w:rsidRPr="00EB3225" w14:paraId="3F3E8B90" w14:textId="77777777" w:rsidTr="00E658D5">
        <w:trPr>
          <w:cnfStyle w:val="000000100000" w:firstRow="0" w:lastRow="0" w:firstColumn="0" w:lastColumn="0" w:oddVBand="0" w:evenVBand="0" w:oddHBand="1" w:evenHBand="0" w:firstRowFirstColumn="0" w:firstRowLastColumn="0" w:lastRowFirstColumn="0" w:lastRowLastColumn="0"/>
          <w:ins w:id="5029"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6EF778BB" w14:textId="77777777" w:rsidR="00EB3225" w:rsidRPr="005A3C7B" w:rsidRDefault="00EB3225" w:rsidP="00E658D5">
            <w:pPr>
              <w:rPr>
                <w:ins w:id="5030" w:author="Mohamed Amer" w:date="2024-07-28T16:57:00Z" w16du:dateUtc="2024-07-28T13:57:00Z"/>
                <w:rStyle w:val="-Normal"/>
                <w:rFonts w:ascii="Frutiger LT Arabic 45 Light" w:eastAsia="Times New Roman" w:hAnsi="Frutiger LT Arabic 45 Light" w:cs="Frutiger LT Arabic 45 Light"/>
                <w:b w:val="0"/>
                <w:bCs w:val="0"/>
                <w:color w:val="000000" w:themeColor="text1"/>
                <w:rPrChange w:id="5031" w:author="Mohamed Amer" w:date="2024-07-28T17:04:00Z" w16du:dateUtc="2024-07-28T14:04:00Z">
                  <w:rPr>
                    <w:ins w:id="5032" w:author="Mohamed Amer" w:date="2024-07-28T16:57:00Z" w16du:dateUtc="2024-07-28T13:57:00Z"/>
                    <w:sz w:val="16"/>
                    <w:szCs w:val="16"/>
                  </w:rPr>
                </w:rPrChange>
              </w:rPr>
            </w:pPr>
            <w:ins w:id="5033" w:author="Mohamed Amer" w:date="2024-07-28T16:57:00Z" w16du:dateUtc="2024-07-28T13:57:00Z">
              <w:r w:rsidRPr="005A3C7B">
                <w:rPr>
                  <w:rStyle w:val="-Normal"/>
                  <w:rFonts w:ascii="Frutiger LT Arabic 45 Light" w:hAnsi="Frutiger LT Arabic 45 Light" w:cs="Frutiger LT Arabic 45 Light"/>
                  <w:color w:val="000000" w:themeColor="text1"/>
                  <w:rPrChange w:id="5034" w:author="Mohamed Amer" w:date="2024-07-28T17:04:00Z" w16du:dateUtc="2024-07-28T14:04:00Z">
                    <w:rPr>
                      <w:sz w:val="16"/>
                      <w:szCs w:val="16"/>
                    </w:rPr>
                  </w:rPrChange>
                </w:rPr>
                <w:t xml:space="preserve">BOT agent readiness with all process applications as below </w:t>
              </w:r>
            </w:ins>
          </w:p>
          <w:p w14:paraId="20F6C40D" w14:textId="77777777" w:rsidR="005A3C7B" w:rsidRPr="00FF2D39" w:rsidRDefault="005A3C7B" w:rsidP="00FF2D39">
            <w:pPr>
              <w:pStyle w:val="ListParagraph"/>
              <w:numPr>
                <w:ilvl w:val="0"/>
                <w:numId w:val="54"/>
              </w:numPr>
              <w:spacing w:after="160"/>
              <w:rPr>
                <w:ins w:id="5035" w:author="Mohamed Amer" w:date="2024-07-28T17:04:00Z" w16du:dateUtc="2024-07-28T14:04:00Z"/>
                <w:rStyle w:val="-Normal"/>
                <w:rFonts w:ascii="Frutiger LT Arabic 45 Light" w:eastAsia="Times New Roman" w:hAnsi="Frutiger LT Arabic 45 Light" w:cs="Frutiger LT Arabic 45 Light"/>
                <w:b w:val="0"/>
                <w:bCs w:val="0"/>
                <w:rPrChange w:id="5036" w:author="Mohamed Amer" w:date="2024-07-28T17:21:00Z" w16du:dateUtc="2024-07-28T14:21:00Z">
                  <w:rPr>
                    <w:ins w:id="5037" w:author="Mohamed Amer" w:date="2024-07-28T17:04:00Z" w16du:dateUtc="2024-07-28T14:04:00Z"/>
                    <w:rStyle w:val="-Normal"/>
                    <w:rFonts w:ascii="Frutiger LT Arabic 45 Light" w:eastAsia="Times New Roman" w:hAnsi="Frutiger LT Arabic 45 Light" w:cs="Frutiger LT Arabic 45 Light"/>
                    <w:b w:val="0"/>
                    <w:bCs w:val="0"/>
                    <w:color w:val="000000" w:themeColor="text1"/>
                  </w:rPr>
                </w:rPrChange>
              </w:rPr>
              <w:pPrChange w:id="5038" w:author="Mohamed Amer" w:date="2024-07-28T17:21:00Z" w16du:dateUtc="2024-07-28T14:21:00Z">
                <w:pPr>
                  <w:pStyle w:val="ListParagraph"/>
                  <w:framePr w:hSpace="180" w:wrap="around" w:vAnchor="text" w:hAnchor="text" w:y="76"/>
                  <w:numPr>
                    <w:numId w:val="54"/>
                  </w:numPr>
                  <w:ind w:left="1080" w:hanging="360"/>
                </w:pPr>
              </w:pPrChange>
            </w:pPr>
            <w:ins w:id="5039" w:author="Mohamed Amer" w:date="2024-07-28T17:04:00Z" w16du:dateUtc="2024-07-28T14:04:00Z">
              <w:r w:rsidRPr="00FF2D39">
                <w:rPr>
                  <w:rStyle w:val="-Normal"/>
                  <w:rFonts w:ascii="Frutiger LT Arabic 45 Light" w:eastAsia="Times New Roman" w:hAnsi="Frutiger LT Arabic 45 Light" w:cs="Frutiger LT Arabic 45 Light"/>
                  <w:b w:val="0"/>
                  <w:bCs w:val="0"/>
                  <w:rPrChange w:id="5040" w:author="Mohamed Amer" w:date="2024-07-28T17:21:00Z" w16du:dateUtc="2024-07-28T14:21:00Z">
                    <w:rPr>
                      <w:rStyle w:val="-Normal"/>
                      <w:rFonts w:ascii="Frutiger LT Arabic 45 Light" w:hAnsi="Frutiger LT Arabic 45 Light" w:cs="Frutiger LT Arabic 45 Light"/>
                      <w:color w:val="000000" w:themeColor="text1"/>
                    </w:rPr>
                  </w:rPrChange>
                </w:rPr>
                <w:t>Windows ID</w:t>
              </w:r>
            </w:ins>
          </w:p>
          <w:p w14:paraId="1E02C443" w14:textId="77777777" w:rsidR="005A3C7B" w:rsidRPr="00FF2D39" w:rsidRDefault="005A3C7B" w:rsidP="00FF2D39">
            <w:pPr>
              <w:pStyle w:val="ListParagraph"/>
              <w:numPr>
                <w:ilvl w:val="0"/>
                <w:numId w:val="54"/>
              </w:numPr>
              <w:spacing w:after="160"/>
              <w:rPr>
                <w:ins w:id="5041" w:author="Mohamed Amer" w:date="2024-07-28T17:04:00Z" w16du:dateUtc="2024-07-28T14:04:00Z"/>
                <w:rStyle w:val="-Normal"/>
                <w:rFonts w:ascii="Frutiger LT Arabic 45 Light" w:eastAsia="Times New Roman" w:hAnsi="Frutiger LT Arabic 45 Light" w:cs="Frutiger LT Arabic 45 Light"/>
                <w:b w:val="0"/>
                <w:bCs w:val="0"/>
                <w:rPrChange w:id="5042" w:author="Mohamed Amer" w:date="2024-07-28T17:21:00Z" w16du:dateUtc="2024-07-28T14:21:00Z">
                  <w:rPr>
                    <w:ins w:id="5043" w:author="Mohamed Amer" w:date="2024-07-28T17:04:00Z" w16du:dateUtc="2024-07-28T14:04:00Z"/>
                    <w:rStyle w:val="-Normal"/>
                    <w:rFonts w:ascii="Frutiger LT Arabic 45 Light" w:eastAsia="Times New Roman" w:hAnsi="Frutiger LT Arabic 45 Light" w:cs="Frutiger LT Arabic 45 Light"/>
                    <w:b w:val="0"/>
                    <w:bCs w:val="0"/>
                    <w:color w:val="000000" w:themeColor="text1"/>
                  </w:rPr>
                </w:rPrChange>
              </w:rPr>
              <w:pPrChange w:id="5044" w:author="Mohamed Amer" w:date="2024-07-28T17:21:00Z" w16du:dateUtc="2024-07-28T14:21:00Z">
                <w:pPr>
                  <w:pStyle w:val="ListParagraph"/>
                  <w:framePr w:hSpace="180" w:wrap="around" w:vAnchor="text" w:hAnchor="text" w:y="76"/>
                  <w:numPr>
                    <w:numId w:val="54"/>
                  </w:numPr>
                  <w:ind w:left="1080" w:hanging="360"/>
                </w:pPr>
              </w:pPrChange>
            </w:pPr>
            <w:ins w:id="5045" w:author="Mohamed Amer" w:date="2024-07-28T17:04:00Z" w16du:dateUtc="2024-07-28T14:04:00Z">
              <w:r w:rsidRPr="00FF2D39">
                <w:rPr>
                  <w:rStyle w:val="-Normal"/>
                  <w:rFonts w:ascii="Frutiger LT Arabic 45 Light" w:eastAsia="Times New Roman" w:hAnsi="Frutiger LT Arabic 45 Light" w:cs="Frutiger LT Arabic 45 Light"/>
                  <w:b w:val="0"/>
                  <w:bCs w:val="0"/>
                  <w:rPrChange w:id="5046" w:author="Mohamed Amer" w:date="2024-07-28T17:21:00Z" w16du:dateUtc="2024-07-28T14:21:00Z">
                    <w:rPr>
                      <w:rStyle w:val="-Normal"/>
                      <w:rFonts w:ascii="Frutiger LT Arabic 45 Light" w:hAnsi="Frutiger LT Arabic 45 Light" w:cs="Frutiger LT Arabic 45 Light"/>
                      <w:color w:val="000000" w:themeColor="text1"/>
                    </w:rPr>
                  </w:rPrChange>
                </w:rPr>
                <w:t>Email ID</w:t>
              </w:r>
            </w:ins>
          </w:p>
          <w:p w14:paraId="26DF8CAE" w14:textId="11B669BA" w:rsidR="00EB3225" w:rsidRPr="00FF2D39" w:rsidRDefault="00EB3225" w:rsidP="00FF2D39">
            <w:pPr>
              <w:pStyle w:val="ListParagraph"/>
              <w:numPr>
                <w:ilvl w:val="0"/>
                <w:numId w:val="54"/>
              </w:numPr>
              <w:spacing w:after="160"/>
              <w:rPr>
                <w:ins w:id="5047" w:author="Mohamed Amer" w:date="2024-07-28T16:57:00Z" w16du:dateUtc="2024-07-28T13:57:00Z"/>
                <w:rStyle w:val="-Normal"/>
                <w:rFonts w:ascii="Frutiger LT Arabic 45 Light" w:eastAsia="Times New Roman" w:hAnsi="Frutiger LT Arabic 45 Light" w:cs="Frutiger LT Arabic 45 Light"/>
                <w:b w:val="0"/>
                <w:bCs w:val="0"/>
                <w:rPrChange w:id="5048" w:author="Mohamed Amer" w:date="2024-07-28T17:21:00Z" w16du:dateUtc="2024-07-28T14:21:00Z">
                  <w:rPr>
                    <w:ins w:id="5049" w:author="Mohamed Amer" w:date="2024-07-28T16:57:00Z" w16du:dateUtc="2024-07-28T13:57:00Z"/>
                    <w:b w:val="0"/>
                    <w:bCs w:val="0"/>
                    <w:sz w:val="16"/>
                    <w:szCs w:val="16"/>
                  </w:rPr>
                </w:rPrChange>
              </w:rPr>
              <w:pPrChange w:id="5050" w:author="Mohamed Amer" w:date="2024-07-28T17:21:00Z" w16du:dateUtc="2024-07-28T14:21:00Z">
                <w:pPr>
                  <w:pStyle w:val="ListParagraph"/>
                  <w:framePr w:hSpace="180" w:wrap="around" w:vAnchor="text" w:hAnchor="text" w:y="76"/>
                  <w:numPr>
                    <w:numId w:val="54"/>
                  </w:numPr>
                  <w:ind w:left="1080" w:hanging="360"/>
                </w:pPr>
              </w:pPrChange>
            </w:pPr>
            <w:ins w:id="5051"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5052" w:author="Mohamed Amer" w:date="2024-07-28T17:21:00Z" w16du:dateUtc="2024-07-28T14:21:00Z">
                    <w:rPr>
                      <w:sz w:val="16"/>
                      <w:szCs w:val="16"/>
                    </w:rPr>
                  </w:rPrChange>
                </w:rPr>
                <w:t>AT (User and password)</w:t>
              </w:r>
            </w:ins>
          </w:p>
          <w:p w14:paraId="6924B4AB" w14:textId="77777777" w:rsidR="00EB3225" w:rsidRPr="00FF2D39" w:rsidRDefault="00EB3225" w:rsidP="00FF2D39">
            <w:pPr>
              <w:pStyle w:val="ListParagraph"/>
              <w:numPr>
                <w:ilvl w:val="0"/>
                <w:numId w:val="54"/>
              </w:numPr>
              <w:spacing w:after="160"/>
              <w:rPr>
                <w:ins w:id="5053" w:author="Mohamed Amer" w:date="2024-07-28T16:57:00Z" w16du:dateUtc="2024-07-28T13:57:00Z"/>
                <w:rStyle w:val="-Normal"/>
                <w:rFonts w:ascii="Frutiger LT Arabic 45 Light" w:eastAsia="Times New Roman" w:hAnsi="Frutiger LT Arabic 45 Light" w:cs="Frutiger LT Arabic 45 Light"/>
                <w:b w:val="0"/>
                <w:bCs w:val="0"/>
                <w:rPrChange w:id="5054" w:author="Mohamed Amer" w:date="2024-07-28T17:21:00Z" w16du:dateUtc="2024-07-28T14:21:00Z">
                  <w:rPr>
                    <w:ins w:id="5055" w:author="Mohamed Amer" w:date="2024-07-28T16:57:00Z" w16du:dateUtc="2024-07-28T13:57:00Z"/>
                    <w:b w:val="0"/>
                    <w:bCs w:val="0"/>
                    <w:sz w:val="16"/>
                    <w:szCs w:val="16"/>
                    <w:highlight w:val="yellow"/>
                  </w:rPr>
                </w:rPrChange>
              </w:rPr>
              <w:pPrChange w:id="5056" w:author="Mohamed Amer" w:date="2024-07-28T17:21:00Z" w16du:dateUtc="2024-07-28T14:21:00Z">
                <w:pPr>
                  <w:pStyle w:val="ListParagraph"/>
                  <w:framePr w:hSpace="180" w:wrap="around" w:vAnchor="text" w:hAnchor="text" w:y="76"/>
                  <w:numPr>
                    <w:numId w:val="54"/>
                  </w:numPr>
                  <w:ind w:left="1080" w:hanging="360"/>
                </w:pPr>
              </w:pPrChange>
            </w:pPr>
            <w:ins w:id="5057"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5058" w:author="Mohamed Amer" w:date="2024-07-28T17:21:00Z" w16du:dateUtc="2024-07-28T14:21:00Z">
                    <w:rPr>
                      <w:sz w:val="16"/>
                      <w:szCs w:val="16"/>
                      <w:highlight w:val="yellow"/>
                    </w:rPr>
                  </w:rPrChange>
                </w:rPr>
                <w:t>World check (User and password)</w:t>
              </w:r>
            </w:ins>
          </w:p>
          <w:p w14:paraId="4033EC92" w14:textId="77777777" w:rsidR="00EB3225" w:rsidRPr="00FF2D39" w:rsidRDefault="00EB3225" w:rsidP="00FF2D39">
            <w:pPr>
              <w:pStyle w:val="ListParagraph"/>
              <w:numPr>
                <w:ilvl w:val="0"/>
                <w:numId w:val="54"/>
              </w:numPr>
              <w:spacing w:after="160"/>
              <w:rPr>
                <w:ins w:id="5059" w:author="Mohamed Amer" w:date="2024-07-28T16:57:00Z" w16du:dateUtc="2024-07-28T13:57:00Z"/>
                <w:rStyle w:val="-Normal"/>
                <w:rFonts w:ascii="Frutiger LT Arabic 45 Light" w:eastAsia="Times New Roman" w:hAnsi="Frutiger LT Arabic 45 Light" w:cs="Frutiger LT Arabic 45 Light"/>
                <w:b w:val="0"/>
                <w:bCs w:val="0"/>
                <w:rPrChange w:id="5060" w:author="Mohamed Amer" w:date="2024-07-28T17:21:00Z" w16du:dateUtc="2024-07-28T14:21:00Z">
                  <w:rPr>
                    <w:ins w:id="5061" w:author="Mohamed Amer" w:date="2024-07-28T16:57:00Z" w16du:dateUtc="2024-07-28T13:57:00Z"/>
                    <w:b w:val="0"/>
                    <w:bCs w:val="0"/>
                    <w:sz w:val="16"/>
                    <w:szCs w:val="16"/>
                  </w:rPr>
                </w:rPrChange>
              </w:rPr>
              <w:pPrChange w:id="5062" w:author="Mohamed Amer" w:date="2024-07-28T17:21:00Z" w16du:dateUtc="2024-07-28T14:21:00Z">
                <w:pPr>
                  <w:pStyle w:val="ListParagraph"/>
                  <w:framePr w:hSpace="180" w:wrap="around" w:vAnchor="text" w:hAnchor="text" w:y="76"/>
                  <w:numPr>
                    <w:numId w:val="54"/>
                  </w:numPr>
                  <w:ind w:left="1080" w:hanging="360"/>
                </w:pPr>
              </w:pPrChange>
            </w:pPr>
            <w:ins w:id="5063"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5064" w:author="Mohamed Amer" w:date="2024-07-28T17:21:00Z" w16du:dateUtc="2024-07-28T14:21:00Z">
                    <w:rPr>
                      <w:sz w:val="16"/>
                      <w:szCs w:val="16"/>
                    </w:rPr>
                  </w:rPrChange>
                </w:rPr>
                <w:t>SQL account with a permission to create a database and tables – read/write</w:t>
              </w:r>
            </w:ins>
          </w:p>
          <w:p w14:paraId="23077ED3" w14:textId="77777777" w:rsidR="00EB3225" w:rsidRPr="00E618AC" w:rsidRDefault="00EB3225" w:rsidP="00FF2D39">
            <w:pPr>
              <w:pStyle w:val="ListParagraph"/>
              <w:numPr>
                <w:ilvl w:val="0"/>
                <w:numId w:val="54"/>
              </w:numPr>
              <w:spacing w:after="160"/>
              <w:rPr>
                <w:ins w:id="5065" w:author="Mohamed Amer" w:date="2024-07-28T17:27:00Z" w16du:dateUtc="2024-07-28T14:27:00Z"/>
                <w:rStyle w:val="-Normal"/>
                <w:rFonts w:ascii="Frutiger LT Arabic 45 Light" w:eastAsia="Times New Roman" w:hAnsi="Frutiger LT Arabic 45 Light" w:cs="Frutiger LT Arabic 45 Light"/>
                <w:b w:val="0"/>
                <w:bCs w:val="0"/>
                <w:rPrChange w:id="5066" w:author="Mohamed Amer" w:date="2024-07-28T17:27:00Z" w16du:dateUtc="2024-07-28T14:27:00Z">
                  <w:rPr>
                    <w:ins w:id="5067" w:author="Mohamed Amer" w:date="2024-07-28T17:27:00Z" w16du:dateUtc="2024-07-28T14:27:00Z"/>
                    <w:rStyle w:val="-Normal"/>
                    <w:rFonts w:ascii="Frutiger LT Arabic 45 Light" w:eastAsia="Times New Roman" w:hAnsi="Frutiger LT Arabic 45 Light" w:cs="Frutiger LT Arabic 45 Light"/>
                  </w:rPr>
                </w:rPrChange>
              </w:rPr>
            </w:pPr>
            <w:ins w:id="5068"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5069" w:author="Mohamed Amer" w:date="2024-07-28T17:21:00Z" w16du:dateUtc="2024-07-28T14:21:00Z">
                    <w:rPr>
                      <w:sz w:val="16"/>
                      <w:szCs w:val="16"/>
                      <w:highlight w:val="yellow"/>
                    </w:rPr>
                  </w:rPrChange>
                </w:rPr>
                <w:t>Access to shared folder</w:t>
              </w:r>
            </w:ins>
          </w:p>
          <w:p w14:paraId="5478475F" w14:textId="3C188DD9" w:rsidR="00E618AC" w:rsidRPr="00FF2D39" w:rsidRDefault="00E618AC" w:rsidP="00FF2D39">
            <w:pPr>
              <w:pStyle w:val="ListParagraph"/>
              <w:numPr>
                <w:ilvl w:val="0"/>
                <w:numId w:val="54"/>
              </w:numPr>
              <w:spacing w:after="160"/>
              <w:rPr>
                <w:ins w:id="5070" w:author="Mohamed Amer" w:date="2024-07-28T16:57:00Z" w16du:dateUtc="2024-07-28T13:57:00Z"/>
                <w:rStyle w:val="-Normal"/>
                <w:rFonts w:ascii="Frutiger LT Arabic 45 Light" w:eastAsia="Times New Roman" w:hAnsi="Frutiger LT Arabic 45 Light" w:cs="Frutiger LT Arabic 45 Light"/>
                <w:b w:val="0"/>
                <w:bCs w:val="0"/>
                <w:rPrChange w:id="5071" w:author="Mohamed Amer" w:date="2024-07-28T17:21:00Z" w16du:dateUtc="2024-07-28T14:21:00Z">
                  <w:rPr>
                    <w:ins w:id="5072" w:author="Mohamed Amer" w:date="2024-07-28T16:57:00Z" w16du:dateUtc="2024-07-28T13:57:00Z"/>
                    <w:b w:val="0"/>
                    <w:bCs w:val="0"/>
                    <w:sz w:val="16"/>
                    <w:szCs w:val="16"/>
                    <w:highlight w:val="yellow"/>
                  </w:rPr>
                </w:rPrChange>
              </w:rPr>
              <w:pPrChange w:id="5073" w:author="Mohamed Amer" w:date="2024-07-28T17:21:00Z" w16du:dateUtc="2024-07-28T14:21:00Z">
                <w:pPr>
                  <w:pStyle w:val="ListParagraph"/>
                  <w:framePr w:hSpace="180" w:wrap="around" w:vAnchor="text" w:hAnchor="text" w:y="76"/>
                  <w:numPr>
                    <w:numId w:val="54"/>
                  </w:numPr>
                  <w:ind w:left="1080" w:hanging="360"/>
                </w:pPr>
              </w:pPrChange>
            </w:pPr>
            <w:ins w:id="5074" w:author="Mohamed Amer" w:date="2024-07-28T17:27:00Z" w16du:dateUtc="2024-07-28T14:27:00Z">
              <w:r>
                <w:rPr>
                  <w:rStyle w:val="-Normal"/>
                  <w:b w:val="0"/>
                  <w:bCs w:val="0"/>
                </w:rPr>
                <w:t>Internet access</w:t>
              </w:r>
            </w:ins>
          </w:p>
          <w:p w14:paraId="719919B3" w14:textId="6F3AB179" w:rsidR="00EB3225" w:rsidRPr="005A3C7B" w:rsidRDefault="00EB3225" w:rsidP="00FF2D39">
            <w:pPr>
              <w:pStyle w:val="ListParagraph"/>
              <w:numPr>
                <w:ilvl w:val="0"/>
                <w:numId w:val="54"/>
              </w:numPr>
              <w:spacing w:after="160"/>
              <w:rPr>
                <w:ins w:id="5075" w:author="Mohamed Amer" w:date="2024-07-28T16:57:00Z" w16du:dateUtc="2024-07-28T13:57:00Z"/>
                <w:rStyle w:val="-Normal"/>
                <w:rFonts w:ascii="Frutiger LT Arabic 45 Light" w:eastAsia="Times New Roman" w:hAnsi="Frutiger LT Arabic 45 Light" w:cs="Frutiger LT Arabic 45 Light"/>
                <w:color w:val="000000" w:themeColor="text1"/>
                <w:rPrChange w:id="5076" w:author="Mohamed Amer" w:date="2024-07-28T17:04:00Z" w16du:dateUtc="2024-07-28T14:04:00Z">
                  <w:rPr>
                    <w:ins w:id="5077" w:author="Mohamed Amer" w:date="2024-07-28T16:57:00Z" w16du:dateUtc="2024-07-28T13:57:00Z"/>
                    <w:b w:val="0"/>
                    <w:bCs w:val="0"/>
                    <w:sz w:val="16"/>
                    <w:szCs w:val="16"/>
                  </w:rPr>
                </w:rPrChange>
              </w:rPr>
              <w:pPrChange w:id="5078" w:author="Mohamed Amer" w:date="2024-07-28T17:21:00Z" w16du:dateUtc="2024-07-28T14:21:00Z">
                <w:pPr>
                  <w:pStyle w:val="ListParagraph"/>
                  <w:framePr w:hSpace="180" w:wrap="around" w:vAnchor="text" w:hAnchor="text" w:y="76"/>
                  <w:numPr>
                    <w:numId w:val="54"/>
                  </w:numPr>
                  <w:ind w:left="1080" w:hanging="360"/>
                </w:pPr>
              </w:pPrChange>
            </w:pPr>
            <w:ins w:id="5079"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5080" w:author="Mohamed Amer" w:date="2024-07-28T17:21:00Z" w16du:dateUtc="2024-07-28T14:21:00Z">
                    <w:rPr>
                      <w:sz w:val="16"/>
                      <w:szCs w:val="16"/>
                    </w:rPr>
                  </w:rPrChange>
                </w:rPr>
                <w:t xml:space="preserve">Test data to cover both the happy and </w:t>
              </w:r>
            </w:ins>
            <w:ins w:id="5081" w:author="Mohamed Amer" w:date="2024-07-28T17:08:00Z" w16du:dateUtc="2024-07-28T14:08:00Z">
              <w:r w:rsidR="0011435F" w:rsidRPr="00FF2D39">
                <w:rPr>
                  <w:rStyle w:val="-Normal"/>
                  <w:rFonts w:ascii="Frutiger LT Arabic 45 Light" w:eastAsia="Times New Roman" w:hAnsi="Frutiger LT Arabic 45 Light" w:cs="Frutiger LT Arabic 45 Light"/>
                  <w:b w:val="0"/>
                  <w:bCs w:val="0"/>
                  <w:rPrChange w:id="5082"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unhappy scenarios.</w:t>
              </w:r>
            </w:ins>
            <w:ins w:id="5083" w:author="Mohamed Amer" w:date="2024-07-28T16:57:00Z" w16du:dateUtc="2024-07-28T13:57:00Z">
              <w:r w:rsidRPr="00FF2D39">
                <w:rPr>
                  <w:rStyle w:val="-Normal"/>
                  <w:rFonts w:ascii="Frutiger LT Arabic 45 Light" w:eastAsia="Times New Roman" w:hAnsi="Frutiger LT Arabic 45 Light" w:cs="Frutiger LT Arabic 45 Light"/>
                  <w:b w:val="0"/>
                  <w:bCs w:val="0"/>
                  <w:rPrChange w:id="5084" w:author="Mohamed Amer" w:date="2024-07-28T17:21:00Z" w16du:dateUtc="2024-07-28T14:21:00Z">
                    <w:rPr>
                      <w:sz w:val="16"/>
                      <w:szCs w:val="16"/>
                    </w:rPr>
                  </w:rPrChange>
                </w:rPr>
                <w:t>.</w:t>
              </w:r>
            </w:ins>
          </w:p>
        </w:tc>
        <w:tc>
          <w:tcPr>
            <w:tcW w:w="997" w:type="pct"/>
          </w:tcPr>
          <w:p w14:paraId="197BD8F2" w14:textId="77777777" w:rsidR="00EB3225" w:rsidRPr="00EB3225" w:rsidRDefault="00EB3225" w:rsidP="00E658D5">
            <w:pPr>
              <w:pStyle w:val="ListParagraph"/>
              <w:ind w:left="0"/>
              <w:cnfStyle w:val="000000100000" w:firstRow="0" w:lastRow="0" w:firstColumn="0" w:lastColumn="0" w:oddVBand="0" w:evenVBand="0" w:oddHBand="1" w:evenHBand="0" w:firstRowFirstColumn="0" w:firstRowLastColumn="0" w:lastRowFirstColumn="0" w:lastRowLastColumn="0"/>
              <w:rPr>
                <w:ins w:id="5085" w:author="Mohamed Amer" w:date="2024-07-28T16:57:00Z" w16du:dateUtc="2024-07-28T13:57:00Z"/>
                <w:rStyle w:val="-Normal"/>
                <w:rFonts w:ascii="Frutiger LT Arabic 45 Light" w:eastAsia="Times New Roman" w:hAnsi="Frutiger LT Arabic 45 Light" w:cs="Frutiger LT Arabic 45 Light"/>
                <w:rPrChange w:id="5086" w:author="Mohamed Amer" w:date="2024-07-28T16:59:00Z" w16du:dateUtc="2024-07-28T13:59:00Z">
                  <w:rPr>
                    <w:ins w:id="5087" w:author="Mohamed Amer" w:date="2024-07-28T16:57:00Z" w16du:dateUtc="2024-07-28T13:57:00Z"/>
                    <w:rFonts w:ascii="Frutiger LT Arabic 45 Light" w:hAnsi="Frutiger LT Arabic 45 Light" w:cs="Frutiger LT Arabic 45 Light"/>
                    <w:color w:val="000000" w:themeColor="text1"/>
                    <w:sz w:val="20"/>
                    <w:szCs w:val="20"/>
                  </w:rPr>
                </w:rPrChange>
              </w:rPr>
            </w:pPr>
            <w:ins w:id="5088" w:author="Mohamed Amer" w:date="2024-07-28T16:57:00Z" w16du:dateUtc="2024-07-28T13:57:00Z">
              <w:r w:rsidRPr="00EB3225">
                <w:rPr>
                  <w:rStyle w:val="-Normal"/>
                  <w:rFonts w:ascii="Frutiger LT Arabic 45 Light" w:hAnsi="Frutiger LT Arabic 45 Light" w:cs="Frutiger LT Arabic 45 Light"/>
                  <w:rPrChange w:id="5089" w:author="Mohamed Amer" w:date="2024-07-28T16:59:00Z" w16du:dateUtc="2024-07-28T13:59:00Z">
                    <w:rPr>
                      <w:rFonts w:ascii="Frutiger LT Arabic 45 Light" w:hAnsi="Frutiger LT Arabic 45 Light" w:cs="Frutiger LT Arabic 45 Light"/>
                      <w:color w:val="000000" w:themeColor="text1"/>
                      <w:sz w:val="20"/>
                      <w:szCs w:val="20"/>
                    </w:rPr>
                  </w:rPrChange>
                </w:rPr>
                <w:t>Albilad Capital</w:t>
              </w:r>
            </w:ins>
          </w:p>
        </w:tc>
      </w:tr>
    </w:tbl>
    <w:p w14:paraId="5D7CF05F" w14:textId="77777777" w:rsidR="00EB3225" w:rsidRPr="00EB3225" w:rsidRDefault="00EB3225">
      <w:pPr>
        <w:pStyle w:val="Heading1"/>
        <w:numPr>
          <w:ilvl w:val="0"/>
          <w:numId w:val="55"/>
        </w:numPr>
        <w:ind w:left="450" w:right="3255"/>
        <w:rPr>
          <w:ins w:id="5090" w:author="Mohamed Amer" w:date="2024-07-28T16:57:00Z" w16du:dateUtc="2024-07-28T13:57:00Z"/>
          <w:rStyle w:val="-Normal"/>
          <w:rFonts w:ascii="Frutiger LT Arabic 45 Light" w:hAnsi="Frutiger LT Arabic 45 Light" w:cs="Frutiger LT Arabic 45 Light"/>
          <w:rPrChange w:id="5091" w:author="Mohamed Amer" w:date="2024-07-28T16:59:00Z" w16du:dateUtc="2024-07-28T13:59:00Z">
            <w:rPr>
              <w:ins w:id="5092" w:author="Mohamed Amer" w:date="2024-07-28T16:57:00Z" w16du:dateUtc="2024-07-28T13:57:00Z"/>
              <w:rStyle w:val="Strong"/>
              <w:rFonts w:ascii="Frutiger LT Arabic 45 Light" w:hAnsi="Frutiger LT Arabic 45 Light" w:cs="Frutiger LT Arabic 45 Light"/>
              <w:b/>
              <w:bCs/>
              <w:color w:val="000000" w:themeColor="text1"/>
              <w:kern w:val="0"/>
              <w:sz w:val="24"/>
              <w:szCs w:val="24"/>
            </w:rPr>
          </w:rPrChange>
        </w:rPr>
        <w:pPrChange w:id="5093" w:author="Mohamed Amer" w:date="2024-07-28T17:04:00Z" w16du:dateUtc="2024-07-28T14:04:00Z">
          <w:pPr>
            <w:pStyle w:val="Heading1"/>
            <w:numPr>
              <w:numId w:val="55"/>
            </w:numPr>
            <w:tabs>
              <w:tab w:val="num" w:pos="3255"/>
            </w:tabs>
            <w:ind w:left="3255" w:right="3255" w:hanging="360"/>
          </w:pPr>
        </w:pPrChange>
      </w:pPr>
      <w:ins w:id="5094" w:author="Mohamed Amer" w:date="2024-07-28T16:57:00Z" w16du:dateUtc="2024-07-28T13:57:00Z">
        <w:r w:rsidRPr="005A3C7B">
          <w:rPr>
            <w:rStyle w:val="-Normal"/>
            <w:rFonts w:ascii="Frutiger LT Arabic 45 Light" w:hAnsi="Frutiger LT Arabic 45 Light" w:cs="Frutiger LT Arabic 45 Light"/>
            <w:bCs w:val="0"/>
            <w:kern w:val="0"/>
            <w:rPrChange w:id="5095" w:author="Mohamed Amer" w:date="2024-07-28T17:04:00Z" w16du:dateUtc="2024-07-28T14:04:00Z">
              <w:rPr>
                <w:rStyle w:val="Strong"/>
                <w:rFonts w:ascii="Frutiger LT Arabic 45 Light" w:hAnsi="Frutiger LT Arabic 45 Light" w:cs="Frutiger LT Arabic 45 Light"/>
                <w:bCs/>
                <w:color w:val="000000" w:themeColor="text1"/>
              </w:rPr>
            </w:rPrChange>
          </w:rPr>
          <w:t>Automation Prerequisites KYC Update</w:t>
        </w:r>
      </w:ins>
    </w:p>
    <w:p w14:paraId="1D1E5D48" w14:textId="77777777" w:rsidR="00EB3225" w:rsidRPr="00EB3225" w:rsidRDefault="00EB3225" w:rsidP="00EB3225">
      <w:pPr>
        <w:ind w:firstLine="432"/>
        <w:rPr>
          <w:ins w:id="5096" w:author="Mohamed Amer" w:date="2024-07-28T16:57:00Z" w16du:dateUtc="2024-07-28T13:57:00Z"/>
          <w:rStyle w:val="-Normal"/>
          <w:rFonts w:ascii="Frutiger LT Arabic 45 Light" w:hAnsi="Frutiger LT Arabic 45 Light" w:cs="Frutiger LT Arabic 45 Light"/>
          <w:rPrChange w:id="5097" w:author="Mohamed Amer" w:date="2024-07-28T16:59:00Z" w16du:dateUtc="2024-07-28T13:59:00Z">
            <w:rPr>
              <w:ins w:id="5098" w:author="Mohamed Amer" w:date="2024-07-28T16:57:00Z" w16du:dateUtc="2024-07-28T13:57:00Z"/>
              <w:rFonts w:ascii="Frutiger LT Arabic 45 Light" w:hAnsi="Frutiger LT Arabic 45 Light" w:cs="Frutiger LT Arabic 45 Light"/>
              <w:color w:val="000000" w:themeColor="text1"/>
              <w:sz w:val="20"/>
              <w:szCs w:val="20"/>
              <w:lang w:bidi="ar-EG"/>
            </w:rPr>
          </w:rPrChange>
        </w:rPr>
      </w:pPr>
      <w:ins w:id="5099" w:author="Mohamed Amer" w:date="2024-07-28T16:57:00Z" w16du:dateUtc="2024-07-28T13:57:00Z">
        <w:r w:rsidRPr="00EB3225">
          <w:rPr>
            <w:rStyle w:val="-Normal"/>
            <w:rFonts w:ascii="Frutiger LT Arabic 45 Light" w:hAnsi="Frutiger LT Arabic 45 Light" w:cs="Frutiger LT Arabic 45 Light"/>
            <w:rPrChange w:id="5100" w:author="Mohamed Amer" w:date="2024-07-28T16:59:00Z" w16du:dateUtc="2024-07-28T13:59:00Z">
              <w:rPr>
                <w:rFonts w:ascii="Frutiger LT Arabic 45 Light" w:hAnsi="Frutiger LT Arabic 45 Light" w:cs="Frutiger LT Arabic 45 Light"/>
                <w:color w:val="000000" w:themeColor="text1"/>
                <w:sz w:val="20"/>
                <w:szCs w:val="20"/>
                <w:lang w:bidi="ar-EG"/>
              </w:rPr>
            </w:rPrChange>
          </w:rPr>
          <w:t>This section is to consolidate all technical prerequisites that are mandatory to start the automation.</w:t>
        </w:r>
      </w:ins>
    </w:p>
    <w:tbl>
      <w:tblPr>
        <w:tblStyle w:val="GridTable4-Accent3"/>
        <w:tblpPr w:leftFromText="180" w:rightFromText="180" w:vertAnchor="text" w:tblpY="76"/>
        <w:tblW w:w="5000" w:type="pct"/>
        <w:tblLook w:val="04A0" w:firstRow="1" w:lastRow="0" w:firstColumn="1" w:lastColumn="0" w:noHBand="0" w:noVBand="1"/>
      </w:tblPr>
      <w:tblGrid>
        <w:gridCol w:w="8372"/>
        <w:gridCol w:w="2085"/>
      </w:tblGrid>
      <w:tr w:rsidR="00EB3225" w:rsidRPr="00EB3225" w14:paraId="3420C968" w14:textId="77777777" w:rsidTr="00E658D5">
        <w:trPr>
          <w:cnfStyle w:val="100000000000" w:firstRow="1" w:lastRow="0" w:firstColumn="0" w:lastColumn="0" w:oddVBand="0" w:evenVBand="0" w:oddHBand="0" w:evenHBand="0" w:firstRowFirstColumn="0" w:firstRowLastColumn="0" w:lastRowFirstColumn="0" w:lastRowLastColumn="0"/>
          <w:ins w:id="5101"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30ED54CB" w14:textId="77777777" w:rsidR="00EB3225" w:rsidRPr="00EB3225" w:rsidRDefault="00EB3225" w:rsidP="00E658D5">
            <w:pPr>
              <w:rPr>
                <w:ins w:id="5102" w:author="Mohamed Amer" w:date="2024-07-28T16:57:00Z" w16du:dateUtc="2024-07-28T13:57:00Z"/>
                <w:rStyle w:val="-Normal"/>
                <w:rFonts w:ascii="Frutiger LT Arabic 45 Light" w:eastAsia="Times New Roman" w:hAnsi="Frutiger LT Arabic 45 Light" w:cs="Frutiger LT Arabic 45 Light"/>
                <w:b w:val="0"/>
                <w:bCs w:val="0"/>
                <w:rPrChange w:id="5103" w:author="Mohamed Amer" w:date="2024-07-28T16:59:00Z" w16du:dateUtc="2024-07-28T13:59:00Z">
                  <w:rPr>
                    <w:ins w:id="5104" w:author="Mohamed Amer" w:date="2024-07-28T16:57:00Z" w16du:dateUtc="2024-07-28T13:57:00Z"/>
                    <w:rFonts w:ascii="Frutiger LT Arabic 45 Light" w:hAnsi="Frutiger LT Arabic 45 Light" w:cs="Frutiger LT Arabic 45 Light"/>
                    <w:color w:val="000000" w:themeColor="text1"/>
                    <w:sz w:val="20"/>
                    <w:szCs w:val="20"/>
                  </w:rPr>
                </w:rPrChange>
              </w:rPr>
            </w:pPr>
            <w:ins w:id="5105" w:author="Mohamed Amer" w:date="2024-07-28T16:57:00Z" w16du:dateUtc="2024-07-28T13:57:00Z">
              <w:r w:rsidRPr="00EB3225">
                <w:rPr>
                  <w:rStyle w:val="-Normal"/>
                  <w:rFonts w:ascii="Frutiger LT Arabic 45 Light" w:hAnsi="Frutiger LT Arabic 45 Light" w:cs="Frutiger LT Arabic 45 Light"/>
                  <w:color w:val="auto"/>
                  <w:rPrChange w:id="5106" w:author="Mohamed Amer" w:date="2024-07-28T16:59:00Z" w16du:dateUtc="2024-07-28T13:59:00Z">
                    <w:rPr>
                      <w:rFonts w:ascii="Frutiger LT Arabic 45 Light" w:hAnsi="Frutiger LT Arabic 45 Light" w:cs="Frutiger LT Arabic 45 Light"/>
                      <w:color w:val="000000" w:themeColor="text1"/>
                      <w:sz w:val="20"/>
                      <w:szCs w:val="20"/>
                    </w:rPr>
                  </w:rPrChange>
                </w:rPr>
                <w:t>Item</w:t>
              </w:r>
            </w:ins>
          </w:p>
        </w:tc>
        <w:tc>
          <w:tcPr>
            <w:tcW w:w="997" w:type="pct"/>
          </w:tcPr>
          <w:p w14:paraId="1BDACE15" w14:textId="77777777" w:rsidR="00EB3225" w:rsidRPr="00EB3225" w:rsidRDefault="00EB3225" w:rsidP="00E658D5">
            <w:pPr>
              <w:cnfStyle w:val="100000000000" w:firstRow="1" w:lastRow="0" w:firstColumn="0" w:lastColumn="0" w:oddVBand="0" w:evenVBand="0" w:oddHBand="0" w:evenHBand="0" w:firstRowFirstColumn="0" w:firstRowLastColumn="0" w:lastRowFirstColumn="0" w:lastRowLastColumn="0"/>
              <w:rPr>
                <w:ins w:id="5107" w:author="Mohamed Amer" w:date="2024-07-28T16:57:00Z" w16du:dateUtc="2024-07-28T13:57:00Z"/>
                <w:rStyle w:val="-Normal"/>
                <w:rFonts w:ascii="Frutiger LT Arabic 45 Light" w:eastAsia="Times New Roman" w:hAnsi="Frutiger LT Arabic 45 Light" w:cs="Frutiger LT Arabic 45 Light"/>
                <w:b w:val="0"/>
                <w:bCs w:val="0"/>
                <w:rPrChange w:id="5108" w:author="Mohamed Amer" w:date="2024-07-28T16:59:00Z" w16du:dateUtc="2024-07-28T13:59:00Z">
                  <w:rPr>
                    <w:ins w:id="5109" w:author="Mohamed Amer" w:date="2024-07-28T16:57:00Z" w16du:dateUtc="2024-07-28T13:57:00Z"/>
                    <w:rFonts w:ascii="Frutiger LT Arabic 45 Light" w:hAnsi="Frutiger LT Arabic 45 Light" w:cs="Frutiger LT Arabic 45 Light"/>
                    <w:color w:val="000000" w:themeColor="text1"/>
                    <w:sz w:val="20"/>
                    <w:szCs w:val="20"/>
                  </w:rPr>
                </w:rPrChange>
              </w:rPr>
            </w:pPr>
            <w:ins w:id="5110" w:author="Mohamed Amer" w:date="2024-07-28T16:57:00Z" w16du:dateUtc="2024-07-28T13:57:00Z">
              <w:r w:rsidRPr="00EB3225">
                <w:rPr>
                  <w:rStyle w:val="-Normal"/>
                  <w:rFonts w:ascii="Frutiger LT Arabic 45 Light" w:hAnsi="Frutiger LT Arabic 45 Light" w:cs="Frutiger LT Arabic 45 Light"/>
                  <w:color w:val="auto"/>
                  <w:rPrChange w:id="5111" w:author="Mohamed Amer" w:date="2024-07-28T16:59:00Z" w16du:dateUtc="2024-07-28T13:59:00Z">
                    <w:rPr>
                      <w:rFonts w:ascii="Frutiger LT Arabic 45 Light" w:hAnsi="Frutiger LT Arabic 45 Light" w:cs="Frutiger LT Arabic 45 Light"/>
                      <w:color w:val="000000" w:themeColor="text1"/>
                      <w:sz w:val="20"/>
                      <w:szCs w:val="20"/>
                    </w:rPr>
                  </w:rPrChange>
                </w:rPr>
                <w:t>Ownership</w:t>
              </w:r>
            </w:ins>
          </w:p>
        </w:tc>
      </w:tr>
      <w:tr w:rsidR="00EB3225" w:rsidRPr="00EB3225" w14:paraId="035DC3D9" w14:textId="77777777" w:rsidTr="00E658D5">
        <w:trPr>
          <w:cnfStyle w:val="000000100000" w:firstRow="0" w:lastRow="0" w:firstColumn="0" w:lastColumn="0" w:oddVBand="0" w:evenVBand="0" w:oddHBand="1" w:evenHBand="0" w:firstRowFirstColumn="0" w:firstRowLastColumn="0" w:lastRowFirstColumn="0" w:lastRowLastColumn="0"/>
          <w:ins w:id="5112"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68DB6316" w14:textId="77777777" w:rsidR="00EB3225" w:rsidRPr="005A3C7B" w:rsidRDefault="00EB3225" w:rsidP="00E658D5">
            <w:pPr>
              <w:rPr>
                <w:ins w:id="5113" w:author="Mohamed Amer" w:date="2024-07-28T16:57:00Z" w16du:dateUtc="2024-07-28T13:57:00Z"/>
                <w:rStyle w:val="-Normal"/>
                <w:rFonts w:ascii="Frutiger LT Arabic 45 Light" w:eastAsia="Times New Roman" w:hAnsi="Frutiger LT Arabic 45 Light" w:cs="Frutiger LT Arabic 45 Light"/>
                <w:b w:val="0"/>
                <w:bCs w:val="0"/>
                <w:color w:val="000000" w:themeColor="text1"/>
                <w:rPrChange w:id="5114" w:author="Mohamed Amer" w:date="2024-07-28T17:05:00Z" w16du:dateUtc="2024-07-28T14:05:00Z">
                  <w:rPr>
                    <w:ins w:id="5115" w:author="Mohamed Amer" w:date="2024-07-28T16:57:00Z" w16du:dateUtc="2024-07-28T13:57:00Z"/>
                    <w:sz w:val="16"/>
                    <w:szCs w:val="16"/>
                  </w:rPr>
                </w:rPrChange>
              </w:rPr>
            </w:pPr>
            <w:ins w:id="5116" w:author="Mohamed Amer" w:date="2024-07-28T16:57:00Z" w16du:dateUtc="2024-07-28T13:57:00Z">
              <w:r w:rsidRPr="005A3C7B">
                <w:rPr>
                  <w:rStyle w:val="-Normal"/>
                  <w:rFonts w:ascii="Frutiger LT Arabic 45 Light" w:hAnsi="Frutiger LT Arabic 45 Light" w:cs="Frutiger LT Arabic 45 Light"/>
                  <w:color w:val="000000" w:themeColor="text1"/>
                  <w:rPrChange w:id="5117" w:author="Mohamed Amer" w:date="2024-07-28T17:05:00Z" w16du:dateUtc="2024-07-28T14:05:00Z">
                    <w:rPr>
                      <w:sz w:val="16"/>
                      <w:szCs w:val="16"/>
                    </w:rPr>
                  </w:rPrChange>
                </w:rPr>
                <w:t xml:space="preserve">BOT agent readiness with all process applications as below </w:t>
              </w:r>
            </w:ins>
          </w:p>
          <w:p w14:paraId="2D5FEE02" w14:textId="38C53085" w:rsidR="005A3C7B" w:rsidRPr="00431EBF" w:rsidRDefault="005A3C7B" w:rsidP="00431EBF">
            <w:pPr>
              <w:pStyle w:val="ListParagraph"/>
              <w:numPr>
                <w:ilvl w:val="0"/>
                <w:numId w:val="54"/>
              </w:numPr>
              <w:spacing w:after="160"/>
              <w:rPr>
                <w:ins w:id="5118" w:author="Mohamed Amer" w:date="2024-07-28T17:05:00Z" w16du:dateUtc="2024-07-28T14:05:00Z"/>
                <w:rStyle w:val="-Normal"/>
                <w:rFonts w:ascii="Frutiger LT Arabic 45 Light" w:eastAsia="Times New Roman" w:hAnsi="Frutiger LT Arabic 45 Light" w:cs="Frutiger LT Arabic 45 Light"/>
                <w:b w:val="0"/>
                <w:bCs w:val="0"/>
                <w:rPrChange w:id="5119" w:author="Mohamed Amer" w:date="2024-07-28T17:21:00Z" w16du:dateUtc="2024-07-28T14:21:00Z">
                  <w:rPr>
                    <w:ins w:id="5120" w:author="Mohamed Amer" w:date="2024-07-28T17:05:00Z" w16du:dateUtc="2024-07-28T14:05:00Z"/>
                    <w:rStyle w:val="-Normal"/>
                    <w:rFonts w:ascii="Frutiger LT Arabic 45 Light" w:eastAsia="Times New Roman" w:hAnsi="Frutiger LT Arabic 45 Light" w:cs="Frutiger LT Arabic 45 Light"/>
                    <w:b w:val="0"/>
                    <w:bCs w:val="0"/>
                    <w:color w:val="000000" w:themeColor="text1"/>
                  </w:rPr>
                </w:rPrChange>
              </w:rPr>
              <w:pPrChange w:id="5121" w:author="Mohamed Amer" w:date="2024-07-28T17:21:00Z" w16du:dateUtc="2024-07-28T14:21:00Z">
                <w:pPr>
                  <w:pStyle w:val="ListParagraph"/>
                  <w:framePr w:hSpace="180" w:wrap="around" w:vAnchor="text" w:hAnchor="text" w:y="76"/>
                  <w:numPr>
                    <w:numId w:val="54"/>
                  </w:numPr>
                  <w:ind w:left="1080" w:hanging="360"/>
                </w:pPr>
              </w:pPrChange>
            </w:pPr>
            <w:ins w:id="5122" w:author="Mohamed Amer" w:date="2024-07-28T17:05:00Z" w16du:dateUtc="2024-07-28T14:05:00Z">
              <w:r w:rsidRPr="00431EBF">
                <w:rPr>
                  <w:rStyle w:val="-Normal"/>
                  <w:rFonts w:ascii="Frutiger LT Arabic 45 Light" w:eastAsia="Times New Roman" w:hAnsi="Frutiger LT Arabic 45 Light" w:cs="Frutiger LT Arabic 45 Light"/>
                  <w:b w:val="0"/>
                  <w:bCs w:val="0"/>
                  <w:rPrChange w:id="5123" w:author="Mohamed Amer" w:date="2024-07-28T17:21:00Z" w16du:dateUtc="2024-07-28T14:21:00Z">
                    <w:rPr>
                      <w:rStyle w:val="-Normal"/>
                      <w:rFonts w:ascii="Frutiger LT Arabic 45 Light" w:hAnsi="Frutiger LT Arabic 45 Light" w:cs="Frutiger LT Arabic 45 Light"/>
                      <w:color w:val="000000" w:themeColor="text1"/>
                    </w:rPr>
                  </w:rPrChange>
                </w:rPr>
                <w:t>Windows ID</w:t>
              </w:r>
            </w:ins>
          </w:p>
          <w:p w14:paraId="65FDD359" w14:textId="32163574" w:rsidR="005A3C7B" w:rsidRPr="00431EBF" w:rsidRDefault="005A3C7B" w:rsidP="00431EBF">
            <w:pPr>
              <w:pStyle w:val="ListParagraph"/>
              <w:numPr>
                <w:ilvl w:val="0"/>
                <w:numId w:val="54"/>
              </w:numPr>
              <w:spacing w:after="160"/>
              <w:rPr>
                <w:ins w:id="5124" w:author="Mohamed Amer" w:date="2024-07-28T17:05:00Z" w16du:dateUtc="2024-07-28T14:05:00Z"/>
                <w:rStyle w:val="-Normal"/>
                <w:rFonts w:ascii="Frutiger LT Arabic 45 Light" w:eastAsia="Times New Roman" w:hAnsi="Frutiger LT Arabic 45 Light" w:cs="Frutiger LT Arabic 45 Light"/>
                <w:b w:val="0"/>
                <w:bCs w:val="0"/>
                <w:rPrChange w:id="5125" w:author="Mohamed Amer" w:date="2024-07-28T17:21:00Z" w16du:dateUtc="2024-07-28T14:21:00Z">
                  <w:rPr>
                    <w:ins w:id="5126" w:author="Mohamed Amer" w:date="2024-07-28T17:05:00Z" w16du:dateUtc="2024-07-28T14:05:00Z"/>
                    <w:rStyle w:val="-Normal"/>
                    <w:rFonts w:ascii="Frutiger LT Arabic 45 Light" w:eastAsia="Times New Roman" w:hAnsi="Frutiger LT Arabic 45 Light" w:cs="Frutiger LT Arabic 45 Light"/>
                    <w:b w:val="0"/>
                    <w:bCs w:val="0"/>
                    <w:color w:val="000000" w:themeColor="text1"/>
                  </w:rPr>
                </w:rPrChange>
              </w:rPr>
              <w:pPrChange w:id="5127" w:author="Mohamed Amer" w:date="2024-07-28T17:21:00Z" w16du:dateUtc="2024-07-28T14:21:00Z">
                <w:pPr>
                  <w:pStyle w:val="ListParagraph"/>
                  <w:framePr w:hSpace="180" w:wrap="around" w:vAnchor="text" w:hAnchor="text" w:y="76"/>
                  <w:numPr>
                    <w:numId w:val="54"/>
                  </w:numPr>
                  <w:ind w:left="1080" w:hanging="360"/>
                </w:pPr>
              </w:pPrChange>
            </w:pPr>
            <w:ins w:id="5128" w:author="Mohamed Amer" w:date="2024-07-28T17:05:00Z" w16du:dateUtc="2024-07-28T14:05:00Z">
              <w:r w:rsidRPr="00431EBF">
                <w:rPr>
                  <w:rStyle w:val="-Normal"/>
                  <w:rFonts w:ascii="Frutiger LT Arabic 45 Light" w:eastAsia="Times New Roman" w:hAnsi="Frutiger LT Arabic 45 Light" w:cs="Frutiger LT Arabic 45 Light"/>
                  <w:b w:val="0"/>
                  <w:bCs w:val="0"/>
                  <w:rPrChange w:id="5129" w:author="Mohamed Amer" w:date="2024-07-28T17:21:00Z" w16du:dateUtc="2024-07-28T14:21:00Z">
                    <w:rPr>
                      <w:rStyle w:val="-Normal"/>
                      <w:rFonts w:ascii="Frutiger LT Arabic 45 Light" w:hAnsi="Frutiger LT Arabic 45 Light" w:cs="Frutiger LT Arabic 45 Light"/>
                      <w:color w:val="000000" w:themeColor="text1"/>
                    </w:rPr>
                  </w:rPrChange>
                </w:rPr>
                <w:t>Email ID</w:t>
              </w:r>
            </w:ins>
          </w:p>
          <w:p w14:paraId="437527B2" w14:textId="236679EB" w:rsidR="00EB3225" w:rsidRPr="00431EBF" w:rsidRDefault="00EB3225" w:rsidP="00431EBF">
            <w:pPr>
              <w:pStyle w:val="ListParagraph"/>
              <w:numPr>
                <w:ilvl w:val="0"/>
                <w:numId w:val="54"/>
              </w:numPr>
              <w:spacing w:after="160"/>
              <w:rPr>
                <w:ins w:id="5130" w:author="Mohamed Amer" w:date="2024-07-28T16:57:00Z" w16du:dateUtc="2024-07-28T13:57:00Z"/>
                <w:rStyle w:val="-Normal"/>
                <w:rFonts w:ascii="Frutiger LT Arabic 45 Light" w:eastAsia="Times New Roman" w:hAnsi="Frutiger LT Arabic 45 Light" w:cs="Frutiger LT Arabic 45 Light"/>
                <w:b w:val="0"/>
                <w:bCs w:val="0"/>
                <w:rPrChange w:id="5131" w:author="Mohamed Amer" w:date="2024-07-28T17:21:00Z" w16du:dateUtc="2024-07-28T14:21:00Z">
                  <w:rPr>
                    <w:ins w:id="5132" w:author="Mohamed Amer" w:date="2024-07-28T16:57:00Z" w16du:dateUtc="2024-07-28T13:57:00Z"/>
                    <w:b w:val="0"/>
                    <w:bCs w:val="0"/>
                    <w:sz w:val="16"/>
                    <w:szCs w:val="16"/>
                  </w:rPr>
                </w:rPrChange>
              </w:rPr>
              <w:pPrChange w:id="5133" w:author="Mohamed Amer" w:date="2024-07-28T17:21:00Z" w16du:dateUtc="2024-07-28T14:21:00Z">
                <w:pPr>
                  <w:pStyle w:val="ListParagraph"/>
                  <w:framePr w:hSpace="180" w:wrap="around" w:vAnchor="text" w:hAnchor="text" w:y="76"/>
                  <w:numPr>
                    <w:numId w:val="54"/>
                  </w:numPr>
                  <w:ind w:left="1080" w:hanging="360"/>
                </w:pPr>
              </w:pPrChange>
            </w:pPr>
            <w:ins w:id="5134"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135" w:author="Mohamed Amer" w:date="2024-07-28T17:21:00Z" w16du:dateUtc="2024-07-28T14:21:00Z">
                    <w:rPr>
                      <w:sz w:val="16"/>
                      <w:szCs w:val="16"/>
                    </w:rPr>
                  </w:rPrChange>
                </w:rPr>
                <w:t>AT (User and password)</w:t>
              </w:r>
            </w:ins>
          </w:p>
          <w:p w14:paraId="0080B64D" w14:textId="77777777" w:rsidR="00EB3225" w:rsidRPr="00431EBF" w:rsidRDefault="00EB3225" w:rsidP="00431EBF">
            <w:pPr>
              <w:pStyle w:val="ListParagraph"/>
              <w:numPr>
                <w:ilvl w:val="0"/>
                <w:numId w:val="54"/>
              </w:numPr>
              <w:spacing w:after="160"/>
              <w:rPr>
                <w:ins w:id="5136" w:author="Mohamed Amer" w:date="2024-07-28T16:57:00Z" w16du:dateUtc="2024-07-28T13:57:00Z"/>
                <w:rStyle w:val="-Normal"/>
                <w:rFonts w:ascii="Frutiger LT Arabic 45 Light" w:eastAsia="Times New Roman" w:hAnsi="Frutiger LT Arabic 45 Light" w:cs="Frutiger LT Arabic 45 Light"/>
                <w:b w:val="0"/>
                <w:bCs w:val="0"/>
                <w:rPrChange w:id="5137" w:author="Mohamed Amer" w:date="2024-07-28T17:21:00Z" w16du:dateUtc="2024-07-28T14:21:00Z">
                  <w:rPr>
                    <w:ins w:id="5138" w:author="Mohamed Amer" w:date="2024-07-28T16:57:00Z" w16du:dateUtc="2024-07-28T13:57:00Z"/>
                    <w:b w:val="0"/>
                    <w:bCs w:val="0"/>
                    <w:sz w:val="16"/>
                    <w:szCs w:val="16"/>
                  </w:rPr>
                </w:rPrChange>
              </w:rPr>
              <w:pPrChange w:id="5139" w:author="Mohamed Amer" w:date="2024-07-28T17:21:00Z" w16du:dateUtc="2024-07-28T14:21:00Z">
                <w:pPr>
                  <w:pStyle w:val="ListParagraph"/>
                  <w:framePr w:hSpace="180" w:wrap="around" w:vAnchor="text" w:hAnchor="text" w:y="76"/>
                  <w:numPr>
                    <w:numId w:val="54"/>
                  </w:numPr>
                  <w:ind w:left="1080" w:hanging="360"/>
                </w:pPr>
              </w:pPrChange>
            </w:pPr>
            <w:ins w:id="5140"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141" w:author="Mohamed Amer" w:date="2024-07-28T17:21:00Z" w16du:dateUtc="2024-07-28T14:21:00Z">
                    <w:rPr>
                      <w:sz w:val="16"/>
                      <w:szCs w:val="16"/>
                    </w:rPr>
                  </w:rPrChange>
                </w:rPr>
                <w:t>SQL account with a permission to create a database and tables – read/write</w:t>
              </w:r>
            </w:ins>
          </w:p>
          <w:p w14:paraId="64DE6B42" w14:textId="77777777" w:rsidR="00EB3225" w:rsidRPr="00431EBF" w:rsidRDefault="00EB3225" w:rsidP="00431EBF">
            <w:pPr>
              <w:pStyle w:val="ListParagraph"/>
              <w:numPr>
                <w:ilvl w:val="0"/>
                <w:numId w:val="54"/>
              </w:numPr>
              <w:spacing w:after="160"/>
              <w:rPr>
                <w:ins w:id="5142" w:author="Mohamed Amer" w:date="2024-07-28T16:57:00Z" w16du:dateUtc="2024-07-28T13:57:00Z"/>
                <w:rStyle w:val="-Normal"/>
                <w:rFonts w:ascii="Frutiger LT Arabic 45 Light" w:eastAsia="Times New Roman" w:hAnsi="Frutiger LT Arabic 45 Light" w:cs="Frutiger LT Arabic 45 Light"/>
                <w:b w:val="0"/>
                <w:bCs w:val="0"/>
                <w:rPrChange w:id="5143" w:author="Mohamed Amer" w:date="2024-07-28T17:21:00Z" w16du:dateUtc="2024-07-28T14:21:00Z">
                  <w:rPr>
                    <w:ins w:id="5144" w:author="Mohamed Amer" w:date="2024-07-28T16:57:00Z" w16du:dateUtc="2024-07-28T13:57:00Z"/>
                    <w:sz w:val="16"/>
                    <w:szCs w:val="16"/>
                    <w:highlight w:val="yellow"/>
                  </w:rPr>
                </w:rPrChange>
              </w:rPr>
              <w:pPrChange w:id="5145" w:author="Mohamed Amer" w:date="2024-07-28T17:21:00Z" w16du:dateUtc="2024-07-28T14:21:00Z">
                <w:pPr>
                  <w:pStyle w:val="ListParagraph"/>
                  <w:framePr w:hSpace="180" w:wrap="around" w:vAnchor="text" w:hAnchor="text" w:y="76"/>
                  <w:numPr>
                    <w:numId w:val="54"/>
                  </w:numPr>
                  <w:ind w:left="1080" w:hanging="360"/>
                </w:pPr>
              </w:pPrChange>
            </w:pPr>
            <w:ins w:id="5146"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147" w:author="Mohamed Amer" w:date="2024-07-28T17:21:00Z" w16du:dateUtc="2024-07-28T14:21:00Z">
                    <w:rPr>
                      <w:sz w:val="16"/>
                      <w:szCs w:val="16"/>
                      <w:highlight w:val="yellow"/>
                    </w:rPr>
                  </w:rPrChange>
                </w:rPr>
                <w:t xml:space="preserve">Access to shared folder </w:t>
              </w:r>
            </w:ins>
          </w:p>
          <w:p w14:paraId="43C5A12A" w14:textId="6F57F538" w:rsidR="00EB3225" w:rsidRPr="00EB3225" w:rsidRDefault="00EB3225" w:rsidP="00431EBF">
            <w:pPr>
              <w:pStyle w:val="ListParagraph"/>
              <w:numPr>
                <w:ilvl w:val="0"/>
                <w:numId w:val="54"/>
              </w:numPr>
              <w:spacing w:after="160"/>
              <w:rPr>
                <w:ins w:id="5148" w:author="Mohamed Amer" w:date="2024-07-28T16:57:00Z" w16du:dateUtc="2024-07-28T13:57:00Z"/>
                <w:rStyle w:val="-Normal"/>
                <w:rFonts w:ascii="Frutiger LT Arabic 45 Light" w:eastAsia="Times New Roman" w:hAnsi="Frutiger LT Arabic 45 Light" w:cs="Frutiger LT Arabic 45 Light"/>
                <w:b w:val="0"/>
                <w:bCs w:val="0"/>
                <w:color w:val="000000" w:themeColor="text1"/>
                <w:rPrChange w:id="5149" w:author="Mohamed Amer" w:date="2024-07-28T16:59:00Z" w16du:dateUtc="2024-07-28T13:59:00Z">
                  <w:rPr>
                    <w:ins w:id="5150" w:author="Mohamed Amer" w:date="2024-07-28T16:57:00Z" w16du:dateUtc="2024-07-28T13:57:00Z"/>
                    <w:sz w:val="16"/>
                    <w:szCs w:val="16"/>
                  </w:rPr>
                </w:rPrChange>
              </w:rPr>
              <w:pPrChange w:id="5151" w:author="Mohamed Amer" w:date="2024-07-28T17:21:00Z" w16du:dateUtc="2024-07-28T14:21:00Z">
                <w:pPr>
                  <w:pStyle w:val="ListParagraph"/>
                  <w:framePr w:hSpace="180" w:wrap="around" w:vAnchor="text" w:hAnchor="text" w:y="76"/>
                  <w:numPr>
                    <w:numId w:val="54"/>
                  </w:numPr>
                  <w:ind w:left="1080" w:hanging="360"/>
                </w:pPr>
              </w:pPrChange>
            </w:pPr>
            <w:ins w:id="5152"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153" w:author="Mohamed Amer" w:date="2024-07-28T17:21:00Z" w16du:dateUtc="2024-07-28T14:21:00Z">
                    <w:rPr>
                      <w:sz w:val="16"/>
                      <w:szCs w:val="16"/>
                    </w:rPr>
                  </w:rPrChange>
                </w:rPr>
                <w:t xml:space="preserve">Test data to cover both the happy and </w:t>
              </w:r>
            </w:ins>
            <w:ins w:id="5154" w:author="Mohamed Amer" w:date="2024-07-28T17:08:00Z" w16du:dateUtc="2024-07-28T14:08:00Z">
              <w:r w:rsidR="0011435F" w:rsidRPr="00431EBF">
                <w:rPr>
                  <w:rStyle w:val="-Normal"/>
                  <w:rFonts w:ascii="Frutiger LT Arabic 45 Light" w:eastAsia="Times New Roman" w:hAnsi="Frutiger LT Arabic 45 Light" w:cs="Frutiger LT Arabic 45 Light"/>
                  <w:b w:val="0"/>
                  <w:bCs w:val="0"/>
                  <w:rPrChange w:id="5155"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unhappy scenarios.</w:t>
              </w:r>
            </w:ins>
          </w:p>
        </w:tc>
        <w:tc>
          <w:tcPr>
            <w:tcW w:w="997" w:type="pct"/>
          </w:tcPr>
          <w:p w14:paraId="0FC49390" w14:textId="77777777" w:rsidR="00EB3225" w:rsidRPr="00EB3225" w:rsidRDefault="00EB3225" w:rsidP="00E658D5">
            <w:pPr>
              <w:pStyle w:val="ListParagraph"/>
              <w:ind w:left="0"/>
              <w:cnfStyle w:val="000000100000" w:firstRow="0" w:lastRow="0" w:firstColumn="0" w:lastColumn="0" w:oddVBand="0" w:evenVBand="0" w:oddHBand="1" w:evenHBand="0" w:firstRowFirstColumn="0" w:firstRowLastColumn="0" w:lastRowFirstColumn="0" w:lastRowLastColumn="0"/>
              <w:rPr>
                <w:ins w:id="5156" w:author="Mohamed Amer" w:date="2024-07-28T16:57:00Z" w16du:dateUtc="2024-07-28T13:57:00Z"/>
                <w:rStyle w:val="-Normal"/>
                <w:rFonts w:ascii="Frutiger LT Arabic 45 Light" w:eastAsia="Times New Roman" w:hAnsi="Frutiger LT Arabic 45 Light" w:cs="Frutiger LT Arabic 45 Light"/>
                <w:rPrChange w:id="5157" w:author="Mohamed Amer" w:date="2024-07-28T16:59:00Z" w16du:dateUtc="2024-07-28T13:59:00Z">
                  <w:rPr>
                    <w:ins w:id="5158" w:author="Mohamed Amer" w:date="2024-07-28T16:57:00Z" w16du:dateUtc="2024-07-28T13:57:00Z"/>
                    <w:rFonts w:ascii="Frutiger LT Arabic 45 Light" w:hAnsi="Frutiger LT Arabic 45 Light" w:cs="Frutiger LT Arabic 45 Light"/>
                    <w:color w:val="000000" w:themeColor="text1"/>
                    <w:sz w:val="20"/>
                    <w:szCs w:val="20"/>
                  </w:rPr>
                </w:rPrChange>
              </w:rPr>
            </w:pPr>
            <w:ins w:id="5159" w:author="Mohamed Amer" w:date="2024-07-28T16:57:00Z" w16du:dateUtc="2024-07-28T13:57:00Z">
              <w:r w:rsidRPr="00EB3225">
                <w:rPr>
                  <w:rStyle w:val="-Normal"/>
                  <w:rFonts w:ascii="Frutiger LT Arabic 45 Light" w:hAnsi="Frutiger LT Arabic 45 Light" w:cs="Frutiger LT Arabic 45 Light"/>
                  <w:rPrChange w:id="5160" w:author="Mohamed Amer" w:date="2024-07-28T16:59:00Z" w16du:dateUtc="2024-07-28T13:59:00Z">
                    <w:rPr>
                      <w:rFonts w:ascii="Frutiger LT Arabic 45 Light" w:hAnsi="Frutiger LT Arabic 45 Light" w:cs="Frutiger LT Arabic 45 Light"/>
                      <w:color w:val="000000" w:themeColor="text1"/>
                      <w:sz w:val="20"/>
                      <w:szCs w:val="20"/>
                    </w:rPr>
                  </w:rPrChange>
                </w:rPr>
                <w:t>Albilad Capital</w:t>
              </w:r>
            </w:ins>
          </w:p>
        </w:tc>
      </w:tr>
    </w:tbl>
    <w:p w14:paraId="3F2F08B7" w14:textId="122E3FF7" w:rsidR="00EB3225" w:rsidRPr="005A3C7B" w:rsidRDefault="00EB3225">
      <w:pPr>
        <w:pStyle w:val="Heading1"/>
        <w:numPr>
          <w:ilvl w:val="0"/>
          <w:numId w:val="55"/>
        </w:numPr>
        <w:ind w:left="450" w:right="3255"/>
        <w:rPr>
          <w:ins w:id="5161" w:author="Mohamed Amer" w:date="2024-07-28T16:57:00Z" w16du:dateUtc="2024-07-28T13:57:00Z"/>
          <w:rStyle w:val="-Normal"/>
          <w:rFonts w:ascii="Frutiger LT Arabic 45 Light" w:hAnsi="Frutiger LT Arabic 45 Light" w:cs="Frutiger LT Arabic 45 Light"/>
          <w:bCs w:val="0"/>
          <w:rPrChange w:id="5162" w:author="Mohamed Amer" w:date="2024-07-28T17:05:00Z" w16du:dateUtc="2024-07-28T14:05:00Z">
            <w:rPr>
              <w:ins w:id="5163" w:author="Mohamed Amer" w:date="2024-07-28T16:57:00Z" w16du:dateUtc="2024-07-28T13:57:00Z"/>
              <w:rStyle w:val="Strong"/>
              <w:rFonts w:ascii="Frutiger LT Arabic 45 Light" w:hAnsi="Frutiger LT Arabic 45 Light" w:cs="Frutiger LT Arabic 45 Light"/>
              <w:b/>
              <w:bCs/>
              <w:color w:val="000000" w:themeColor="text1"/>
              <w:kern w:val="0"/>
              <w:sz w:val="24"/>
              <w:szCs w:val="24"/>
            </w:rPr>
          </w:rPrChange>
        </w:rPr>
        <w:pPrChange w:id="5164" w:author="Mohamed Amer" w:date="2024-07-28T17:05:00Z" w16du:dateUtc="2024-07-28T14:05:00Z">
          <w:pPr>
            <w:pStyle w:val="Heading1"/>
            <w:numPr>
              <w:numId w:val="55"/>
            </w:numPr>
            <w:tabs>
              <w:tab w:val="num" w:pos="3255"/>
            </w:tabs>
            <w:ind w:left="3255" w:right="3255" w:hanging="360"/>
          </w:pPr>
        </w:pPrChange>
      </w:pPr>
      <w:ins w:id="5165" w:author="Mohamed Amer" w:date="2024-07-28T16:57:00Z" w16du:dateUtc="2024-07-28T13:57:00Z">
        <w:r w:rsidRPr="005A3C7B">
          <w:rPr>
            <w:rStyle w:val="-Normal"/>
            <w:rFonts w:ascii="Frutiger LT Arabic 45 Light" w:hAnsi="Frutiger LT Arabic 45 Light" w:cs="Frutiger LT Arabic 45 Light"/>
            <w:bCs w:val="0"/>
            <w:kern w:val="0"/>
            <w:rPrChange w:id="5166" w:author="Mohamed Amer" w:date="2024-07-28T17:05:00Z" w16du:dateUtc="2024-07-28T14:05:00Z">
              <w:rPr>
                <w:rStyle w:val="Strong"/>
                <w:rFonts w:ascii="Frutiger LT Arabic 45 Light" w:hAnsi="Frutiger LT Arabic 45 Light" w:cs="Frutiger LT Arabic 45 Light"/>
                <w:bCs/>
                <w:color w:val="000000" w:themeColor="text1"/>
              </w:rPr>
            </w:rPrChange>
          </w:rPr>
          <w:t xml:space="preserve">Automation Prerequisites </w:t>
        </w:r>
      </w:ins>
      <w:ins w:id="5167" w:author="Mohamed Amer" w:date="2024-07-28T17:05:00Z" w16du:dateUtc="2024-07-28T14:05:00Z">
        <w:r w:rsidR="005A3C7B" w:rsidRPr="005A3C7B">
          <w:rPr>
            <w:rStyle w:val="-Normal"/>
            <w:rFonts w:ascii="Frutiger LT Arabic 45 Light" w:hAnsi="Frutiger LT Arabic 45 Light" w:cs="Frutiger LT Arabic 45 Light"/>
            <w:bCs w:val="0"/>
            <w:kern w:val="0"/>
          </w:rPr>
          <w:t>subscription</w:t>
        </w:r>
      </w:ins>
      <w:ins w:id="5168" w:author="Mohamed Amer" w:date="2024-07-28T16:57:00Z" w16du:dateUtc="2024-07-28T13:57:00Z">
        <w:r w:rsidRPr="005A3C7B">
          <w:rPr>
            <w:rStyle w:val="-Normal"/>
            <w:rFonts w:ascii="Frutiger LT Arabic 45 Light" w:hAnsi="Frutiger LT Arabic 45 Light" w:cs="Frutiger LT Arabic 45 Light"/>
            <w:bCs w:val="0"/>
            <w:kern w:val="0"/>
            <w:rPrChange w:id="5169" w:author="Mohamed Amer" w:date="2024-07-28T17:05:00Z" w16du:dateUtc="2024-07-28T14:05:00Z">
              <w:rPr>
                <w:rStyle w:val="Strong"/>
                <w:rFonts w:ascii="Frutiger LT Arabic 45 Light" w:hAnsi="Frutiger LT Arabic 45 Light" w:cs="Frutiger LT Arabic 45 Light"/>
                <w:bCs/>
                <w:color w:val="000000" w:themeColor="text1"/>
              </w:rPr>
            </w:rPrChange>
          </w:rPr>
          <w:t xml:space="preserve"> and redemption</w:t>
        </w:r>
      </w:ins>
    </w:p>
    <w:p w14:paraId="0A6E26C1" w14:textId="77777777" w:rsidR="00EB3225" w:rsidRPr="00EB3225" w:rsidRDefault="00EB3225" w:rsidP="00EB3225">
      <w:pPr>
        <w:ind w:firstLine="432"/>
        <w:rPr>
          <w:ins w:id="5170" w:author="Mohamed Amer" w:date="2024-07-28T16:57:00Z" w16du:dateUtc="2024-07-28T13:57:00Z"/>
          <w:rStyle w:val="-Normal"/>
          <w:rFonts w:ascii="Frutiger LT Arabic 45 Light" w:hAnsi="Frutiger LT Arabic 45 Light" w:cs="Frutiger LT Arabic 45 Light"/>
          <w:rPrChange w:id="5171" w:author="Mohamed Amer" w:date="2024-07-28T16:59:00Z" w16du:dateUtc="2024-07-28T13:59:00Z">
            <w:rPr>
              <w:ins w:id="5172" w:author="Mohamed Amer" w:date="2024-07-28T16:57:00Z" w16du:dateUtc="2024-07-28T13:57:00Z"/>
              <w:rFonts w:ascii="Frutiger LT Arabic 45 Light" w:hAnsi="Frutiger LT Arabic 45 Light" w:cs="Frutiger LT Arabic 45 Light"/>
              <w:color w:val="000000" w:themeColor="text1"/>
              <w:sz w:val="20"/>
              <w:szCs w:val="20"/>
              <w:lang w:bidi="ar-EG"/>
            </w:rPr>
          </w:rPrChange>
        </w:rPr>
      </w:pPr>
      <w:ins w:id="5173" w:author="Mohamed Amer" w:date="2024-07-28T16:57:00Z" w16du:dateUtc="2024-07-28T13:57:00Z">
        <w:r w:rsidRPr="00EB3225">
          <w:rPr>
            <w:rStyle w:val="-Normal"/>
            <w:rFonts w:ascii="Frutiger LT Arabic 45 Light" w:hAnsi="Frutiger LT Arabic 45 Light" w:cs="Frutiger LT Arabic 45 Light"/>
            <w:rPrChange w:id="5174" w:author="Mohamed Amer" w:date="2024-07-28T16:59:00Z" w16du:dateUtc="2024-07-28T13:59:00Z">
              <w:rPr>
                <w:rFonts w:ascii="Frutiger LT Arabic 45 Light" w:hAnsi="Frutiger LT Arabic 45 Light" w:cs="Frutiger LT Arabic 45 Light"/>
                <w:color w:val="000000" w:themeColor="text1"/>
                <w:sz w:val="20"/>
                <w:szCs w:val="20"/>
                <w:lang w:bidi="ar-EG"/>
              </w:rPr>
            </w:rPrChange>
          </w:rPr>
          <w:t>This section is to consolidate all technical prerequisites that are mandatory to start the automation.</w:t>
        </w:r>
      </w:ins>
    </w:p>
    <w:tbl>
      <w:tblPr>
        <w:tblStyle w:val="GridTable4-Accent3"/>
        <w:tblpPr w:leftFromText="180" w:rightFromText="180" w:vertAnchor="text" w:tblpY="76"/>
        <w:tblW w:w="5000" w:type="pct"/>
        <w:tblLook w:val="04A0" w:firstRow="1" w:lastRow="0" w:firstColumn="1" w:lastColumn="0" w:noHBand="0" w:noVBand="1"/>
      </w:tblPr>
      <w:tblGrid>
        <w:gridCol w:w="8372"/>
        <w:gridCol w:w="2085"/>
      </w:tblGrid>
      <w:tr w:rsidR="00EB3225" w:rsidRPr="00EB3225" w14:paraId="56FE8EB9" w14:textId="77777777" w:rsidTr="00E658D5">
        <w:trPr>
          <w:cnfStyle w:val="100000000000" w:firstRow="1" w:lastRow="0" w:firstColumn="0" w:lastColumn="0" w:oddVBand="0" w:evenVBand="0" w:oddHBand="0" w:evenHBand="0" w:firstRowFirstColumn="0" w:firstRowLastColumn="0" w:lastRowFirstColumn="0" w:lastRowLastColumn="0"/>
          <w:ins w:id="5175"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3ED17E86" w14:textId="77777777" w:rsidR="00EB3225" w:rsidRPr="00EB3225" w:rsidRDefault="00EB3225" w:rsidP="00E658D5">
            <w:pPr>
              <w:rPr>
                <w:ins w:id="5176" w:author="Mohamed Amer" w:date="2024-07-28T16:57:00Z" w16du:dateUtc="2024-07-28T13:57:00Z"/>
                <w:rStyle w:val="-Normal"/>
                <w:rFonts w:ascii="Frutiger LT Arabic 45 Light" w:eastAsia="Times New Roman" w:hAnsi="Frutiger LT Arabic 45 Light" w:cs="Frutiger LT Arabic 45 Light"/>
                <w:b w:val="0"/>
                <w:bCs w:val="0"/>
                <w:rPrChange w:id="5177" w:author="Mohamed Amer" w:date="2024-07-28T16:59:00Z" w16du:dateUtc="2024-07-28T13:59:00Z">
                  <w:rPr>
                    <w:ins w:id="5178" w:author="Mohamed Amer" w:date="2024-07-28T16:57:00Z" w16du:dateUtc="2024-07-28T13:57:00Z"/>
                    <w:rFonts w:ascii="Frutiger LT Arabic 45 Light" w:hAnsi="Frutiger LT Arabic 45 Light" w:cs="Frutiger LT Arabic 45 Light"/>
                    <w:color w:val="000000" w:themeColor="text1"/>
                    <w:sz w:val="20"/>
                    <w:szCs w:val="20"/>
                  </w:rPr>
                </w:rPrChange>
              </w:rPr>
            </w:pPr>
            <w:ins w:id="5179" w:author="Mohamed Amer" w:date="2024-07-28T16:57:00Z" w16du:dateUtc="2024-07-28T13:57:00Z">
              <w:r w:rsidRPr="00EB3225">
                <w:rPr>
                  <w:rStyle w:val="-Normal"/>
                  <w:rFonts w:ascii="Frutiger LT Arabic 45 Light" w:hAnsi="Frutiger LT Arabic 45 Light" w:cs="Frutiger LT Arabic 45 Light"/>
                  <w:color w:val="auto"/>
                  <w:rPrChange w:id="5180" w:author="Mohamed Amer" w:date="2024-07-28T16:59:00Z" w16du:dateUtc="2024-07-28T13:59:00Z">
                    <w:rPr>
                      <w:rFonts w:ascii="Frutiger LT Arabic 45 Light" w:hAnsi="Frutiger LT Arabic 45 Light" w:cs="Frutiger LT Arabic 45 Light"/>
                      <w:color w:val="000000" w:themeColor="text1"/>
                      <w:sz w:val="20"/>
                      <w:szCs w:val="20"/>
                    </w:rPr>
                  </w:rPrChange>
                </w:rPr>
                <w:t>Item</w:t>
              </w:r>
            </w:ins>
          </w:p>
        </w:tc>
        <w:tc>
          <w:tcPr>
            <w:tcW w:w="997" w:type="pct"/>
          </w:tcPr>
          <w:p w14:paraId="05EFAE4E" w14:textId="77777777" w:rsidR="00EB3225" w:rsidRPr="00EB3225" w:rsidRDefault="00EB3225" w:rsidP="00E658D5">
            <w:pPr>
              <w:cnfStyle w:val="100000000000" w:firstRow="1" w:lastRow="0" w:firstColumn="0" w:lastColumn="0" w:oddVBand="0" w:evenVBand="0" w:oddHBand="0" w:evenHBand="0" w:firstRowFirstColumn="0" w:firstRowLastColumn="0" w:lastRowFirstColumn="0" w:lastRowLastColumn="0"/>
              <w:rPr>
                <w:ins w:id="5181" w:author="Mohamed Amer" w:date="2024-07-28T16:57:00Z" w16du:dateUtc="2024-07-28T13:57:00Z"/>
                <w:rStyle w:val="-Normal"/>
                <w:rFonts w:ascii="Frutiger LT Arabic 45 Light" w:eastAsia="Times New Roman" w:hAnsi="Frutiger LT Arabic 45 Light" w:cs="Frutiger LT Arabic 45 Light"/>
                <w:b w:val="0"/>
                <w:bCs w:val="0"/>
                <w:rPrChange w:id="5182" w:author="Mohamed Amer" w:date="2024-07-28T16:59:00Z" w16du:dateUtc="2024-07-28T13:59:00Z">
                  <w:rPr>
                    <w:ins w:id="5183" w:author="Mohamed Amer" w:date="2024-07-28T16:57:00Z" w16du:dateUtc="2024-07-28T13:57:00Z"/>
                    <w:rFonts w:ascii="Frutiger LT Arabic 45 Light" w:hAnsi="Frutiger LT Arabic 45 Light" w:cs="Frutiger LT Arabic 45 Light"/>
                    <w:color w:val="000000" w:themeColor="text1"/>
                    <w:sz w:val="20"/>
                    <w:szCs w:val="20"/>
                  </w:rPr>
                </w:rPrChange>
              </w:rPr>
            </w:pPr>
            <w:ins w:id="5184" w:author="Mohamed Amer" w:date="2024-07-28T16:57:00Z" w16du:dateUtc="2024-07-28T13:57:00Z">
              <w:r w:rsidRPr="00EB3225">
                <w:rPr>
                  <w:rStyle w:val="-Normal"/>
                  <w:rFonts w:ascii="Frutiger LT Arabic 45 Light" w:hAnsi="Frutiger LT Arabic 45 Light" w:cs="Frutiger LT Arabic 45 Light"/>
                  <w:color w:val="auto"/>
                  <w:rPrChange w:id="5185" w:author="Mohamed Amer" w:date="2024-07-28T16:59:00Z" w16du:dateUtc="2024-07-28T13:59:00Z">
                    <w:rPr>
                      <w:rFonts w:ascii="Frutiger LT Arabic 45 Light" w:hAnsi="Frutiger LT Arabic 45 Light" w:cs="Frutiger LT Arabic 45 Light"/>
                      <w:color w:val="000000" w:themeColor="text1"/>
                      <w:sz w:val="20"/>
                      <w:szCs w:val="20"/>
                    </w:rPr>
                  </w:rPrChange>
                </w:rPr>
                <w:t>Ownership</w:t>
              </w:r>
            </w:ins>
          </w:p>
        </w:tc>
      </w:tr>
      <w:tr w:rsidR="00EB3225" w:rsidRPr="00EB3225" w14:paraId="0C0646E8" w14:textId="77777777" w:rsidTr="00E658D5">
        <w:trPr>
          <w:cnfStyle w:val="000000100000" w:firstRow="0" w:lastRow="0" w:firstColumn="0" w:lastColumn="0" w:oddVBand="0" w:evenVBand="0" w:oddHBand="1" w:evenHBand="0" w:firstRowFirstColumn="0" w:firstRowLastColumn="0" w:lastRowFirstColumn="0" w:lastRowLastColumn="0"/>
          <w:ins w:id="5186"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7EB6255F" w14:textId="77777777" w:rsidR="00EB3225" w:rsidRPr="005A3C7B" w:rsidRDefault="00EB3225" w:rsidP="00E658D5">
            <w:pPr>
              <w:rPr>
                <w:ins w:id="5187" w:author="Mohamed Amer" w:date="2024-07-28T16:57:00Z" w16du:dateUtc="2024-07-28T13:57:00Z"/>
                <w:rStyle w:val="-Normal"/>
                <w:rFonts w:ascii="Frutiger LT Arabic 45 Light" w:eastAsia="Times New Roman" w:hAnsi="Frutiger LT Arabic 45 Light" w:cs="Frutiger LT Arabic 45 Light"/>
                <w:b w:val="0"/>
                <w:bCs w:val="0"/>
                <w:color w:val="000000" w:themeColor="text1"/>
                <w:rPrChange w:id="5188" w:author="Mohamed Amer" w:date="2024-07-28T17:05:00Z" w16du:dateUtc="2024-07-28T14:05:00Z">
                  <w:rPr>
                    <w:ins w:id="5189" w:author="Mohamed Amer" w:date="2024-07-28T16:57:00Z" w16du:dateUtc="2024-07-28T13:57:00Z"/>
                    <w:sz w:val="16"/>
                    <w:szCs w:val="16"/>
                  </w:rPr>
                </w:rPrChange>
              </w:rPr>
            </w:pPr>
            <w:ins w:id="5190" w:author="Mohamed Amer" w:date="2024-07-28T16:57:00Z" w16du:dateUtc="2024-07-28T13:57:00Z">
              <w:r w:rsidRPr="005A3C7B">
                <w:rPr>
                  <w:rStyle w:val="-Normal"/>
                  <w:rFonts w:ascii="Frutiger LT Arabic 45 Light" w:hAnsi="Frutiger LT Arabic 45 Light" w:cs="Frutiger LT Arabic 45 Light"/>
                  <w:color w:val="000000" w:themeColor="text1"/>
                  <w:rPrChange w:id="5191" w:author="Mohamed Amer" w:date="2024-07-28T17:05:00Z" w16du:dateUtc="2024-07-28T14:05:00Z">
                    <w:rPr>
                      <w:sz w:val="16"/>
                      <w:szCs w:val="16"/>
                    </w:rPr>
                  </w:rPrChange>
                </w:rPr>
                <w:t xml:space="preserve">BOT agent readiness with all process applications as below </w:t>
              </w:r>
            </w:ins>
          </w:p>
          <w:p w14:paraId="5D326446" w14:textId="68E44BAD" w:rsidR="005A3C7B" w:rsidRPr="00431EBF" w:rsidRDefault="005A3C7B" w:rsidP="00431EBF">
            <w:pPr>
              <w:pStyle w:val="ListParagraph"/>
              <w:numPr>
                <w:ilvl w:val="0"/>
                <w:numId w:val="54"/>
              </w:numPr>
              <w:spacing w:after="160"/>
              <w:rPr>
                <w:ins w:id="5192" w:author="Mohamed Amer" w:date="2024-07-28T17:05:00Z" w16du:dateUtc="2024-07-28T14:05:00Z"/>
                <w:rStyle w:val="-Normal"/>
                <w:rFonts w:ascii="Frutiger LT Arabic 45 Light" w:eastAsia="Times New Roman" w:hAnsi="Frutiger LT Arabic 45 Light" w:cs="Frutiger LT Arabic 45 Light"/>
                <w:b w:val="0"/>
                <w:bCs w:val="0"/>
                <w:rPrChange w:id="5193" w:author="Mohamed Amer" w:date="2024-07-28T17:21:00Z" w16du:dateUtc="2024-07-28T14:21:00Z">
                  <w:rPr>
                    <w:ins w:id="5194" w:author="Mohamed Amer" w:date="2024-07-28T17:05:00Z" w16du:dateUtc="2024-07-28T14:05:00Z"/>
                    <w:rStyle w:val="-Normal"/>
                    <w:rFonts w:ascii="Frutiger LT Arabic 45 Light" w:eastAsia="Times New Roman" w:hAnsi="Frutiger LT Arabic 45 Light" w:cs="Frutiger LT Arabic 45 Light"/>
                    <w:b w:val="0"/>
                    <w:bCs w:val="0"/>
                    <w:color w:val="000000" w:themeColor="text1"/>
                  </w:rPr>
                </w:rPrChange>
              </w:rPr>
              <w:pPrChange w:id="5195" w:author="Mohamed Amer" w:date="2024-07-28T17:21:00Z" w16du:dateUtc="2024-07-28T14:21:00Z">
                <w:pPr>
                  <w:pStyle w:val="ListParagraph"/>
                  <w:framePr w:hSpace="180" w:wrap="around" w:vAnchor="text" w:hAnchor="text" w:y="76"/>
                  <w:numPr>
                    <w:numId w:val="54"/>
                  </w:numPr>
                  <w:ind w:left="1080" w:hanging="360"/>
                </w:pPr>
              </w:pPrChange>
            </w:pPr>
            <w:ins w:id="5196" w:author="Mohamed Amer" w:date="2024-07-28T17:05:00Z" w16du:dateUtc="2024-07-28T14:05:00Z">
              <w:r w:rsidRPr="00431EBF">
                <w:rPr>
                  <w:rStyle w:val="-Normal"/>
                  <w:rFonts w:ascii="Frutiger LT Arabic 45 Light" w:eastAsia="Times New Roman" w:hAnsi="Frutiger LT Arabic 45 Light" w:cs="Frutiger LT Arabic 45 Light"/>
                  <w:b w:val="0"/>
                  <w:bCs w:val="0"/>
                  <w:rPrChange w:id="5197" w:author="Mohamed Amer" w:date="2024-07-28T17:21:00Z" w16du:dateUtc="2024-07-28T14:21:00Z">
                    <w:rPr>
                      <w:rStyle w:val="-Normal"/>
                      <w:rFonts w:ascii="Frutiger LT Arabic 45 Light" w:hAnsi="Frutiger LT Arabic 45 Light" w:cs="Frutiger LT Arabic 45 Light"/>
                      <w:color w:val="000000" w:themeColor="text1"/>
                    </w:rPr>
                  </w:rPrChange>
                </w:rPr>
                <w:t>Windows ID</w:t>
              </w:r>
            </w:ins>
          </w:p>
          <w:p w14:paraId="77CE8412" w14:textId="727F1504" w:rsidR="005A3C7B" w:rsidRPr="00431EBF" w:rsidRDefault="005A3C7B" w:rsidP="00431EBF">
            <w:pPr>
              <w:pStyle w:val="ListParagraph"/>
              <w:numPr>
                <w:ilvl w:val="0"/>
                <w:numId w:val="54"/>
              </w:numPr>
              <w:spacing w:after="160"/>
              <w:rPr>
                <w:ins w:id="5198" w:author="Mohamed Amer" w:date="2024-07-28T17:05:00Z" w16du:dateUtc="2024-07-28T14:05:00Z"/>
                <w:rStyle w:val="-Normal"/>
                <w:rFonts w:ascii="Frutiger LT Arabic 45 Light" w:eastAsia="Times New Roman" w:hAnsi="Frutiger LT Arabic 45 Light" w:cs="Frutiger LT Arabic 45 Light"/>
                <w:b w:val="0"/>
                <w:bCs w:val="0"/>
                <w:rPrChange w:id="5199" w:author="Mohamed Amer" w:date="2024-07-28T17:21:00Z" w16du:dateUtc="2024-07-28T14:21:00Z">
                  <w:rPr>
                    <w:ins w:id="5200" w:author="Mohamed Amer" w:date="2024-07-28T17:05:00Z" w16du:dateUtc="2024-07-28T14:05:00Z"/>
                    <w:rStyle w:val="-Normal"/>
                    <w:rFonts w:ascii="Frutiger LT Arabic 45 Light" w:eastAsia="Times New Roman" w:hAnsi="Frutiger LT Arabic 45 Light" w:cs="Frutiger LT Arabic 45 Light"/>
                    <w:b w:val="0"/>
                    <w:bCs w:val="0"/>
                    <w:color w:val="000000" w:themeColor="text1"/>
                  </w:rPr>
                </w:rPrChange>
              </w:rPr>
              <w:pPrChange w:id="5201" w:author="Mohamed Amer" w:date="2024-07-28T17:21:00Z" w16du:dateUtc="2024-07-28T14:21:00Z">
                <w:pPr>
                  <w:pStyle w:val="ListParagraph"/>
                  <w:framePr w:hSpace="180" w:wrap="around" w:vAnchor="text" w:hAnchor="text" w:y="76"/>
                  <w:numPr>
                    <w:numId w:val="54"/>
                  </w:numPr>
                  <w:ind w:left="1080" w:hanging="360"/>
                </w:pPr>
              </w:pPrChange>
            </w:pPr>
            <w:ins w:id="5202" w:author="Mohamed Amer" w:date="2024-07-28T17:05:00Z" w16du:dateUtc="2024-07-28T14:05:00Z">
              <w:r w:rsidRPr="00431EBF">
                <w:rPr>
                  <w:rStyle w:val="-Normal"/>
                  <w:rFonts w:ascii="Frutiger LT Arabic 45 Light" w:eastAsia="Times New Roman" w:hAnsi="Frutiger LT Arabic 45 Light" w:cs="Frutiger LT Arabic 45 Light"/>
                  <w:b w:val="0"/>
                  <w:bCs w:val="0"/>
                  <w:rPrChange w:id="5203" w:author="Mohamed Amer" w:date="2024-07-28T17:21:00Z" w16du:dateUtc="2024-07-28T14:21:00Z">
                    <w:rPr>
                      <w:rStyle w:val="-Normal"/>
                      <w:rFonts w:ascii="Frutiger LT Arabic 45 Light" w:hAnsi="Frutiger LT Arabic 45 Light" w:cs="Frutiger LT Arabic 45 Light"/>
                      <w:color w:val="000000" w:themeColor="text1"/>
                    </w:rPr>
                  </w:rPrChange>
                </w:rPr>
                <w:t>Email ID</w:t>
              </w:r>
            </w:ins>
          </w:p>
          <w:p w14:paraId="249B549F" w14:textId="33295E83" w:rsidR="005A3C7B" w:rsidRPr="00431EBF" w:rsidRDefault="005A3C7B" w:rsidP="00431EBF">
            <w:pPr>
              <w:pStyle w:val="ListParagraph"/>
              <w:numPr>
                <w:ilvl w:val="0"/>
                <w:numId w:val="54"/>
              </w:numPr>
              <w:spacing w:after="160"/>
              <w:rPr>
                <w:ins w:id="5204" w:author="Mohamed Amer" w:date="2024-07-28T17:08:00Z" w16du:dateUtc="2024-07-28T14:08:00Z"/>
                <w:rStyle w:val="-Normal"/>
                <w:rFonts w:ascii="Frutiger LT Arabic 45 Light" w:eastAsia="Times New Roman" w:hAnsi="Frutiger LT Arabic 45 Light" w:cs="Frutiger LT Arabic 45 Light"/>
                <w:b w:val="0"/>
                <w:bCs w:val="0"/>
                <w:rPrChange w:id="5205" w:author="Mohamed Amer" w:date="2024-07-28T17:21:00Z" w16du:dateUtc="2024-07-28T14:21:00Z">
                  <w:rPr>
                    <w:ins w:id="5206" w:author="Mohamed Amer" w:date="2024-07-28T17:08:00Z" w16du:dateUtc="2024-07-28T14:08:00Z"/>
                    <w:rStyle w:val="-Normal"/>
                    <w:rFonts w:ascii="Frutiger LT Arabic 45 Light" w:eastAsia="Times New Roman" w:hAnsi="Frutiger LT Arabic 45 Light" w:cs="Frutiger LT Arabic 45 Light"/>
                    <w:b w:val="0"/>
                    <w:bCs w:val="0"/>
                    <w:color w:val="000000" w:themeColor="text1"/>
                  </w:rPr>
                </w:rPrChange>
              </w:rPr>
              <w:pPrChange w:id="5207" w:author="Mohamed Amer" w:date="2024-07-28T17:21:00Z" w16du:dateUtc="2024-07-28T14:21:00Z">
                <w:pPr>
                  <w:pStyle w:val="ListParagraph"/>
                  <w:framePr w:hSpace="180" w:wrap="around" w:vAnchor="text" w:hAnchor="text" w:y="76"/>
                  <w:numPr>
                    <w:numId w:val="54"/>
                  </w:numPr>
                  <w:ind w:left="1080" w:hanging="360"/>
                </w:pPr>
              </w:pPrChange>
            </w:pPr>
            <w:ins w:id="5208" w:author="Mohamed Amer" w:date="2024-07-28T17:06:00Z" w16du:dateUtc="2024-07-28T14:06:00Z">
              <w:r w:rsidRPr="00431EBF">
                <w:rPr>
                  <w:rStyle w:val="-Normal"/>
                  <w:rFonts w:ascii="Frutiger LT Arabic 45 Light" w:eastAsia="Times New Roman" w:hAnsi="Frutiger LT Arabic 45 Light" w:cs="Frutiger LT Arabic 45 Light"/>
                  <w:b w:val="0"/>
                  <w:bCs w:val="0"/>
                  <w:rPrChange w:id="5209"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 xml:space="preserve">T24 </w:t>
              </w:r>
            </w:ins>
            <w:ins w:id="5210" w:author="Mohamed Amer" w:date="2024-07-28T17:29:00Z" w16du:dateUtc="2024-07-28T14:29:00Z">
              <w:r w:rsidR="00C863FB">
                <w:rPr>
                  <w:rStyle w:val="-Normal"/>
                  <w:rFonts w:ascii="Frutiger LT Arabic 45 Light" w:eastAsia="Times New Roman" w:hAnsi="Frutiger LT Arabic 45 Light" w:cs="Frutiger LT Arabic 45 Light"/>
                  <w:b w:val="0"/>
                  <w:bCs w:val="0"/>
                </w:rPr>
                <w:t xml:space="preserve">maker </w:t>
              </w:r>
            </w:ins>
            <w:ins w:id="5211" w:author="Mohamed Amer" w:date="2024-07-28T17:06:00Z" w16du:dateUtc="2024-07-28T14:06:00Z">
              <w:r w:rsidRPr="00431EBF">
                <w:rPr>
                  <w:rStyle w:val="-Normal"/>
                  <w:rFonts w:ascii="Frutiger LT Arabic 45 Light" w:eastAsia="Times New Roman" w:hAnsi="Frutiger LT Arabic 45 Light" w:cs="Frutiger LT Arabic 45 Light"/>
                  <w:b w:val="0"/>
                  <w:bCs w:val="0"/>
                  <w:rPrChange w:id="5212"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account</w:t>
              </w:r>
            </w:ins>
            <w:ins w:id="5213" w:author="Mohamed Amer" w:date="2024-07-28T17:09:00Z" w16du:dateUtc="2024-07-28T14:09:00Z">
              <w:r w:rsidR="006F11F1" w:rsidRPr="00431EBF">
                <w:rPr>
                  <w:rStyle w:val="-Normal"/>
                  <w:rFonts w:ascii="Frutiger LT Arabic 45 Light" w:eastAsia="Times New Roman" w:hAnsi="Frutiger LT Arabic 45 Light" w:cs="Frutiger LT Arabic 45 Light"/>
                  <w:b w:val="0"/>
                  <w:bCs w:val="0"/>
                  <w:rPrChange w:id="5214"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w:t>
              </w:r>
            </w:ins>
          </w:p>
          <w:p w14:paraId="3D8863EA" w14:textId="7EA09DE7" w:rsidR="006F11F1" w:rsidRPr="00431EBF" w:rsidRDefault="006F11F1" w:rsidP="00431EBF">
            <w:pPr>
              <w:pStyle w:val="ListParagraph"/>
              <w:numPr>
                <w:ilvl w:val="0"/>
                <w:numId w:val="54"/>
              </w:numPr>
              <w:spacing w:after="160"/>
              <w:rPr>
                <w:ins w:id="5215" w:author="Mohamed Amer" w:date="2024-07-28T17:05:00Z" w16du:dateUtc="2024-07-28T14:05:00Z"/>
                <w:rStyle w:val="-Normal"/>
                <w:rFonts w:ascii="Frutiger LT Arabic 45 Light" w:eastAsia="Times New Roman" w:hAnsi="Frutiger LT Arabic 45 Light" w:cs="Frutiger LT Arabic 45 Light"/>
                <w:b w:val="0"/>
                <w:bCs w:val="0"/>
                <w:rPrChange w:id="5216" w:author="Mohamed Amer" w:date="2024-07-28T17:21:00Z" w16du:dateUtc="2024-07-28T14:21:00Z">
                  <w:rPr>
                    <w:ins w:id="5217" w:author="Mohamed Amer" w:date="2024-07-28T17:05:00Z" w16du:dateUtc="2024-07-28T14:05:00Z"/>
                    <w:rStyle w:val="-Normal"/>
                    <w:rFonts w:ascii="Frutiger LT Arabic 45 Light" w:eastAsia="Times New Roman" w:hAnsi="Frutiger LT Arabic 45 Light" w:cs="Frutiger LT Arabic 45 Light"/>
                    <w:b w:val="0"/>
                    <w:bCs w:val="0"/>
                    <w:color w:val="000000" w:themeColor="text1"/>
                  </w:rPr>
                </w:rPrChange>
              </w:rPr>
              <w:pPrChange w:id="5218" w:author="Mohamed Amer" w:date="2024-07-28T17:21:00Z" w16du:dateUtc="2024-07-28T14:21:00Z">
                <w:pPr>
                  <w:pStyle w:val="ListParagraph"/>
                  <w:framePr w:hSpace="180" w:wrap="around" w:vAnchor="text" w:hAnchor="text" w:y="76"/>
                  <w:numPr>
                    <w:numId w:val="54"/>
                  </w:numPr>
                  <w:ind w:left="1080" w:hanging="360"/>
                </w:pPr>
              </w:pPrChange>
            </w:pPr>
            <w:ins w:id="5219" w:author="Mohamed Amer" w:date="2024-07-28T17:08:00Z" w16du:dateUtc="2024-07-28T14:08:00Z">
              <w:r w:rsidRPr="00431EBF">
                <w:rPr>
                  <w:rStyle w:val="-Normal"/>
                  <w:rFonts w:ascii="Frutiger LT Arabic 45 Light" w:eastAsia="Times New Roman" w:hAnsi="Frutiger LT Arabic 45 Light" w:cs="Frutiger LT Arabic 45 Light"/>
                  <w:b w:val="0"/>
                  <w:bCs w:val="0"/>
                  <w:rPrChange w:id="5220"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 xml:space="preserve">T24 </w:t>
              </w:r>
            </w:ins>
            <w:ins w:id="5221" w:author="Mohamed Amer" w:date="2024-07-28T17:29:00Z" w16du:dateUtc="2024-07-28T14:29:00Z">
              <w:r w:rsidR="00C863FB">
                <w:rPr>
                  <w:rStyle w:val="-Normal"/>
                  <w:rFonts w:ascii="Frutiger LT Arabic 45 Light" w:eastAsia="Times New Roman" w:hAnsi="Frutiger LT Arabic 45 Light" w:cs="Frutiger LT Arabic 45 Light"/>
                  <w:b w:val="0"/>
                  <w:bCs w:val="0"/>
                </w:rPr>
                <w:t xml:space="preserve">checker </w:t>
              </w:r>
            </w:ins>
            <w:ins w:id="5222" w:author="Mohamed Amer" w:date="2024-07-28T17:08:00Z" w16du:dateUtc="2024-07-28T14:08:00Z">
              <w:r w:rsidRPr="00431EBF">
                <w:rPr>
                  <w:rStyle w:val="-Normal"/>
                  <w:rFonts w:ascii="Frutiger LT Arabic 45 Light" w:eastAsia="Times New Roman" w:hAnsi="Frutiger LT Arabic 45 Light" w:cs="Frutiger LT Arabic 45 Light"/>
                  <w:b w:val="0"/>
                  <w:bCs w:val="0"/>
                  <w:rPrChange w:id="5223"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account</w:t>
              </w:r>
            </w:ins>
            <w:ins w:id="5224" w:author="Mohamed Amer" w:date="2024-07-28T17:09:00Z" w16du:dateUtc="2024-07-28T14:09:00Z">
              <w:r w:rsidRPr="00431EBF">
                <w:rPr>
                  <w:rStyle w:val="-Normal"/>
                  <w:rFonts w:ascii="Frutiger LT Arabic 45 Light" w:eastAsia="Times New Roman" w:hAnsi="Frutiger LT Arabic 45 Light" w:cs="Frutiger LT Arabic 45 Light"/>
                  <w:b w:val="0"/>
                  <w:bCs w:val="0"/>
                  <w:rPrChange w:id="5225"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w:t>
              </w:r>
            </w:ins>
          </w:p>
          <w:p w14:paraId="2CC4A95F" w14:textId="3FFCB82D" w:rsidR="00EB3225" w:rsidRPr="00431EBF" w:rsidRDefault="00EB3225" w:rsidP="00431EBF">
            <w:pPr>
              <w:pStyle w:val="ListParagraph"/>
              <w:numPr>
                <w:ilvl w:val="0"/>
                <w:numId w:val="54"/>
              </w:numPr>
              <w:spacing w:after="160"/>
              <w:rPr>
                <w:ins w:id="5226" w:author="Mohamed Amer" w:date="2024-07-28T16:57:00Z" w16du:dateUtc="2024-07-28T13:57:00Z"/>
                <w:rStyle w:val="-Normal"/>
                <w:rFonts w:ascii="Frutiger LT Arabic 45 Light" w:eastAsia="Times New Roman" w:hAnsi="Frutiger LT Arabic 45 Light" w:cs="Frutiger LT Arabic 45 Light"/>
                <w:b w:val="0"/>
                <w:bCs w:val="0"/>
                <w:rPrChange w:id="5227" w:author="Mohamed Amer" w:date="2024-07-28T17:21:00Z" w16du:dateUtc="2024-07-28T14:21:00Z">
                  <w:rPr>
                    <w:ins w:id="5228" w:author="Mohamed Amer" w:date="2024-07-28T16:57:00Z" w16du:dateUtc="2024-07-28T13:57:00Z"/>
                    <w:b w:val="0"/>
                    <w:bCs w:val="0"/>
                    <w:sz w:val="16"/>
                    <w:szCs w:val="16"/>
                  </w:rPr>
                </w:rPrChange>
              </w:rPr>
              <w:pPrChange w:id="5229" w:author="Mohamed Amer" w:date="2024-07-28T17:21:00Z" w16du:dateUtc="2024-07-28T14:21:00Z">
                <w:pPr>
                  <w:pStyle w:val="ListParagraph"/>
                  <w:framePr w:hSpace="180" w:wrap="around" w:vAnchor="text" w:hAnchor="text" w:y="76"/>
                  <w:numPr>
                    <w:numId w:val="54"/>
                  </w:numPr>
                  <w:ind w:left="1080" w:hanging="360"/>
                </w:pPr>
              </w:pPrChange>
            </w:pPr>
            <w:ins w:id="5230"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231" w:author="Mohamed Amer" w:date="2024-07-28T17:21:00Z" w16du:dateUtc="2024-07-28T14:21:00Z">
                    <w:rPr>
                      <w:sz w:val="16"/>
                      <w:szCs w:val="16"/>
                    </w:rPr>
                  </w:rPrChange>
                </w:rPr>
                <w:t>SQL account with a permission to create a database and tables – read/write</w:t>
              </w:r>
            </w:ins>
          </w:p>
          <w:p w14:paraId="0FA25EBB" w14:textId="77777777" w:rsidR="00EB3225" w:rsidRPr="00431EBF" w:rsidRDefault="00EB3225" w:rsidP="00431EBF">
            <w:pPr>
              <w:pStyle w:val="ListParagraph"/>
              <w:numPr>
                <w:ilvl w:val="0"/>
                <w:numId w:val="54"/>
              </w:numPr>
              <w:spacing w:after="160"/>
              <w:rPr>
                <w:ins w:id="5232" w:author="Mohamed Amer" w:date="2024-07-28T16:57:00Z" w16du:dateUtc="2024-07-28T13:57:00Z"/>
                <w:rStyle w:val="-Normal"/>
                <w:rFonts w:ascii="Frutiger LT Arabic 45 Light" w:eastAsia="Times New Roman" w:hAnsi="Frutiger LT Arabic 45 Light" w:cs="Frutiger LT Arabic 45 Light"/>
                <w:b w:val="0"/>
                <w:bCs w:val="0"/>
                <w:rPrChange w:id="5233" w:author="Mohamed Amer" w:date="2024-07-28T17:21:00Z" w16du:dateUtc="2024-07-28T14:21:00Z">
                  <w:rPr>
                    <w:ins w:id="5234" w:author="Mohamed Amer" w:date="2024-07-28T16:57:00Z" w16du:dateUtc="2024-07-28T13:57:00Z"/>
                    <w:sz w:val="16"/>
                    <w:szCs w:val="16"/>
                    <w:highlight w:val="yellow"/>
                  </w:rPr>
                </w:rPrChange>
              </w:rPr>
              <w:pPrChange w:id="5235" w:author="Mohamed Amer" w:date="2024-07-28T17:21:00Z" w16du:dateUtc="2024-07-28T14:21:00Z">
                <w:pPr>
                  <w:pStyle w:val="ListParagraph"/>
                  <w:framePr w:hSpace="180" w:wrap="around" w:vAnchor="text" w:hAnchor="text" w:y="76"/>
                  <w:numPr>
                    <w:numId w:val="54"/>
                  </w:numPr>
                  <w:ind w:left="1080" w:hanging="360"/>
                </w:pPr>
              </w:pPrChange>
            </w:pPr>
            <w:ins w:id="5236"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237" w:author="Mohamed Amer" w:date="2024-07-28T17:21:00Z" w16du:dateUtc="2024-07-28T14:21:00Z">
                    <w:rPr>
                      <w:sz w:val="16"/>
                      <w:szCs w:val="16"/>
                      <w:highlight w:val="yellow"/>
                    </w:rPr>
                  </w:rPrChange>
                </w:rPr>
                <w:t xml:space="preserve">Access to shared folder </w:t>
              </w:r>
            </w:ins>
          </w:p>
          <w:p w14:paraId="6318EEC5" w14:textId="16128BD1" w:rsidR="00EB3225" w:rsidRPr="00EB3225" w:rsidRDefault="00EB3225" w:rsidP="00431EBF">
            <w:pPr>
              <w:pStyle w:val="ListParagraph"/>
              <w:numPr>
                <w:ilvl w:val="0"/>
                <w:numId w:val="54"/>
              </w:numPr>
              <w:spacing w:after="160"/>
              <w:rPr>
                <w:ins w:id="5238" w:author="Mohamed Amer" w:date="2024-07-28T16:57:00Z" w16du:dateUtc="2024-07-28T13:57:00Z"/>
                <w:rStyle w:val="-Normal"/>
                <w:rFonts w:ascii="Frutiger LT Arabic 45 Light" w:eastAsia="Times New Roman" w:hAnsi="Frutiger LT Arabic 45 Light" w:cs="Frutiger LT Arabic 45 Light"/>
                <w:b w:val="0"/>
                <w:bCs w:val="0"/>
                <w:color w:val="000000" w:themeColor="text1"/>
                <w:rPrChange w:id="5239" w:author="Mohamed Amer" w:date="2024-07-28T16:59:00Z" w16du:dateUtc="2024-07-28T13:59:00Z">
                  <w:rPr>
                    <w:ins w:id="5240" w:author="Mohamed Amer" w:date="2024-07-28T16:57:00Z" w16du:dateUtc="2024-07-28T13:57:00Z"/>
                    <w:sz w:val="16"/>
                    <w:szCs w:val="16"/>
                  </w:rPr>
                </w:rPrChange>
              </w:rPr>
              <w:pPrChange w:id="5241" w:author="Mohamed Amer" w:date="2024-07-28T17:21:00Z" w16du:dateUtc="2024-07-28T14:21:00Z">
                <w:pPr>
                  <w:pStyle w:val="ListParagraph"/>
                  <w:framePr w:hSpace="180" w:wrap="around" w:vAnchor="text" w:hAnchor="text" w:y="76"/>
                  <w:numPr>
                    <w:numId w:val="54"/>
                  </w:numPr>
                  <w:ind w:left="1080" w:hanging="360"/>
                </w:pPr>
              </w:pPrChange>
            </w:pPr>
            <w:ins w:id="5242"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243" w:author="Mohamed Amer" w:date="2024-07-28T17:21:00Z" w16du:dateUtc="2024-07-28T14:21:00Z">
                    <w:rPr>
                      <w:sz w:val="16"/>
                      <w:szCs w:val="16"/>
                    </w:rPr>
                  </w:rPrChange>
                </w:rPr>
                <w:t xml:space="preserve">Test data to cover both the happy </w:t>
              </w:r>
            </w:ins>
            <w:ins w:id="5244" w:author="Mohamed Amer" w:date="2024-07-28T17:08:00Z" w16du:dateUtc="2024-07-28T14:08:00Z">
              <w:r w:rsidR="0011435F" w:rsidRPr="00431EBF">
                <w:rPr>
                  <w:rStyle w:val="-Normal"/>
                  <w:rFonts w:ascii="Frutiger LT Arabic 45 Light" w:eastAsia="Times New Roman" w:hAnsi="Frutiger LT Arabic 45 Light" w:cs="Frutiger LT Arabic 45 Light"/>
                  <w:b w:val="0"/>
                  <w:bCs w:val="0"/>
                  <w:rPrChange w:id="5245"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and unhappy scenarios.</w:t>
              </w:r>
            </w:ins>
          </w:p>
        </w:tc>
        <w:tc>
          <w:tcPr>
            <w:tcW w:w="997" w:type="pct"/>
          </w:tcPr>
          <w:p w14:paraId="4E8CD64E" w14:textId="77777777" w:rsidR="00EB3225" w:rsidRPr="00EB3225" w:rsidRDefault="00EB3225" w:rsidP="00E658D5">
            <w:pPr>
              <w:pStyle w:val="ListParagraph"/>
              <w:ind w:left="0"/>
              <w:cnfStyle w:val="000000100000" w:firstRow="0" w:lastRow="0" w:firstColumn="0" w:lastColumn="0" w:oddVBand="0" w:evenVBand="0" w:oddHBand="1" w:evenHBand="0" w:firstRowFirstColumn="0" w:firstRowLastColumn="0" w:lastRowFirstColumn="0" w:lastRowLastColumn="0"/>
              <w:rPr>
                <w:ins w:id="5246" w:author="Mohamed Amer" w:date="2024-07-28T16:57:00Z" w16du:dateUtc="2024-07-28T13:57:00Z"/>
                <w:rStyle w:val="-Normal"/>
                <w:rFonts w:ascii="Frutiger LT Arabic 45 Light" w:eastAsia="Times New Roman" w:hAnsi="Frutiger LT Arabic 45 Light" w:cs="Frutiger LT Arabic 45 Light"/>
                <w:rPrChange w:id="5247" w:author="Mohamed Amer" w:date="2024-07-28T16:59:00Z" w16du:dateUtc="2024-07-28T13:59:00Z">
                  <w:rPr>
                    <w:ins w:id="5248" w:author="Mohamed Amer" w:date="2024-07-28T16:57:00Z" w16du:dateUtc="2024-07-28T13:57:00Z"/>
                    <w:rFonts w:ascii="Frutiger LT Arabic 45 Light" w:hAnsi="Frutiger LT Arabic 45 Light" w:cs="Frutiger LT Arabic 45 Light"/>
                    <w:color w:val="000000" w:themeColor="text1"/>
                    <w:sz w:val="20"/>
                    <w:szCs w:val="20"/>
                  </w:rPr>
                </w:rPrChange>
              </w:rPr>
            </w:pPr>
            <w:ins w:id="5249" w:author="Mohamed Amer" w:date="2024-07-28T16:57:00Z" w16du:dateUtc="2024-07-28T13:57:00Z">
              <w:r w:rsidRPr="00EB3225">
                <w:rPr>
                  <w:rStyle w:val="-Normal"/>
                  <w:rFonts w:ascii="Frutiger LT Arabic 45 Light" w:hAnsi="Frutiger LT Arabic 45 Light" w:cs="Frutiger LT Arabic 45 Light"/>
                  <w:rPrChange w:id="5250" w:author="Mohamed Amer" w:date="2024-07-28T16:59:00Z" w16du:dateUtc="2024-07-28T13:59:00Z">
                    <w:rPr>
                      <w:rFonts w:ascii="Frutiger LT Arabic 45 Light" w:hAnsi="Frutiger LT Arabic 45 Light" w:cs="Frutiger LT Arabic 45 Light"/>
                      <w:color w:val="000000" w:themeColor="text1"/>
                      <w:sz w:val="20"/>
                      <w:szCs w:val="20"/>
                    </w:rPr>
                  </w:rPrChange>
                </w:rPr>
                <w:t>Albilad Capital</w:t>
              </w:r>
            </w:ins>
          </w:p>
        </w:tc>
      </w:tr>
    </w:tbl>
    <w:p w14:paraId="67DADA37" w14:textId="77777777" w:rsidR="00EB3225" w:rsidRPr="00EB3225" w:rsidRDefault="00EB3225" w:rsidP="00EB3225">
      <w:pPr>
        <w:pStyle w:val="Heading1"/>
        <w:ind w:left="1635"/>
        <w:rPr>
          <w:ins w:id="5251" w:author="Mohamed Amer" w:date="2024-07-28T16:57:00Z" w16du:dateUtc="2024-07-28T13:57:00Z"/>
          <w:rStyle w:val="-Normal"/>
          <w:rFonts w:ascii="Frutiger LT Arabic 45 Light" w:hAnsi="Frutiger LT Arabic 45 Light" w:cs="Frutiger LT Arabic 45 Light"/>
          <w:rPrChange w:id="5252" w:author="Mohamed Amer" w:date="2024-07-28T16:59:00Z" w16du:dateUtc="2024-07-28T13:59:00Z">
            <w:rPr>
              <w:ins w:id="5253" w:author="Mohamed Amer" w:date="2024-07-28T16:57:00Z" w16du:dateUtc="2024-07-28T13:57:00Z"/>
              <w:rStyle w:val="Strong"/>
              <w:rFonts w:ascii="Frutiger LT Arabic 45 Light" w:hAnsi="Frutiger LT Arabic 45 Light" w:cs="Frutiger LT Arabic 45 Light"/>
              <w:b/>
              <w:bCs/>
              <w:color w:val="000000" w:themeColor="text1"/>
              <w:kern w:val="0"/>
              <w:sz w:val="24"/>
              <w:szCs w:val="24"/>
            </w:rPr>
          </w:rPrChange>
        </w:rPr>
      </w:pPr>
    </w:p>
    <w:p w14:paraId="51F26910" w14:textId="77777777" w:rsidR="00EB3225" w:rsidRPr="005A3C7B" w:rsidRDefault="00EB3225">
      <w:pPr>
        <w:pStyle w:val="Heading1"/>
        <w:numPr>
          <w:ilvl w:val="0"/>
          <w:numId w:val="55"/>
        </w:numPr>
        <w:ind w:left="450" w:right="3255"/>
        <w:rPr>
          <w:ins w:id="5254" w:author="Mohamed Amer" w:date="2024-07-28T16:57:00Z" w16du:dateUtc="2024-07-28T13:57:00Z"/>
          <w:rStyle w:val="-Normal"/>
          <w:rFonts w:ascii="Frutiger LT Arabic 45 Light" w:hAnsi="Frutiger LT Arabic 45 Light" w:cs="Frutiger LT Arabic 45 Light"/>
          <w:bCs w:val="0"/>
          <w:kern w:val="0"/>
          <w:rPrChange w:id="5255" w:author="Mohamed Amer" w:date="2024-07-28T17:05:00Z" w16du:dateUtc="2024-07-28T14:05:00Z">
            <w:rPr>
              <w:ins w:id="5256" w:author="Mohamed Amer" w:date="2024-07-28T16:57:00Z" w16du:dateUtc="2024-07-28T13:57:00Z"/>
              <w:rStyle w:val="Strong"/>
              <w:rFonts w:ascii="Frutiger LT Arabic 45 Light" w:hAnsi="Frutiger LT Arabic 45 Light" w:cs="Frutiger LT Arabic 45 Light"/>
              <w:bCs/>
              <w:color w:val="000000" w:themeColor="text1"/>
            </w:rPr>
          </w:rPrChange>
        </w:rPr>
        <w:pPrChange w:id="5257" w:author="Mohamed Amer" w:date="2024-07-28T17:05:00Z" w16du:dateUtc="2024-07-28T14:05:00Z">
          <w:pPr>
            <w:pStyle w:val="Heading1"/>
            <w:numPr>
              <w:numId w:val="55"/>
            </w:numPr>
            <w:tabs>
              <w:tab w:val="num" w:pos="3255"/>
            </w:tabs>
            <w:ind w:left="3255" w:right="3255" w:hanging="360"/>
          </w:pPr>
        </w:pPrChange>
      </w:pPr>
      <w:ins w:id="5258" w:author="Mohamed Amer" w:date="2024-07-28T16:57:00Z" w16du:dateUtc="2024-07-28T13:57:00Z">
        <w:r w:rsidRPr="005A3C7B">
          <w:rPr>
            <w:rStyle w:val="-Normal"/>
            <w:rFonts w:ascii="Frutiger LT Arabic 45 Light" w:hAnsi="Frutiger LT Arabic 45 Light" w:cs="Frutiger LT Arabic 45 Light"/>
            <w:bCs w:val="0"/>
            <w:kern w:val="0"/>
            <w:rPrChange w:id="5259" w:author="Mohamed Amer" w:date="2024-07-28T17:05:00Z" w16du:dateUtc="2024-07-28T14:05:00Z">
              <w:rPr>
                <w:rStyle w:val="Strong"/>
                <w:rFonts w:ascii="Frutiger LT Arabic 45 Light" w:hAnsi="Frutiger LT Arabic 45 Light" w:cs="Frutiger LT Arabic 45 Light"/>
                <w:bCs/>
                <w:color w:val="000000" w:themeColor="text1"/>
              </w:rPr>
            </w:rPrChange>
          </w:rPr>
          <w:t>Automation Prerequisites – IBKR Onboarding</w:t>
        </w:r>
      </w:ins>
    </w:p>
    <w:p w14:paraId="5BB57908" w14:textId="77777777" w:rsidR="00EB3225" w:rsidRPr="00EB3225" w:rsidRDefault="00EB3225" w:rsidP="00EB3225">
      <w:pPr>
        <w:ind w:firstLine="432"/>
        <w:rPr>
          <w:ins w:id="5260" w:author="Mohamed Amer" w:date="2024-07-28T16:57:00Z" w16du:dateUtc="2024-07-28T13:57:00Z"/>
          <w:rStyle w:val="-Normal"/>
          <w:rFonts w:ascii="Frutiger LT Arabic 45 Light" w:hAnsi="Frutiger LT Arabic 45 Light" w:cs="Frutiger LT Arabic 45 Light"/>
          <w:rPrChange w:id="5261" w:author="Mohamed Amer" w:date="2024-07-28T16:59:00Z" w16du:dateUtc="2024-07-28T13:59:00Z">
            <w:rPr>
              <w:ins w:id="5262" w:author="Mohamed Amer" w:date="2024-07-28T16:57:00Z" w16du:dateUtc="2024-07-28T13:57:00Z"/>
              <w:rFonts w:ascii="Frutiger LT Arabic 45 Light" w:hAnsi="Frutiger LT Arabic 45 Light" w:cs="Frutiger LT Arabic 45 Light"/>
              <w:color w:val="000000" w:themeColor="text1"/>
              <w:sz w:val="20"/>
              <w:szCs w:val="20"/>
              <w:lang w:bidi="ar-EG"/>
            </w:rPr>
          </w:rPrChange>
        </w:rPr>
      </w:pPr>
      <w:ins w:id="5263" w:author="Mohamed Amer" w:date="2024-07-28T16:57:00Z" w16du:dateUtc="2024-07-28T13:57:00Z">
        <w:r w:rsidRPr="00EB3225">
          <w:rPr>
            <w:rStyle w:val="-Normal"/>
            <w:rFonts w:ascii="Frutiger LT Arabic 45 Light" w:hAnsi="Frutiger LT Arabic 45 Light" w:cs="Frutiger LT Arabic 45 Light"/>
            <w:rPrChange w:id="5264" w:author="Mohamed Amer" w:date="2024-07-28T16:59:00Z" w16du:dateUtc="2024-07-28T13:59:00Z">
              <w:rPr>
                <w:rFonts w:ascii="Frutiger LT Arabic 45 Light" w:hAnsi="Frutiger LT Arabic 45 Light" w:cs="Frutiger LT Arabic 45 Light"/>
                <w:color w:val="000000" w:themeColor="text1"/>
                <w:sz w:val="20"/>
                <w:szCs w:val="20"/>
                <w:lang w:bidi="ar-EG"/>
              </w:rPr>
            </w:rPrChange>
          </w:rPr>
          <w:t>This section is to consolidate all technical prerequisites that are mandatory to start the automation.</w:t>
        </w:r>
      </w:ins>
    </w:p>
    <w:tbl>
      <w:tblPr>
        <w:tblStyle w:val="GridTable4-Accent3"/>
        <w:tblpPr w:leftFromText="180" w:rightFromText="180" w:vertAnchor="text" w:tblpY="76"/>
        <w:tblW w:w="5000" w:type="pct"/>
        <w:tblLook w:val="04A0" w:firstRow="1" w:lastRow="0" w:firstColumn="1" w:lastColumn="0" w:noHBand="0" w:noVBand="1"/>
      </w:tblPr>
      <w:tblGrid>
        <w:gridCol w:w="8372"/>
        <w:gridCol w:w="2085"/>
      </w:tblGrid>
      <w:tr w:rsidR="00EB3225" w:rsidRPr="00EB3225" w14:paraId="2214E204" w14:textId="77777777" w:rsidTr="00E658D5">
        <w:trPr>
          <w:cnfStyle w:val="100000000000" w:firstRow="1" w:lastRow="0" w:firstColumn="0" w:lastColumn="0" w:oddVBand="0" w:evenVBand="0" w:oddHBand="0" w:evenHBand="0" w:firstRowFirstColumn="0" w:firstRowLastColumn="0" w:lastRowFirstColumn="0" w:lastRowLastColumn="0"/>
          <w:ins w:id="5265"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5BF10929" w14:textId="77777777" w:rsidR="00EB3225" w:rsidRPr="00EB3225" w:rsidRDefault="00EB3225" w:rsidP="00E658D5">
            <w:pPr>
              <w:rPr>
                <w:ins w:id="5266" w:author="Mohamed Amer" w:date="2024-07-28T16:57:00Z" w16du:dateUtc="2024-07-28T13:57:00Z"/>
                <w:rStyle w:val="-Normal"/>
                <w:rFonts w:ascii="Frutiger LT Arabic 45 Light" w:eastAsia="Times New Roman" w:hAnsi="Frutiger LT Arabic 45 Light" w:cs="Frutiger LT Arabic 45 Light"/>
                <w:b w:val="0"/>
                <w:bCs w:val="0"/>
                <w:rPrChange w:id="5267" w:author="Mohamed Amer" w:date="2024-07-28T16:59:00Z" w16du:dateUtc="2024-07-28T13:59:00Z">
                  <w:rPr>
                    <w:ins w:id="5268" w:author="Mohamed Amer" w:date="2024-07-28T16:57:00Z" w16du:dateUtc="2024-07-28T13:57:00Z"/>
                    <w:rFonts w:ascii="Frutiger LT Arabic 45 Light" w:hAnsi="Frutiger LT Arabic 45 Light" w:cs="Frutiger LT Arabic 45 Light"/>
                    <w:color w:val="000000" w:themeColor="text1"/>
                    <w:sz w:val="20"/>
                    <w:szCs w:val="20"/>
                  </w:rPr>
                </w:rPrChange>
              </w:rPr>
            </w:pPr>
            <w:ins w:id="5269" w:author="Mohamed Amer" w:date="2024-07-28T16:57:00Z" w16du:dateUtc="2024-07-28T13:57:00Z">
              <w:r w:rsidRPr="00EB3225">
                <w:rPr>
                  <w:rStyle w:val="-Normal"/>
                  <w:rFonts w:ascii="Frutiger LT Arabic 45 Light" w:hAnsi="Frutiger LT Arabic 45 Light" w:cs="Frutiger LT Arabic 45 Light"/>
                  <w:color w:val="auto"/>
                  <w:rPrChange w:id="5270" w:author="Mohamed Amer" w:date="2024-07-28T16:59:00Z" w16du:dateUtc="2024-07-28T13:59:00Z">
                    <w:rPr>
                      <w:rFonts w:ascii="Frutiger LT Arabic 45 Light" w:hAnsi="Frutiger LT Arabic 45 Light" w:cs="Frutiger LT Arabic 45 Light"/>
                      <w:color w:val="000000" w:themeColor="text1"/>
                      <w:sz w:val="20"/>
                      <w:szCs w:val="20"/>
                    </w:rPr>
                  </w:rPrChange>
                </w:rPr>
                <w:t>Item</w:t>
              </w:r>
            </w:ins>
          </w:p>
        </w:tc>
        <w:tc>
          <w:tcPr>
            <w:tcW w:w="997" w:type="pct"/>
          </w:tcPr>
          <w:p w14:paraId="48F96141" w14:textId="77777777" w:rsidR="00EB3225" w:rsidRPr="00EB3225" w:rsidRDefault="00EB3225" w:rsidP="00E658D5">
            <w:pPr>
              <w:cnfStyle w:val="100000000000" w:firstRow="1" w:lastRow="0" w:firstColumn="0" w:lastColumn="0" w:oddVBand="0" w:evenVBand="0" w:oddHBand="0" w:evenHBand="0" w:firstRowFirstColumn="0" w:firstRowLastColumn="0" w:lastRowFirstColumn="0" w:lastRowLastColumn="0"/>
              <w:rPr>
                <w:ins w:id="5271" w:author="Mohamed Amer" w:date="2024-07-28T16:57:00Z" w16du:dateUtc="2024-07-28T13:57:00Z"/>
                <w:rStyle w:val="-Normal"/>
                <w:rFonts w:ascii="Frutiger LT Arabic 45 Light" w:eastAsia="Times New Roman" w:hAnsi="Frutiger LT Arabic 45 Light" w:cs="Frutiger LT Arabic 45 Light"/>
                <w:b w:val="0"/>
                <w:bCs w:val="0"/>
                <w:rPrChange w:id="5272" w:author="Mohamed Amer" w:date="2024-07-28T16:59:00Z" w16du:dateUtc="2024-07-28T13:59:00Z">
                  <w:rPr>
                    <w:ins w:id="5273" w:author="Mohamed Amer" w:date="2024-07-28T16:57:00Z" w16du:dateUtc="2024-07-28T13:57:00Z"/>
                    <w:rFonts w:ascii="Frutiger LT Arabic 45 Light" w:hAnsi="Frutiger LT Arabic 45 Light" w:cs="Frutiger LT Arabic 45 Light"/>
                    <w:color w:val="000000" w:themeColor="text1"/>
                    <w:sz w:val="20"/>
                    <w:szCs w:val="20"/>
                  </w:rPr>
                </w:rPrChange>
              </w:rPr>
            </w:pPr>
            <w:ins w:id="5274" w:author="Mohamed Amer" w:date="2024-07-28T16:57:00Z" w16du:dateUtc="2024-07-28T13:57:00Z">
              <w:r w:rsidRPr="00EB3225">
                <w:rPr>
                  <w:rStyle w:val="-Normal"/>
                  <w:rFonts w:ascii="Frutiger LT Arabic 45 Light" w:hAnsi="Frutiger LT Arabic 45 Light" w:cs="Frutiger LT Arabic 45 Light"/>
                  <w:color w:val="auto"/>
                  <w:rPrChange w:id="5275" w:author="Mohamed Amer" w:date="2024-07-28T16:59:00Z" w16du:dateUtc="2024-07-28T13:59:00Z">
                    <w:rPr>
                      <w:rFonts w:ascii="Frutiger LT Arabic 45 Light" w:hAnsi="Frutiger LT Arabic 45 Light" w:cs="Frutiger LT Arabic 45 Light"/>
                      <w:color w:val="000000" w:themeColor="text1"/>
                      <w:sz w:val="20"/>
                      <w:szCs w:val="20"/>
                    </w:rPr>
                  </w:rPrChange>
                </w:rPr>
                <w:t>Ownership</w:t>
              </w:r>
            </w:ins>
          </w:p>
        </w:tc>
      </w:tr>
      <w:tr w:rsidR="00EB3225" w:rsidRPr="00EB3225" w14:paraId="56D2835D" w14:textId="77777777" w:rsidTr="00E658D5">
        <w:trPr>
          <w:cnfStyle w:val="000000100000" w:firstRow="0" w:lastRow="0" w:firstColumn="0" w:lastColumn="0" w:oddVBand="0" w:evenVBand="0" w:oddHBand="1" w:evenHBand="0" w:firstRowFirstColumn="0" w:firstRowLastColumn="0" w:lastRowFirstColumn="0" w:lastRowLastColumn="0"/>
          <w:ins w:id="5276" w:author="Mohamed Amer" w:date="2024-07-28T16:57:00Z"/>
        </w:trPr>
        <w:tc>
          <w:tcPr>
            <w:cnfStyle w:val="001000000000" w:firstRow="0" w:lastRow="0" w:firstColumn="1" w:lastColumn="0" w:oddVBand="0" w:evenVBand="0" w:oddHBand="0" w:evenHBand="0" w:firstRowFirstColumn="0" w:firstRowLastColumn="0" w:lastRowFirstColumn="0" w:lastRowLastColumn="0"/>
            <w:tcW w:w="4003" w:type="pct"/>
          </w:tcPr>
          <w:p w14:paraId="162F8068" w14:textId="77777777" w:rsidR="00EB3225" w:rsidRPr="00EB3225" w:rsidRDefault="00EB3225" w:rsidP="00E658D5">
            <w:pPr>
              <w:rPr>
                <w:ins w:id="5277" w:author="Mohamed Amer" w:date="2024-07-28T16:57:00Z" w16du:dateUtc="2024-07-28T13:57:00Z"/>
                <w:rStyle w:val="-Normal"/>
                <w:rFonts w:ascii="Frutiger LT Arabic 45 Light" w:eastAsia="Times New Roman" w:hAnsi="Frutiger LT Arabic 45 Light" w:cs="Frutiger LT Arabic 45 Light"/>
                <w:b w:val="0"/>
                <w:bCs w:val="0"/>
                <w:color w:val="000000" w:themeColor="text1"/>
                <w:rPrChange w:id="5278" w:author="Mohamed Amer" w:date="2024-07-28T16:59:00Z" w16du:dateUtc="2024-07-28T13:59:00Z">
                  <w:rPr>
                    <w:ins w:id="5279" w:author="Mohamed Amer" w:date="2024-07-28T16:57:00Z" w16du:dateUtc="2024-07-28T13:57:00Z"/>
                    <w:sz w:val="16"/>
                    <w:szCs w:val="16"/>
                  </w:rPr>
                </w:rPrChange>
              </w:rPr>
            </w:pPr>
            <w:ins w:id="5280" w:author="Mohamed Amer" w:date="2024-07-28T16:57:00Z" w16du:dateUtc="2024-07-28T13:57:00Z">
              <w:r w:rsidRPr="00EB3225">
                <w:rPr>
                  <w:rStyle w:val="-Normal"/>
                  <w:rFonts w:ascii="Frutiger LT Arabic 45 Light" w:hAnsi="Frutiger LT Arabic 45 Light" w:cs="Frutiger LT Arabic 45 Light"/>
                  <w:color w:val="000000" w:themeColor="text1"/>
                  <w:rPrChange w:id="5281" w:author="Mohamed Amer" w:date="2024-07-28T16:59:00Z" w16du:dateUtc="2024-07-28T13:59:00Z">
                    <w:rPr>
                      <w:sz w:val="16"/>
                      <w:szCs w:val="16"/>
                    </w:rPr>
                  </w:rPrChange>
                </w:rPr>
                <w:t xml:space="preserve">BOT agent readiness with all process applications as below </w:t>
              </w:r>
            </w:ins>
          </w:p>
          <w:p w14:paraId="07E522C1" w14:textId="3E3248CC" w:rsidR="005A3C7B" w:rsidRPr="00431EBF" w:rsidRDefault="005A3C7B" w:rsidP="00431EBF">
            <w:pPr>
              <w:pStyle w:val="ListParagraph"/>
              <w:numPr>
                <w:ilvl w:val="0"/>
                <w:numId w:val="54"/>
              </w:numPr>
              <w:spacing w:after="160"/>
              <w:rPr>
                <w:ins w:id="5282" w:author="Mohamed Amer" w:date="2024-07-28T17:06:00Z" w16du:dateUtc="2024-07-28T14:06:00Z"/>
                <w:rStyle w:val="-Normal"/>
                <w:rFonts w:ascii="Frutiger LT Arabic 45 Light" w:eastAsia="Times New Roman" w:hAnsi="Frutiger LT Arabic 45 Light" w:cs="Frutiger LT Arabic 45 Light"/>
                <w:b w:val="0"/>
                <w:bCs w:val="0"/>
                <w:rPrChange w:id="5283" w:author="Mohamed Amer" w:date="2024-07-28T17:21:00Z" w16du:dateUtc="2024-07-28T14:21:00Z">
                  <w:rPr>
                    <w:ins w:id="5284" w:author="Mohamed Amer" w:date="2024-07-28T17:06:00Z" w16du:dateUtc="2024-07-28T14:06:00Z"/>
                    <w:rStyle w:val="-Normal"/>
                    <w:rFonts w:ascii="Frutiger LT Arabic 45 Light" w:eastAsia="Times New Roman" w:hAnsi="Frutiger LT Arabic 45 Light" w:cs="Frutiger LT Arabic 45 Light"/>
                    <w:b w:val="0"/>
                    <w:bCs w:val="0"/>
                    <w:color w:val="000000" w:themeColor="text1"/>
                  </w:rPr>
                </w:rPrChange>
              </w:rPr>
              <w:pPrChange w:id="5285" w:author="Mohamed Amer" w:date="2024-07-28T17:21:00Z" w16du:dateUtc="2024-07-28T14:21:00Z">
                <w:pPr>
                  <w:pStyle w:val="ListParagraph"/>
                  <w:framePr w:hSpace="180" w:wrap="around" w:vAnchor="text" w:hAnchor="text" w:y="76"/>
                  <w:numPr>
                    <w:numId w:val="54"/>
                  </w:numPr>
                  <w:ind w:left="1080" w:hanging="360"/>
                </w:pPr>
              </w:pPrChange>
            </w:pPr>
            <w:ins w:id="5286" w:author="Mohamed Amer" w:date="2024-07-28T17:06:00Z" w16du:dateUtc="2024-07-28T14:06:00Z">
              <w:r w:rsidRPr="00431EBF">
                <w:rPr>
                  <w:rStyle w:val="-Normal"/>
                  <w:rFonts w:ascii="Frutiger LT Arabic 45 Light" w:eastAsia="Times New Roman" w:hAnsi="Frutiger LT Arabic 45 Light" w:cs="Frutiger LT Arabic 45 Light"/>
                  <w:b w:val="0"/>
                  <w:bCs w:val="0"/>
                  <w:rPrChange w:id="5287"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Windows ID</w:t>
              </w:r>
            </w:ins>
          </w:p>
          <w:p w14:paraId="6350CF10" w14:textId="7DBA9BD0" w:rsidR="005A3C7B" w:rsidRPr="00431EBF" w:rsidRDefault="005A3C7B" w:rsidP="00431EBF">
            <w:pPr>
              <w:pStyle w:val="ListParagraph"/>
              <w:numPr>
                <w:ilvl w:val="0"/>
                <w:numId w:val="54"/>
              </w:numPr>
              <w:spacing w:after="160"/>
              <w:rPr>
                <w:ins w:id="5288" w:author="Mohamed Amer" w:date="2024-07-28T17:06:00Z" w16du:dateUtc="2024-07-28T14:06:00Z"/>
                <w:rStyle w:val="-Normal"/>
                <w:rFonts w:ascii="Frutiger LT Arabic 45 Light" w:eastAsia="Times New Roman" w:hAnsi="Frutiger LT Arabic 45 Light" w:cs="Frutiger LT Arabic 45 Light"/>
                <w:b w:val="0"/>
                <w:bCs w:val="0"/>
                <w:rPrChange w:id="5289" w:author="Mohamed Amer" w:date="2024-07-28T17:21:00Z" w16du:dateUtc="2024-07-28T14:21:00Z">
                  <w:rPr>
                    <w:ins w:id="5290" w:author="Mohamed Amer" w:date="2024-07-28T17:06:00Z" w16du:dateUtc="2024-07-28T14:06:00Z"/>
                    <w:rStyle w:val="-Normal"/>
                    <w:rFonts w:ascii="Frutiger LT Arabic 45 Light" w:eastAsia="Times New Roman" w:hAnsi="Frutiger LT Arabic 45 Light" w:cs="Frutiger LT Arabic 45 Light"/>
                    <w:b w:val="0"/>
                    <w:bCs w:val="0"/>
                    <w:color w:val="000000" w:themeColor="text1"/>
                  </w:rPr>
                </w:rPrChange>
              </w:rPr>
              <w:pPrChange w:id="5291" w:author="Mohamed Amer" w:date="2024-07-28T17:21:00Z" w16du:dateUtc="2024-07-28T14:21:00Z">
                <w:pPr>
                  <w:pStyle w:val="ListParagraph"/>
                  <w:framePr w:hSpace="180" w:wrap="around" w:vAnchor="text" w:hAnchor="text" w:y="76"/>
                  <w:numPr>
                    <w:numId w:val="54"/>
                  </w:numPr>
                  <w:ind w:left="1080" w:hanging="360"/>
                </w:pPr>
              </w:pPrChange>
            </w:pPr>
            <w:ins w:id="5292" w:author="Mohamed Amer" w:date="2024-07-28T17:06:00Z" w16du:dateUtc="2024-07-28T14:06:00Z">
              <w:r w:rsidRPr="00431EBF">
                <w:rPr>
                  <w:rStyle w:val="-Normal"/>
                  <w:rFonts w:ascii="Frutiger LT Arabic 45 Light" w:eastAsia="Times New Roman" w:hAnsi="Frutiger LT Arabic 45 Light" w:cs="Frutiger LT Arabic 45 Light"/>
                  <w:b w:val="0"/>
                  <w:bCs w:val="0"/>
                  <w:rPrChange w:id="5293"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Email ID</w:t>
              </w:r>
            </w:ins>
          </w:p>
          <w:p w14:paraId="375DDE2A" w14:textId="590AA191" w:rsidR="00EB3225" w:rsidRPr="00431EBF" w:rsidRDefault="00EB3225" w:rsidP="00431EBF">
            <w:pPr>
              <w:pStyle w:val="ListParagraph"/>
              <w:numPr>
                <w:ilvl w:val="0"/>
                <w:numId w:val="54"/>
              </w:numPr>
              <w:spacing w:after="160"/>
              <w:rPr>
                <w:ins w:id="5294" w:author="Mohamed Amer" w:date="2024-07-28T16:57:00Z" w16du:dateUtc="2024-07-28T13:57:00Z"/>
                <w:rStyle w:val="-Normal"/>
                <w:rFonts w:ascii="Frutiger LT Arabic 45 Light" w:eastAsia="Times New Roman" w:hAnsi="Frutiger LT Arabic 45 Light" w:cs="Frutiger LT Arabic 45 Light"/>
                <w:b w:val="0"/>
                <w:bCs w:val="0"/>
                <w:rPrChange w:id="5295" w:author="Mohamed Amer" w:date="2024-07-28T17:21:00Z" w16du:dateUtc="2024-07-28T14:21:00Z">
                  <w:rPr>
                    <w:ins w:id="5296" w:author="Mohamed Amer" w:date="2024-07-28T16:57:00Z" w16du:dateUtc="2024-07-28T13:57:00Z"/>
                    <w:b w:val="0"/>
                    <w:bCs w:val="0"/>
                    <w:sz w:val="16"/>
                    <w:szCs w:val="16"/>
                    <w:highlight w:val="yellow"/>
                  </w:rPr>
                </w:rPrChange>
              </w:rPr>
              <w:pPrChange w:id="5297" w:author="Mohamed Amer" w:date="2024-07-28T17:21:00Z" w16du:dateUtc="2024-07-28T14:21:00Z">
                <w:pPr>
                  <w:pStyle w:val="ListParagraph"/>
                  <w:framePr w:hSpace="180" w:wrap="around" w:vAnchor="text" w:hAnchor="text" w:y="76"/>
                  <w:numPr>
                    <w:numId w:val="54"/>
                  </w:numPr>
                  <w:ind w:left="1080" w:hanging="360"/>
                </w:pPr>
              </w:pPrChange>
            </w:pPr>
            <w:ins w:id="5298"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299" w:author="Mohamed Amer" w:date="2024-07-28T17:21:00Z" w16du:dateUtc="2024-07-28T14:21:00Z">
                    <w:rPr>
                      <w:sz w:val="16"/>
                      <w:szCs w:val="16"/>
                      <w:highlight w:val="yellow"/>
                    </w:rPr>
                  </w:rPrChange>
                </w:rPr>
                <w:t>Client Account (User and password)</w:t>
              </w:r>
            </w:ins>
          </w:p>
          <w:p w14:paraId="2720B691" w14:textId="77777777" w:rsidR="00EB3225" w:rsidRPr="00431EBF" w:rsidRDefault="00EB3225" w:rsidP="00431EBF">
            <w:pPr>
              <w:pStyle w:val="ListParagraph"/>
              <w:numPr>
                <w:ilvl w:val="0"/>
                <w:numId w:val="54"/>
              </w:numPr>
              <w:spacing w:after="160"/>
              <w:rPr>
                <w:ins w:id="5300" w:author="Mohamed Amer" w:date="2024-07-28T16:57:00Z" w16du:dateUtc="2024-07-28T13:57:00Z"/>
                <w:rStyle w:val="-Normal"/>
                <w:rFonts w:ascii="Frutiger LT Arabic 45 Light" w:eastAsia="Times New Roman" w:hAnsi="Frutiger LT Arabic 45 Light" w:cs="Frutiger LT Arabic 45 Light"/>
                <w:b w:val="0"/>
                <w:bCs w:val="0"/>
                <w:rPrChange w:id="5301" w:author="Mohamed Amer" w:date="2024-07-28T17:21:00Z" w16du:dateUtc="2024-07-28T14:21:00Z">
                  <w:rPr>
                    <w:ins w:id="5302" w:author="Mohamed Amer" w:date="2024-07-28T16:57:00Z" w16du:dateUtc="2024-07-28T13:57:00Z"/>
                    <w:b w:val="0"/>
                    <w:bCs w:val="0"/>
                    <w:sz w:val="16"/>
                    <w:szCs w:val="16"/>
                  </w:rPr>
                </w:rPrChange>
              </w:rPr>
              <w:pPrChange w:id="5303" w:author="Mohamed Amer" w:date="2024-07-28T17:21:00Z" w16du:dateUtc="2024-07-28T14:21:00Z">
                <w:pPr>
                  <w:pStyle w:val="ListParagraph"/>
                  <w:framePr w:hSpace="180" w:wrap="around" w:vAnchor="text" w:hAnchor="text" w:y="76"/>
                  <w:numPr>
                    <w:numId w:val="54"/>
                  </w:numPr>
                  <w:ind w:left="1080" w:hanging="360"/>
                </w:pPr>
              </w:pPrChange>
            </w:pPr>
            <w:ins w:id="5304"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305" w:author="Mohamed Amer" w:date="2024-07-28T17:21:00Z" w16du:dateUtc="2024-07-28T14:21:00Z">
                    <w:rPr>
                      <w:sz w:val="16"/>
                      <w:szCs w:val="16"/>
                    </w:rPr>
                  </w:rPrChange>
                </w:rPr>
                <w:t>T24 (User and password)</w:t>
              </w:r>
            </w:ins>
          </w:p>
          <w:p w14:paraId="2D08B331" w14:textId="77777777" w:rsidR="00EB3225" w:rsidRPr="00431EBF" w:rsidRDefault="00EB3225" w:rsidP="00431EBF">
            <w:pPr>
              <w:pStyle w:val="ListParagraph"/>
              <w:numPr>
                <w:ilvl w:val="0"/>
                <w:numId w:val="54"/>
              </w:numPr>
              <w:spacing w:after="160"/>
              <w:rPr>
                <w:ins w:id="5306" w:author="Mohamed Amer" w:date="2024-07-28T16:57:00Z" w16du:dateUtc="2024-07-28T13:57:00Z"/>
                <w:rStyle w:val="-Normal"/>
                <w:rFonts w:ascii="Frutiger LT Arabic 45 Light" w:eastAsia="Times New Roman" w:hAnsi="Frutiger LT Arabic 45 Light" w:cs="Frutiger LT Arabic 45 Light"/>
                <w:b w:val="0"/>
                <w:bCs w:val="0"/>
                <w:rPrChange w:id="5307" w:author="Mohamed Amer" w:date="2024-07-28T17:21:00Z" w16du:dateUtc="2024-07-28T14:21:00Z">
                  <w:rPr>
                    <w:ins w:id="5308" w:author="Mohamed Amer" w:date="2024-07-28T16:57:00Z" w16du:dateUtc="2024-07-28T13:57:00Z"/>
                    <w:b w:val="0"/>
                    <w:bCs w:val="0"/>
                    <w:sz w:val="16"/>
                    <w:szCs w:val="16"/>
                  </w:rPr>
                </w:rPrChange>
              </w:rPr>
              <w:pPrChange w:id="5309" w:author="Mohamed Amer" w:date="2024-07-28T17:21:00Z" w16du:dateUtc="2024-07-28T14:21:00Z">
                <w:pPr>
                  <w:pStyle w:val="ListParagraph"/>
                  <w:framePr w:hSpace="180" w:wrap="around" w:vAnchor="text" w:hAnchor="text" w:y="76"/>
                  <w:numPr>
                    <w:numId w:val="54"/>
                  </w:numPr>
                  <w:ind w:left="1080" w:hanging="360"/>
                </w:pPr>
              </w:pPrChange>
            </w:pPr>
            <w:ins w:id="5310"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311" w:author="Mohamed Amer" w:date="2024-07-28T17:21:00Z" w16du:dateUtc="2024-07-28T14:21:00Z">
                    <w:rPr>
                      <w:sz w:val="16"/>
                      <w:szCs w:val="16"/>
                    </w:rPr>
                  </w:rPrChange>
                </w:rPr>
                <w:t>AT (User and password)</w:t>
              </w:r>
            </w:ins>
          </w:p>
          <w:p w14:paraId="41CF2276" w14:textId="77777777" w:rsidR="00EB3225" w:rsidRPr="00431EBF" w:rsidRDefault="00EB3225" w:rsidP="00431EBF">
            <w:pPr>
              <w:pStyle w:val="ListParagraph"/>
              <w:numPr>
                <w:ilvl w:val="0"/>
                <w:numId w:val="54"/>
              </w:numPr>
              <w:spacing w:after="160"/>
              <w:rPr>
                <w:ins w:id="5312" w:author="Mohamed Amer" w:date="2024-07-28T16:57:00Z" w16du:dateUtc="2024-07-28T13:57:00Z"/>
                <w:rStyle w:val="-Normal"/>
                <w:rFonts w:ascii="Frutiger LT Arabic 45 Light" w:eastAsia="Times New Roman" w:hAnsi="Frutiger LT Arabic 45 Light" w:cs="Frutiger LT Arabic 45 Light"/>
                <w:b w:val="0"/>
                <w:bCs w:val="0"/>
                <w:rPrChange w:id="5313" w:author="Mohamed Amer" w:date="2024-07-28T17:21:00Z" w16du:dateUtc="2024-07-28T14:21:00Z">
                  <w:rPr>
                    <w:ins w:id="5314" w:author="Mohamed Amer" w:date="2024-07-28T16:57:00Z" w16du:dateUtc="2024-07-28T13:57:00Z"/>
                    <w:b w:val="0"/>
                    <w:bCs w:val="0"/>
                    <w:sz w:val="16"/>
                    <w:szCs w:val="16"/>
                  </w:rPr>
                </w:rPrChange>
              </w:rPr>
              <w:pPrChange w:id="5315" w:author="Mohamed Amer" w:date="2024-07-28T17:21:00Z" w16du:dateUtc="2024-07-28T14:21:00Z">
                <w:pPr>
                  <w:pStyle w:val="ListParagraph"/>
                  <w:framePr w:hSpace="180" w:wrap="around" w:vAnchor="text" w:hAnchor="text" w:y="76"/>
                  <w:numPr>
                    <w:numId w:val="54"/>
                  </w:numPr>
                  <w:ind w:left="1080" w:hanging="360"/>
                </w:pPr>
              </w:pPrChange>
            </w:pPr>
            <w:ins w:id="5316"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317" w:author="Mohamed Amer" w:date="2024-07-28T17:21:00Z" w16du:dateUtc="2024-07-28T14:21:00Z">
                    <w:rPr>
                      <w:sz w:val="16"/>
                      <w:szCs w:val="16"/>
                    </w:rPr>
                  </w:rPrChange>
                </w:rPr>
                <w:t>SQL account with a permission to create a database and tables – read/write</w:t>
              </w:r>
            </w:ins>
          </w:p>
          <w:p w14:paraId="4269E388" w14:textId="77777777" w:rsidR="00EB3225" w:rsidRPr="00431EBF" w:rsidRDefault="00EB3225" w:rsidP="00431EBF">
            <w:pPr>
              <w:pStyle w:val="ListParagraph"/>
              <w:numPr>
                <w:ilvl w:val="0"/>
                <w:numId w:val="54"/>
              </w:numPr>
              <w:spacing w:after="160"/>
              <w:rPr>
                <w:ins w:id="5318" w:author="Mohamed Amer" w:date="2024-07-28T16:57:00Z" w16du:dateUtc="2024-07-28T13:57:00Z"/>
                <w:rStyle w:val="-Normal"/>
                <w:rFonts w:ascii="Frutiger LT Arabic 45 Light" w:eastAsia="Times New Roman" w:hAnsi="Frutiger LT Arabic 45 Light" w:cs="Frutiger LT Arabic 45 Light"/>
                <w:b w:val="0"/>
                <w:bCs w:val="0"/>
                <w:rPrChange w:id="5319" w:author="Mohamed Amer" w:date="2024-07-28T17:21:00Z" w16du:dateUtc="2024-07-28T14:21:00Z">
                  <w:rPr>
                    <w:ins w:id="5320" w:author="Mohamed Amer" w:date="2024-07-28T16:57:00Z" w16du:dateUtc="2024-07-28T13:57:00Z"/>
                    <w:sz w:val="16"/>
                    <w:szCs w:val="16"/>
                    <w:highlight w:val="yellow"/>
                  </w:rPr>
                </w:rPrChange>
              </w:rPr>
              <w:pPrChange w:id="5321" w:author="Mohamed Amer" w:date="2024-07-28T17:21:00Z" w16du:dateUtc="2024-07-28T14:21:00Z">
                <w:pPr>
                  <w:pStyle w:val="ListParagraph"/>
                  <w:framePr w:hSpace="180" w:wrap="around" w:vAnchor="text" w:hAnchor="text" w:y="76"/>
                  <w:numPr>
                    <w:numId w:val="54"/>
                  </w:numPr>
                  <w:ind w:left="1080" w:hanging="360"/>
                </w:pPr>
              </w:pPrChange>
            </w:pPr>
            <w:ins w:id="5322"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323" w:author="Mohamed Amer" w:date="2024-07-28T17:21:00Z" w16du:dateUtc="2024-07-28T14:21:00Z">
                    <w:rPr>
                      <w:sz w:val="16"/>
                      <w:szCs w:val="16"/>
                      <w:highlight w:val="yellow"/>
                    </w:rPr>
                  </w:rPrChange>
                </w:rPr>
                <w:t xml:space="preserve">Access to shared folder </w:t>
              </w:r>
            </w:ins>
          </w:p>
          <w:p w14:paraId="734AAA00" w14:textId="6F607559" w:rsidR="00EB3225" w:rsidRPr="00EB3225" w:rsidRDefault="00EB3225" w:rsidP="00431EBF">
            <w:pPr>
              <w:pStyle w:val="ListParagraph"/>
              <w:numPr>
                <w:ilvl w:val="0"/>
                <w:numId w:val="54"/>
              </w:numPr>
              <w:spacing w:after="160"/>
              <w:rPr>
                <w:ins w:id="5324" w:author="Mohamed Amer" w:date="2024-07-28T16:57:00Z" w16du:dateUtc="2024-07-28T13:57:00Z"/>
                <w:rStyle w:val="-Normal"/>
                <w:rFonts w:ascii="Frutiger LT Arabic 45 Light" w:eastAsia="Times New Roman" w:hAnsi="Frutiger LT Arabic 45 Light" w:cs="Frutiger LT Arabic 45 Light"/>
                <w:b w:val="0"/>
                <w:bCs w:val="0"/>
                <w:color w:val="000000" w:themeColor="text1"/>
                <w:rPrChange w:id="5325" w:author="Mohamed Amer" w:date="2024-07-28T16:59:00Z" w16du:dateUtc="2024-07-28T13:59:00Z">
                  <w:rPr>
                    <w:ins w:id="5326" w:author="Mohamed Amer" w:date="2024-07-28T16:57:00Z" w16du:dateUtc="2024-07-28T13:57:00Z"/>
                    <w:sz w:val="16"/>
                    <w:szCs w:val="16"/>
                  </w:rPr>
                </w:rPrChange>
              </w:rPr>
              <w:pPrChange w:id="5327" w:author="Mohamed Amer" w:date="2024-07-28T17:21:00Z" w16du:dateUtc="2024-07-28T14:21:00Z">
                <w:pPr>
                  <w:pStyle w:val="ListParagraph"/>
                  <w:framePr w:hSpace="180" w:wrap="around" w:vAnchor="text" w:hAnchor="text" w:y="76"/>
                  <w:numPr>
                    <w:numId w:val="54"/>
                  </w:numPr>
                  <w:ind w:left="1080" w:hanging="360"/>
                </w:pPr>
              </w:pPrChange>
            </w:pPr>
            <w:ins w:id="5328"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329" w:author="Mohamed Amer" w:date="2024-07-28T17:21:00Z" w16du:dateUtc="2024-07-28T14:21:00Z">
                    <w:rPr>
                      <w:sz w:val="16"/>
                      <w:szCs w:val="16"/>
                    </w:rPr>
                  </w:rPrChange>
                </w:rPr>
                <w:t xml:space="preserve">Test data to cover both the happy and </w:t>
              </w:r>
            </w:ins>
            <w:ins w:id="5330" w:author="Mohamed Amer" w:date="2024-07-28T17:07:00Z" w16du:dateUtc="2024-07-28T14:07:00Z">
              <w:r w:rsidR="0011435F" w:rsidRPr="00431EBF">
                <w:rPr>
                  <w:rStyle w:val="-Normal"/>
                  <w:rFonts w:ascii="Frutiger LT Arabic 45 Light" w:eastAsia="Times New Roman" w:hAnsi="Frutiger LT Arabic 45 Light" w:cs="Frutiger LT Arabic 45 Light"/>
                  <w:b w:val="0"/>
                  <w:bCs w:val="0"/>
                  <w:rPrChange w:id="5331"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unhappy</w:t>
              </w:r>
            </w:ins>
            <w:ins w:id="5332"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333" w:author="Mohamed Amer" w:date="2024-07-28T17:21:00Z" w16du:dateUtc="2024-07-28T14:21:00Z">
                    <w:rPr>
                      <w:sz w:val="16"/>
                      <w:szCs w:val="16"/>
                    </w:rPr>
                  </w:rPrChange>
                </w:rPr>
                <w:t xml:space="preserve"> scenario</w:t>
              </w:r>
            </w:ins>
            <w:ins w:id="5334" w:author="Mohamed Amer" w:date="2024-07-28T17:07:00Z" w16du:dateUtc="2024-07-28T14:07:00Z">
              <w:r w:rsidR="0011435F" w:rsidRPr="00431EBF">
                <w:rPr>
                  <w:rStyle w:val="-Normal"/>
                  <w:rFonts w:ascii="Frutiger LT Arabic 45 Light" w:eastAsia="Times New Roman" w:hAnsi="Frutiger LT Arabic 45 Light" w:cs="Frutiger LT Arabic 45 Light"/>
                  <w:b w:val="0"/>
                  <w:bCs w:val="0"/>
                  <w:rPrChange w:id="5335" w:author="Mohamed Amer" w:date="2024-07-28T17:21:00Z" w16du:dateUtc="2024-07-28T14:21:00Z">
                    <w:rPr>
                      <w:rStyle w:val="-Normal"/>
                      <w:rFonts w:ascii="Frutiger LT Arabic 45 Light" w:eastAsia="Times New Roman" w:hAnsi="Frutiger LT Arabic 45 Light" w:cs="Frutiger LT Arabic 45 Light"/>
                      <w:b w:val="0"/>
                      <w:bCs w:val="0"/>
                      <w:color w:val="000000" w:themeColor="text1"/>
                    </w:rPr>
                  </w:rPrChange>
                </w:rPr>
                <w:t>s</w:t>
              </w:r>
            </w:ins>
            <w:ins w:id="5336" w:author="Mohamed Amer" w:date="2024-07-28T16:57:00Z" w16du:dateUtc="2024-07-28T13:57:00Z">
              <w:r w:rsidRPr="00431EBF">
                <w:rPr>
                  <w:rStyle w:val="-Normal"/>
                  <w:rFonts w:ascii="Frutiger LT Arabic 45 Light" w:eastAsia="Times New Roman" w:hAnsi="Frutiger LT Arabic 45 Light" w:cs="Frutiger LT Arabic 45 Light"/>
                  <w:b w:val="0"/>
                  <w:bCs w:val="0"/>
                  <w:rPrChange w:id="5337" w:author="Mohamed Amer" w:date="2024-07-28T17:21:00Z" w16du:dateUtc="2024-07-28T14:21:00Z">
                    <w:rPr>
                      <w:sz w:val="16"/>
                      <w:szCs w:val="16"/>
                    </w:rPr>
                  </w:rPrChange>
                </w:rPr>
                <w:t>.</w:t>
              </w:r>
            </w:ins>
          </w:p>
        </w:tc>
        <w:tc>
          <w:tcPr>
            <w:tcW w:w="997" w:type="pct"/>
          </w:tcPr>
          <w:p w14:paraId="1268BACA" w14:textId="77777777" w:rsidR="00EB3225" w:rsidRPr="00EB3225" w:rsidRDefault="00EB3225" w:rsidP="00E658D5">
            <w:pPr>
              <w:pStyle w:val="ListParagraph"/>
              <w:ind w:left="0"/>
              <w:cnfStyle w:val="000000100000" w:firstRow="0" w:lastRow="0" w:firstColumn="0" w:lastColumn="0" w:oddVBand="0" w:evenVBand="0" w:oddHBand="1" w:evenHBand="0" w:firstRowFirstColumn="0" w:firstRowLastColumn="0" w:lastRowFirstColumn="0" w:lastRowLastColumn="0"/>
              <w:rPr>
                <w:ins w:id="5338" w:author="Mohamed Amer" w:date="2024-07-28T16:57:00Z" w16du:dateUtc="2024-07-28T13:57:00Z"/>
                <w:rStyle w:val="-Normal"/>
                <w:rFonts w:ascii="Frutiger LT Arabic 45 Light" w:eastAsia="Times New Roman" w:hAnsi="Frutiger LT Arabic 45 Light" w:cs="Frutiger LT Arabic 45 Light"/>
                <w:rPrChange w:id="5339" w:author="Mohamed Amer" w:date="2024-07-28T16:59:00Z" w16du:dateUtc="2024-07-28T13:59:00Z">
                  <w:rPr>
                    <w:ins w:id="5340" w:author="Mohamed Amer" w:date="2024-07-28T16:57:00Z" w16du:dateUtc="2024-07-28T13:57:00Z"/>
                    <w:rFonts w:ascii="Frutiger LT Arabic 45 Light" w:hAnsi="Frutiger LT Arabic 45 Light" w:cs="Frutiger LT Arabic 45 Light"/>
                    <w:color w:val="000000" w:themeColor="text1"/>
                    <w:sz w:val="20"/>
                    <w:szCs w:val="20"/>
                  </w:rPr>
                </w:rPrChange>
              </w:rPr>
            </w:pPr>
            <w:ins w:id="5341" w:author="Mohamed Amer" w:date="2024-07-28T16:57:00Z" w16du:dateUtc="2024-07-28T13:57:00Z">
              <w:r w:rsidRPr="00EB3225">
                <w:rPr>
                  <w:rStyle w:val="-Normal"/>
                  <w:rFonts w:ascii="Frutiger LT Arabic 45 Light" w:hAnsi="Frutiger LT Arabic 45 Light" w:cs="Frutiger LT Arabic 45 Light"/>
                  <w:rPrChange w:id="5342" w:author="Mohamed Amer" w:date="2024-07-28T16:59:00Z" w16du:dateUtc="2024-07-28T13:59:00Z">
                    <w:rPr>
                      <w:rFonts w:ascii="Frutiger LT Arabic 45 Light" w:hAnsi="Frutiger LT Arabic 45 Light" w:cs="Frutiger LT Arabic 45 Light"/>
                      <w:color w:val="000000" w:themeColor="text1"/>
                      <w:sz w:val="20"/>
                      <w:szCs w:val="20"/>
                    </w:rPr>
                  </w:rPrChange>
                </w:rPr>
                <w:t>Albilad Capital</w:t>
              </w:r>
            </w:ins>
          </w:p>
        </w:tc>
      </w:tr>
    </w:tbl>
    <w:p w14:paraId="65067886" w14:textId="77777777" w:rsidR="00EB3225" w:rsidRPr="00EB3225" w:rsidRDefault="00EB3225" w:rsidP="00EB3225">
      <w:pPr>
        <w:pStyle w:val="Heading1"/>
        <w:ind w:left="1635"/>
        <w:rPr>
          <w:ins w:id="5343" w:author="Mohamed Amer" w:date="2024-07-28T16:57:00Z" w16du:dateUtc="2024-07-28T13:57:00Z"/>
          <w:rStyle w:val="-Normal"/>
          <w:rFonts w:ascii="Frutiger LT Arabic 45 Light" w:hAnsi="Frutiger LT Arabic 45 Light" w:cs="Frutiger LT Arabic 45 Light"/>
          <w:rPrChange w:id="5344" w:author="Mohamed Amer" w:date="2024-07-28T16:59:00Z" w16du:dateUtc="2024-07-28T13:59:00Z">
            <w:rPr>
              <w:ins w:id="5345" w:author="Mohamed Amer" w:date="2024-07-28T16:57:00Z" w16du:dateUtc="2024-07-28T13:57:00Z"/>
              <w:rStyle w:val="Strong"/>
              <w:rFonts w:ascii="Frutiger LT Arabic 45 Light" w:hAnsi="Frutiger LT Arabic 45 Light" w:cs="Frutiger LT Arabic 45 Light"/>
              <w:b/>
              <w:bCs/>
              <w:color w:val="000000" w:themeColor="text1"/>
              <w:kern w:val="0"/>
              <w:sz w:val="24"/>
              <w:szCs w:val="24"/>
            </w:rPr>
          </w:rPrChange>
        </w:rPr>
      </w:pPr>
    </w:p>
    <w:p w14:paraId="444AA28B" w14:textId="77777777" w:rsidR="00EB3225" w:rsidRPr="00EB3225" w:rsidRDefault="00EB3225" w:rsidP="00EB3225">
      <w:pPr>
        <w:rPr>
          <w:ins w:id="5346" w:author="Mohamed Amer" w:date="2024-07-28T16:57:00Z" w16du:dateUtc="2024-07-28T13:57:00Z"/>
          <w:rStyle w:val="-Normal"/>
          <w:rFonts w:ascii="Frutiger LT Arabic 45 Light" w:hAnsi="Frutiger LT Arabic 45 Light" w:cs="Frutiger LT Arabic 45 Light"/>
          <w:color w:val="000000" w:themeColor="text1"/>
          <w:rPrChange w:id="5347" w:author="Mohamed Amer" w:date="2024-07-28T16:59:00Z" w16du:dateUtc="2024-07-28T13:59:00Z">
            <w:rPr>
              <w:ins w:id="5348" w:author="Mohamed Amer" w:date="2024-07-28T16:57:00Z" w16du:dateUtc="2024-07-28T13:57:00Z"/>
            </w:rPr>
          </w:rPrChange>
        </w:rPr>
      </w:pPr>
    </w:p>
    <w:p w14:paraId="47809BC5" w14:textId="77777777" w:rsidR="00EB3225" w:rsidRPr="00EB3225" w:rsidRDefault="00EB3225" w:rsidP="00E2008F">
      <w:pPr>
        <w:rPr>
          <w:ins w:id="5349" w:author="Mohamed Amer" w:date="2024-07-28T16:57:00Z" w16du:dateUtc="2024-07-28T13:57:00Z"/>
          <w:rStyle w:val="-Normal"/>
          <w:rFonts w:ascii="Frutiger LT Arabic 45 Light" w:hAnsi="Frutiger LT Arabic 45 Light" w:cs="Frutiger LT Arabic 45 Light"/>
          <w:rPrChange w:id="5350" w:author="Mohamed Amer" w:date="2024-07-28T16:59:00Z" w16du:dateUtc="2024-07-28T13:59:00Z">
            <w:rPr>
              <w:ins w:id="5351" w:author="Mohamed Amer" w:date="2024-07-28T16:57:00Z" w16du:dateUtc="2024-07-28T13:57:00Z"/>
              <w:rFonts w:ascii="Frutiger LT Arabic 45 Light" w:hAnsi="Frutiger LT Arabic 45 Light" w:cs="Frutiger LT Arabic 45 Light"/>
              <w:color w:val="000000" w:themeColor="text1"/>
            </w:rPr>
          </w:rPrChange>
        </w:rPr>
      </w:pPr>
    </w:p>
    <w:p w14:paraId="051CD79E" w14:textId="77777777" w:rsidR="00E2008F" w:rsidRPr="00EB1F74" w:rsidRDefault="00E2008F" w:rsidP="00E2008F">
      <w:pPr>
        <w:rPr>
          <w:rFonts w:ascii="Frutiger LT Arabic 45 Light" w:hAnsi="Frutiger LT Arabic 45 Light" w:cs="Frutiger LT Arabic 45 Light"/>
          <w:color w:val="000000" w:themeColor="text1"/>
        </w:rPr>
        <w:sectPr w:rsidR="00E2008F" w:rsidRPr="00EB1F74" w:rsidSect="009C786A">
          <w:headerReference w:type="even" r:id="rId45"/>
          <w:headerReference w:type="default" r:id="rId46"/>
          <w:footerReference w:type="even" r:id="rId47"/>
          <w:footerReference w:type="default" r:id="rId48"/>
          <w:headerReference w:type="first" r:id="rId49"/>
          <w:footerReference w:type="first" r:id="rId50"/>
          <w:pgSz w:w="11907" w:h="16840" w:code="9"/>
          <w:pgMar w:top="720" w:right="720" w:bottom="720" w:left="720" w:header="576" w:footer="288" w:gutter="0"/>
          <w:cols w:space="720"/>
          <w:docGrid w:linePitch="360"/>
        </w:sectPr>
      </w:pPr>
    </w:p>
    <w:p w14:paraId="3E887222" w14:textId="77777777" w:rsidR="00CF2456" w:rsidRPr="00367045" w:rsidRDefault="00163DB1" w:rsidP="00CB3C97">
      <w:pPr>
        <w:pStyle w:val="-Heading1"/>
        <w:shd w:val="clear" w:color="auto" w:fill="E7E6E6"/>
        <w:rPr>
          <w:rFonts w:ascii="Frutiger LT Arabic 45 Light" w:eastAsia="Calibri" w:hAnsi="Frutiger LT Arabic 45 Light" w:cs="Frutiger LT Arabic 45 Light"/>
          <w:color w:val="FF0000"/>
          <w:kern w:val="0"/>
          <w:sz w:val="28"/>
          <w:szCs w:val="28"/>
        </w:rPr>
      </w:pPr>
      <w:bookmarkStart w:id="5354" w:name="_Toc133740293"/>
      <w:r w:rsidRPr="00367045">
        <w:rPr>
          <w:rFonts w:ascii="Frutiger LT Arabic 45 Light" w:eastAsia="Calibri" w:hAnsi="Frutiger LT Arabic 45 Light" w:cs="Frutiger LT Arabic 45 Light"/>
          <w:color w:val="FF0000"/>
          <w:kern w:val="0"/>
          <w:sz w:val="28"/>
          <w:szCs w:val="28"/>
        </w:rPr>
        <w:lastRenderedPageBreak/>
        <w:t>Services Requirements</w:t>
      </w:r>
      <w:bookmarkEnd w:id="4871"/>
      <w:bookmarkEnd w:id="4872"/>
      <w:bookmarkEnd w:id="5354"/>
    </w:p>
    <w:p w14:paraId="138F62DD" w14:textId="77777777" w:rsidR="00CF2456" w:rsidRPr="00367045" w:rsidRDefault="00163DB1" w:rsidP="00CB3C97">
      <w:pPr>
        <w:pStyle w:val="-Heading2"/>
        <w:rPr>
          <w:rFonts w:ascii="Frutiger LT Arabic 45 Light" w:eastAsia="Calibri" w:hAnsi="Frutiger LT Arabic 45 Light" w:cs="Frutiger LT Arabic 45 Light"/>
          <w:i/>
          <w:iCs/>
          <w:color w:val="8A7967"/>
        </w:rPr>
      </w:pPr>
      <w:bookmarkStart w:id="5355" w:name="_Toc465250450"/>
      <w:bookmarkStart w:id="5356" w:name="_Toc465254807"/>
      <w:bookmarkStart w:id="5357" w:name="_Toc133740294"/>
      <w:r w:rsidRPr="00367045">
        <w:rPr>
          <w:rFonts w:ascii="Frutiger LT Arabic 45 Light" w:eastAsia="Calibri" w:hAnsi="Frutiger LT Arabic 45 Light" w:cs="Frutiger LT Arabic 45 Light"/>
          <w:i/>
          <w:iCs/>
          <w:color w:val="8A7967"/>
        </w:rPr>
        <w:t>Monitoring</w:t>
      </w:r>
      <w:bookmarkEnd w:id="5355"/>
      <w:bookmarkEnd w:id="5356"/>
      <w:bookmarkEnd w:id="5357"/>
    </w:p>
    <w:p w14:paraId="7ED069F6" w14:textId="77777777" w:rsidR="00163DB1" w:rsidRPr="00A7108F" w:rsidRDefault="00163DB1" w:rsidP="00CB3C97">
      <w:pPr>
        <w:pStyle w:val="Heading3"/>
        <w:spacing w:before="120"/>
        <w:rPr>
          <w:rStyle w:val="-Normal"/>
          <w:rFonts w:ascii="Frutiger LT Arabic 45 Light" w:hAnsi="Frutiger LT Arabic 45 Light" w:cs="Frutiger LT Arabic 45 Light"/>
          <w:i/>
          <w:iCs/>
          <w:color w:val="000000" w:themeColor="text1"/>
          <w:sz w:val="22"/>
          <w:szCs w:val="22"/>
        </w:rPr>
      </w:pPr>
      <w:bookmarkStart w:id="5358" w:name="_Toc465254808"/>
      <w:bookmarkStart w:id="5359" w:name="_Toc133740295"/>
      <w:r w:rsidRPr="00A7108F">
        <w:rPr>
          <w:rStyle w:val="-Normal"/>
          <w:rFonts w:ascii="Frutiger LT Arabic 45 Light" w:hAnsi="Frutiger LT Arabic 45 Light" w:cs="Frutiger LT Arabic 45 Light"/>
          <w:i/>
          <w:iCs/>
          <w:color w:val="000000" w:themeColor="text1"/>
          <w:sz w:val="22"/>
          <w:szCs w:val="22"/>
        </w:rPr>
        <w:t>Hardware Level</w:t>
      </w:r>
      <w:bookmarkEnd w:id="5358"/>
      <w:bookmarkEnd w:id="5359"/>
    </w:p>
    <w:p w14:paraId="1C7DEC9E" w14:textId="77777777" w:rsidR="00CF2456" w:rsidRDefault="00163DB1" w:rsidP="00CB3C97">
      <w:pPr>
        <w:jc w:val="both"/>
        <w:rPr>
          <w:ins w:id="5360" w:author="Mohamed Amer" w:date="2024-06-13T04:54:00Z" w16du:dateUtc="2024-06-13T01:54:00Z"/>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List all the servers to be monitored and what to be monitored (CPU, Memory, Network, I/O …). Specify the people to be contacted in case of alarm.</w:t>
      </w:r>
    </w:p>
    <w:p w14:paraId="066258E0" w14:textId="06774273" w:rsidR="00AF4D96" w:rsidRPr="00AF4D96" w:rsidRDefault="00AF4D96">
      <w:pPr>
        <w:pStyle w:val="ListParagraph"/>
        <w:numPr>
          <w:ilvl w:val="0"/>
          <w:numId w:val="51"/>
        </w:numPr>
        <w:jc w:val="both"/>
        <w:rPr>
          <w:rStyle w:val="-Normal"/>
          <w:rFonts w:ascii="Frutiger LT Arabic 45 Light" w:hAnsi="Frutiger LT Arabic 45 Light" w:cs="Frutiger LT Arabic 45 Light"/>
          <w:color w:val="000000" w:themeColor="text1"/>
        </w:rPr>
        <w:pPrChange w:id="5361" w:author="Mohamed Amer" w:date="2024-06-13T04:54:00Z" w16du:dateUtc="2024-06-13T01:54:00Z">
          <w:pPr>
            <w:jc w:val="both"/>
          </w:pPr>
        </w:pPrChange>
      </w:pPr>
      <w:ins w:id="5362" w:author="Mohamed Amer" w:date="2024-06-13T04:54:00Z" w16du:dateUtc="2024-06-13T01:54:00Z">
        <w:r>
          <w:rPr>
            <w:rStyle w:val="-Normal"/>
            <w:rFonts w:ascii="Frutiger LT Arabic 45 Light" w:hAnsi="Frutiger LT Arabic 45 Light" w:cs="Frutiger LT Arabic 45 Light"/>
            <w:color w:val="000000" w:themeColor="text1"/>
          </w:rPr>
          <w:t>Control room servers</w:t>
        </w:r>
      </w:ins>
      <w:ins w:id="5363" w:author="Mohamed Amer" w:date="2024-06-13T04:55:00Z" w16du:dateUtc="2024-06-13T01:55:00Z">
        <w:r>
          <w:rPr>
            <w:rStyle w:val="-Normal"/>
            <w:rFonts w:ascii="Frutiger LT Arabic 45 Light" w:hAnsi="Frutiger LT Arabic 45 Light" w:cs="Frutiger LT Arabic 45 Light"/>
            <w:color w:val="000000" w:themeColor="text1"/>
          </w:rPr>
          <w:t xml:space="preserve"> (CPU, Memory, Network, Disk space)</w:t>
        </w:r>
      </w:ins>
    </w:p>
    <w:p w14:paraId="25EB32C1" w14:textId="77777777" w:rsidR="00163DB1" w:rsidRPr="00A7108F" w:rsidRDefault="00163DB1" w:rsidP="00CB3C97">
      <w:pPr>
        <w:pStyle w:val="Heading3"/>
        <w:spacing w:before="120"/>
        <w:rPr>
          <w:rStyle w:val="-Normal"/>
          <w:rFonts w:ascii="Frutiger LT Arabic 45 Light" w:hAnsi="Frutiger LT Arabic 45 Light" w:cs="Frutiger LT Arabic 45 Light"/>
          <w:i/>
          <w:iCs/>
          <w:color w:val="000000" w:themeColor="text1"/>
          <w:sz w:val="22"/>
          <w:szCs w:val="22"/>
        </w:rPr>
      </w:pPr>
      <w:bookmarkStart w:id="5364" w:name="_Toc465254809"/>
      <w:bookmarkStart w:id="5365" w:name="_Toc133740296"/>
      <w:r w:rsidRPr="00A7108F">
        <w:rPr>
          <w:rStyle w:val="-Normal"/>
          <w:rFonts w:ascii="Frutiger LT Arabic 45 Light" w:hAnsi="Frutiger LT Arabic 45 Light" w:cs="Frutiger LT Arabic 45 Light"/>
          <w:i/>
          <w:iCs/>
          <w:color w:val="000000" w:themeColor="text1"/>
          <w:sz w:val="22"/>
          <w:szCs w:val="22"/>
        </w:rPr>
        <w:t>Application /Services Level</w:t>
      </w:r>
      <w:bookmarkEnd w:id="5364"/>
      <w:bookmarkEnd w:id="5365"/>
    </w:p>
    <w:p w14:paraId="4B06E949" w14:textId="77777777" w:rsidR="00163DB1" w:rsidRPr="00EB1F74" w:rsidRDefault="00163DB1"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List all the servers to be monitored and what to be monitored (CPU, Memory, Network, I/O …). Specify the people to be contacted in case of alarm.</w:t>
      </w:r>
    </w:p>
    <w:p w14:paraId="633060D2" w14:textId="77777777" w:rsidR="00163DB1" w:rsidRPr="00A7108F" w:rsidRDefault="00163DB1" w:rsidP="00CB3C97">
      <w:pPr>
        <w:pStyle w:val="Heading3"/>
        <w:spacing w:before="120"/>
        <w:rPr>
          <w:rStyle w:val="-Normal"/>
          <w:rFonts w:ascii="Frutiger LT Arabic 45 Light" w:hAnsi="Frutiger LT Arabic 45 Light" w:cs="Frutiger LT Arabic 45 Light"/>
          <w:i/>
          <w:iCs/>
          <w:color w:val="000000" w:themeColor="text1"/>
          <w:sz w:val="22"/>
          <w:szCs w:val="22"/>
        </w:rPr>
      </w:pPr>
      <w:bookmarkStart w:id="5366" w:name="_Toc465254810"/>
      <w:bookmarkStart w:id="5367" w:name="_Toc133740297"/>
      <w:r w:rsidRPr="00A7108F">
        <w:rPr>
          <w:rStyle w:val="-Normal"/>
          <w:rFonts w:ascii="Frutiger LT Arabic 45 Light" w:hAnsi="Frutiger LT Arabic 45 Light" w:cs="Frutiger LT Arabic 45 Light"/>
          <w:i/>
          <w:iCs/>
          <w:color w:val="000000" w:themeColor="text1"/>
          <w:sz w:val="22"/>
          <w:szCs w:val="22"/>
        </w:rPr>
        <w:t>Monitoring for Special Devices</w:t>
      </w:r>
      <w:bookmarkEnd w:id="5366"/>
      <w:bookmarkEnd w:id="5367"/>
    </w:p>
    <w:p w14:paraId="51FF472F" w14:textId="77777777" w:rsidR="00163DB1" w:rsidRPr="00EB1F74" w:rsidRDefault="00163DB1"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Equipments like Link Protector, printers or any device other than servers.</w:t>
      </w:r>
    </w:p>
    <w:p w14:paraId="495AA952" w14:textId="77777777" w:rsidR="00CF2456" w:rsidRPr="00367045" w:rsidRDefault="00163DB1" w:rsidP="00CB3C97">
      <w:pPr>
        <w:pStyle w:val="-Heading2"/>
        <w:spacing w:before="0" w:after="0"/>
        <w:rPr>
          <w:rFonts w:ascii="Frutiger LT Arabic 45 Light" w:eastAsia="Calibri" w:hAnsi="Frutiger LT Arabic 45 Light" w:cs="Frutiger LT Arabic 45 Light"/>
          <w:i/>
          <w:iCs/>
          <w:color w:val="8A7967"/>
        </w:rPr>
      </w:pPr>
      <w:bookmarkStart w:id="5368" w:name="_Toc465250451"/>
      <w:bookmarkStart w:id="5369" w:name="_Toc465254811"/>
      <w:bookmarkStart w:id="5370" w:name="_Toc133740298"/>
      <w:r w:rsidRPr="00367045">
        <w:rPr>
          <w:rFonts w:ascii="Frutiger LT Arabic 45 Light" w:eastAsia="Calibri" w:hAnsi="Frutiger LT Arabic 45 Light" w:cs="Frutiger LT Arabic 45 Light"/>
          <w:i/>
          <w:iCs/>
          <w:color w:val="8A7967"/>
        </w:rPr>
        <w:t>Backup &amp; Recovery Considerations</w:t>
      </w:r>
      <w:bookmarkEnd w:id="5368"/>
      <w:bookmarkEnd w:id="5369"/>
      <w:bookmarkEnd w:id="5370"/>
      <w:r w:rsidR="00CF2456" w:rsidRPr="00367045">
        <w:rPr>
          <w:rFonts w:ascii="Frutiger LT Arabic 45 Light" w:eastAsia="Calibri" w:hAnsi="Frutiger LT Arabic 45 Light" w:cs="Frutiger LT Arabic 45 Light"/>
          <w:i/>
          <w:iCs/>
          <w:color w:val="8A7967"/>
        </w:rPr>
        <w:t xml:space="preserve"> </w:t>
      </w:r>
    </w:p>
    <w:p w14:paraId="361E8110" w14:textId="77777777" w:rsidR="00163DB1" w:rsidRPr="00EB1F74" w:rsidRDefault="00163DB1"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Provide the backup details IP address, host name, OS platform for the server, there is a need to know that back up have three kinds for file systems:</w:t>
      </w:r>
    </w:p>
    <w:p w14:paraId="4B4A0739" w14:textId="77777777" w:rsidR="00163DB1" w:rsidRPr="00EB1F74" w:rsidRDefault="00163DB1" w:rsidP="00CB3C97">
      <w:pPr>
        <w:pStyle w:val="ListParagraph"/>
        <w:numPr>
          <w:ilvl w:val="0"/>
          <w:numId w:val="17"/>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Daily – the backup type incremental – the data retention is one week</w:t>
      </w:r>
    </w:p>
    <w:p w14:paraId="7203E953" w14:textId="77777777" w:rsidR="00163DB1" w:rsidRPr="00EB1F74" w:rsidRDefault="00163DB1" w:rsidP="00CB3C97">
      <w:pPr>
        <w:pStyle w:val="ListParagraph"/>
        <w:numPr>
          <w:ilvl w:val="0"/>
          <w:numId w:val="17"/>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Weekly – the backup type is full – the data retention is four weeks</w:t>
      </w:r>
    </w:p>
    <w:p w14:paraId="1B1B0A45" w14:textId="77777777" w:rsidR="00163DB1" w:rsidRPr="00EB1F74" w:rsidRDefault="00163DB1" w:rsidP="00CB3C97">
      <w:pPr>
        <w:pStyle w:val="ListParagraph"/>
        <w:numPr>
          <w:ilvl w:val="0"/>
          <w:numId w:val="17"/>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Monthly – the backup type is full – the data retention is 3 months</w:t>
      </w:r>
    </w:p>
    <w:p w14:paraId="7765A8F1" w14:textId="39D2D434" w:rsidR="00163DB1" w:rsidRDefault="00163DB1" w:rsidP="00CB3C97">
      <w:pPr>
        <w:pStyle w:val="ListParagraph"/>
        <w:numPr>
          <w:ilvl w:val="0"/>
          <w:numId w:val="17"/>
        </w:numPr>
        <w:jc w:val="both"/>
        <w:rPr>
          <w:ins w:id="5371" w:author="Islam Nady" w:date="2024-06-09T20:40:00Z"/>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 xml:space="preserve">Type of backup: </w:t>
      </w:r>
      <w:del w:id="5372" w:author="Islam Nady" w:date="2024-06-09T20:40:00Z">
        <w:r w:rsidRPr="00EB1F74" w:rsidDel="00B327AA">
          <w:rPr>
            <w:rStyle w:val="-Normal"/>
            <w:rFonts w:ascii="Frutiger LT Arabic 45 Light" w:hAnsi="Frutiger LT Arabic 45 Light" w:cs="Frutiger LT Arabic 45 Light"/>
            <w:color w:val="000000" w:themeColor="text1"/>
          </w:rPr>
          <w:delText>Image backup, DB backup etc…</w:delText>
        </w:r>
      </w:del>
    </w:p>
    <w:p w14:paraId="3CCA6B8F" w14:textId="77777777" w:rsidR="00B327AA" w:rsidRPr="002251FA" w:rsidRDefault="00B327AA" w:rsidP="00B327AA">
      <w:pPr>
        <w:pStyle w:val="ListParagraph"/>
        <w:rPr>
          <w:ins w:id="5373" w:author="Islam Nady" w:date="2024-06-09T20:40:00Z"/>
          <w:rStyle w:val="-Normal"/>
          <w:rFonts w:ascii="Frutiger LT Arabic 45 Light" w:hAnsi="Frutiger LT Arabic 45 Light" w:cs="Frutiger LT Arabic 45 Light"/>
          <w:color w:val="000000" w:themeColor="text1"/>
        </w:rPr>
      </w:pPr>
      <w:ins w:id="5374" w:author="Islam Nady" w:date="2024-06-09T20:40:00Z">
        <w:r w:rsidRPr="002251FA">
          <w:rPr>
            <w:rStyle w:val="-Normal"/>
            <w:rFonts w:ascii="Frutiger LT Arabic 45 Light" w:hAnsi="Frutiger LT Arabic 45 Light" w:cs="Frutiger LT Arabic 45 Light"/>
            <w:color w:val="000000" w:themeColor="text1"/>
          </w:rPr>
          <w:t>o</w:t>
        </w:r>
        <w:r w:rsidRPr="002251FA">
          <w:rPr>
            <w:rStyle w:val="-Normal"/>
            <w:rFonts w:ascii="Frutiger LT Arabic 45 Light" w:hAnsi="Frutiger LT Arabic 45 Light" w:cs="Frutiger LT Arabic 45 Light"/>
            <w:color w:val="000000" w:themeColor="text1"/>
          </w:rPr>
          <w:tab/>
          <w:t>Image Backup: Weekly full system image backup</w:t>
        </w:r>
      </w:ins>
    </w:p>
    <w:p w14:paraId="3C8D33C0" w14:textId="77777777" w:rsidR="00B327AA" w:rsidRDefault="00B327AA" w:rsidP="00B327AA">
      <w:pPr>
        <w:pStyle w:val="ListParagraph"/>
        <w:jc w:val="both"/>
        <w:rPr>
          <w:ins w:id="5375" w:author="Islam Nady" w:date="2024-06-09T20:40:00Z"/>
          <w:rStyle w:val="-Normal"/>
          <w:rFonts w:ascii="Frutiger LT Arabic 45 Light" w:hAnsi="Frutiger LT Arabic 45 Light" w:cs="Frutiger LT Arabic 45 Light"/>
          <w:color w:val="000000" w:themeColor="text1"/>
        </w:rPr>
      </w:pPr>
      <w:ins w:id="5376" w:author="Islam Nady" w:date="2024-06-09T20:40:00Z">
        <w:r w:rsidRPr="002251FA">
          <w:rPr>
            <w:rStyle w:val="-Normal"/>
            <w:rFonts w:ascii="Frutiger LT Arabic 45 Light" w:hAnsi="Frutiger LT Arabic 45 Light" w:cs="Frutiger LT Arabic 45 Light"/>
            <w:color w:val="000000" w:themeColor="text1"/>
          </w:rPr>
          <w:t>o</w:t>
        </w:r>
        <w:r w:rsidRPr="002251FA">
          <w:rPr>
            <w:rStyle w:val="-Normal"/>
            <w:rFonts w:ascii="Frutiger LT Arabic 45 Light" w:hAnsi="Frutiger LT Arabic 45 Light" w:cs="Frutiger LT Arabic 45 Light"/>
            <w:color w:val="000000" w:themeColor="text1"/>
          </w:rPr>
          <w:tab/>
          <w:t>DB Backup: Daily incremental, Weekly and Monthly full backups</w:t>
        </w:r>
      </w:ins>
    </w:p>
    <w:p w14:paraId="10072EAF" w14:textId="77777777" w:rsidR="00B327AA" w:rsidRDefault="00B327AA" w:rsidP="00B327AA">
      <w:pPr>
        <w:rPr>
          <w:ins w:id="5377" w:author="Islam Nady" w:date="2024-06-09T20:40:00Z"/>
          <w:rStyle w:val="-Normal"/>
          <w:rFonts w:ascii="Frutiger LT Arabic 45 Light" w:hAnsi="Frutiger LT Arabic 45 Light" w:cs="Frutiger LT Arabic 45 Light"/>
          <w:color w:val="000000" w:themeColor="text1"/>
        </w:rPr>
      </w:pPr>
    </w:p>
    <w:p w14:paraId="7E96B28E" w14:textId="77777777" w:rsidR="00B327AA" w:rsidRPr="00356D25" w:rsidRDefault="00B327AA" w:rsidP="00B327AA">
      <w:pPr>
        <w:rPr>
          <w:ins w:id="5378" w:author="Islam Nady" w:date="2024-06-09T20:40:00Z"/>
          <w:rStyle w:val="-Normal"/>
          <w:rFonts w:ascii="Frutiger LT Arabic 45 Light" w:hAnsi="Frutiger LT Arabic 45 Light" w:cs="Frutiger LT Arabic 45 Light"/>
          <w:b/>
          <w:bCs/>
          <w:color w:val="000000" w:themeColor="text1"/>
          <w:u w:val="single"/>
        </w:rPr>
      </w:pPr>
      <w:ins w:id="5379" w:author="Islam Nady" w:date="2024-06-09T20:40:00Z">
        <w:r w:rsidRPr="00356D25">
          <w:rPr>
            <w:rStyle w:val="-Normal"/>
            <w:rFonts w:ascii="Frutiger LT Arabic 45 Light" w:hAnsi="Frutiger LT Arabic 45 Light" w:cs="Frutiger LT Arabic 45 Light"/>
            <w:b/>
            <w:bCs/>
            <w:color w:val="000000" w:themeColor="text1"/>
            <w:u w:val="single"/>
          </w:rPr>
          <w:t xml:space="preserve">Database Backup: </w:t>
        </w:r>
      </w:ins>
    </w:p>
    <w:p w14:paraId="764D009F" w14:textId="77777777" w:rsidR="00B327AA" w:rsidRPr="002251FA" w:rsidRDefault="00B327AA" w:rsidP="00B327AA">
      <w:pPr>
        <w:pStyle w:val="ListParagraph"/>
        <w:numPr>
          <w:ilvl w:val="0"/>
          <w:numId w:val="39"/>
        </w:numPr>
        <w:rPr>
          <w:ins w:id="5380" w:author="Islam Nady" w:date="2024-06-09T20:40:00Z"/>
          <w:rStyle w:val="-Normal"/>
          <w:rFonts w:ascii="Frutiger LT Arabic 45 Light" w:hAnsi="Frutiger LT Arabic 45 Light" w:cs="Frutiger LT Arabic 45 Light"/>
          <w:color w:val="000000" w:themeColor="text1"/>
        </w:rPr>
      </w:pPr>
      <w:ins w:id="5381" w:author="Islam Nady" w:date="2024-06-09T20:40:00Z">
        <w:r w:rsidRPr="002251FA">
          <w:rPr>
            <w:rStyle w:val="-Normal"/>
            <w:rFonts w:ascii="Frutiger LT Arabic 45 Light" w:hAnsi="Frutiger LT Arabic 45 Light" w:cs="Frutiger LT Arabic 45 Light"/>
            <w:color w:val="000000" w:themeColor="text1"/>
          </w:rPr>
          <w:t>It's crucial to align the database backup frequency and type with the operational requirements of the Automation Anywhere environment. For high-transaction environments, consider more frequent incremental backups.</w:t>
        </w:r>
      </w:ins>
    </w:p>
    <w:p w14:paraId="031DCA87" w14:textId="77777777" w:rsidR="00B327AA" w:rsidRPr="00356D25" w:rsidRDefault="00B327AA" w:rsidP="00B327AA">
      <w:pPr>
        <w:rPr>
          <w:ins w:id="5382" w:author="Islam Nady" w:date="2024-06-09T20:40:00Z"/>
          <w:rStyle w:val="-Normal"/>
          <w:rFonts w:ascii="Frutiger LT Arabic 45 Light" w:hAnsi="Frutiger LT Arabic 45 Light" w:cs="Frutiger LT Arabic 45 Light"/>
          <w:b/>
          <w:bCs/>
          <w:color w:val="000000" w:themeColor="text1"/>
          <w:u w:val="single"/>
        </w:rPr>
      </w:pPr>
      <w:ins w:id="5383" w:author="Islam Nady" w:date="2024-06-09T20:40:00Z">
        <w:r w:rsidRPr="00356D25">
          <w:rPr>
            <w:rStyle w:val="-Normal"/>
            <w:rFonts w:ascii="Frutiger LT Arabic 45 Light" w:hAnsi="Frutiger LT Arabic 45 Light" w:cs="Frutiger LT Arabic 45 Light"/>
            <w:b/>
            <w:bCs/>
            <w:color w:val="000000" w:themeColor="text1"/>
            <w:u w:val="single"/>
          </w:rPr>
          <w:t>Recovery Considerations:</w:t>
        </w:r>
      </w:ins>
    </w:p>
    <w:p w14:paraId="28EF4CC6" w14:textId="77777777" w:rsidR="00B327AA" w:rsidRPr="002251FA" w:rsidRDefault="00B327AA" w:rsidP="00B327AA">
      <w:pPr>
        <w:pStyle w:val="ListParagraph"/>
        <w:numPr>
          <w:ilvl w:val="0"/>
          <w:numId w:val="39"/>
        </w:numPr>
        <w:rPr>
          <w:ins w:id="5384" w:author="Islam Nady" w:date="2024-06-09T20:40:00Z"/>
          <w:rStyle w:val="-Normal"/>
          <w:rFonts w:ascii="Frutiger LT Arabic 45 Light" w:hAnsi="Frutiger LT Arabic 45 Light" w:cs="Frutiger LT Arabic 45 Light"/>
          <w:color w:val="000000" w:themeColor="text1"/>
        </w:rPr>
      </w:pPr>
      <w:ins w:id="5385" w:author="Islam Nady" w:date="2024-06-09T20:40:00Z">
        <w:r w:rsidRPr="002251FA">
          <w:rPr>
            <w:rStyle w:val="-Normal"/>
            <w:rFonts w:ascii="Frutiger LT Arabic 45 Light" w:hAnsi="Frutiger LT Arabic 45 Light" w:cs="Frutiger LT Arabic 45 Light"/>
            <w:color w:val="000000" w:themeColor="text1"/>
          </w:rPr>
          <w:t>Allocated Space for Recovered Data: Ensure at least 1.5 TB of space is available for recovery processes, allowing for the restoration of the most significant full backup and additional space for recovery operations.</w:t>
        </w:r>
      </w:ins>
    </w:p>
    <w:p w14:paraId="7F611674" w14:textId="77777777" w:rsidR="00B327AA" w:rsidRDefault="00B327AA" w:rsidP="00B327AA">
      <w:pPr>
        <w:rPr>
          <w:ins w:id="5386" w:author="Islam Nady" w:date="2024-06-09T20:40:00Z"/>
          <w:rStyle w:val="-Normal"/>
          <w:rFonts w:ascii="Frutiger LT Arabic 45 Light" w:hAnsi="Frutiger LT Arabic 45 Light" w:cs="Frutiger LT Arabic 45 Light"/>
          <w:color w:val="000000" w:themeColor="text1"/>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6237"/>
      </w:tblGrid>
      <w:tr w:rsidR="00B327AA" w:rsidRPr="00EB1F74" w14:paraId="13473A02" w14:textId="77777777" w:rsidTr="00E162B2">
        <w:trPr>
          <w:trHeight w:val="301"/>
          <w:ins w:id="5387" w:author="Islam Nady" w:date="2024-06-09T20:40:00Z"/>
        </w:trPr>
        <w:tc>
          <w:tcPr>
            <w:tcW w:w="4253" w:type="dxa"/>
            <w:shd w:val="clear" w:color="auto" w:fill="CF202E"/>
            <w:vAlign w:val="center"/>
          </w:tcPr>
          <w:p w14:paraId="4AA75EC5" w14:textId="77777777" w:rsidR="00B327AA" w:rsidRPr="00377FFD" w:rsidRDefault="00B327AA" w:rsidP="00E162B2">
            <w:pPr>
              <w:tabs>
                <w:tab w:val="right" w:pos="224"/>
              </w:tabs>
              <w:rPr>
                <w:ins w:id="5388" w:author="Islam Nady" w:date="2024-06-09T20:40:00Z"/>
                <w:rFonts w:ascii="Frutiger LT Arabic 45 Light" w:hAnsi="Frutiger LT Arabic 45 Light" w:cs="Frutiger LT Arabic 45 Light"/>
                <w:color w:val="FFFFFF"/>
              </w:rPr>
            </w:pPr>
            <w:ins w:id="5389" w:author="Islam Nady" w:date="2024-06-09T20:40:00Z">
              <w:r>
                <w:rPr>
                  <w:rFonts w:ascii="Frutiger LT Arabic 45 Light" w:hAnsi="Frutiger LT Arabic 45 Light" w:cs="Frutiger LT Arabic 45 Light"/>
                  <w:color w:val="FFFFFF"/>
                </w:rPr>
                <w:t>Client name</w:t>
              </w:r>
            </w:ins>
          </w:p>
        </w:tc>
        <w:tc>
          <w:tcPr>
            <w:tcW w:w="6237" w:type="dxa"/>
          </w:tcPr>
          <w:p w14:paraId="11EB8482" w14:textId="77777777" w:rsidR="00B327AA" w:rsidRPr="009235E3" w:rsidRDefault="00B327AA" w:rsidP="00E162B2">
            <w:pPr>
              <w:pStyle w:val="TableBodyText"/>
              <w:rPr>
                <w:ins w:id="5390" w:author="Islam Nady" w:date="2024-06-09T20:40:00Z"/>
                <w:rStyle w:val="-Normal"/>
                <w:rFonts w:ascii="Frutiger LT Arabic 45 Light" w:hAnsi="Frutiger LT Arabic 45 Light" w:cs="Frutiger LT Arabic 45 Light"/>
                <w:bCs w:val="0"/>
                <w:color w:val="000000" w:themeColor="text1"/>
              </w:rPr>
            </w:pPr>
          </w:p>
        </w:tc>
      </w:tr>
      <w:tr w:rsidR="00B327AA" w:rsidRPr="00EB1F74" w14:paraId="55BEF82D" w14:textId="77777777" w:rsidTr="00E162B2">
        <w:trPr>
          <w:trHeight w:val="238"/>
          <w:ins w:id="5391" w:author="Islam Nady" w:date="2024-06-09T20:40:00Z"/>
        </w:trPr>
        <w:tc>
          <w:tcPr>
            <w:tcW w:w="4253" w:type="dxa"/>
            <w:shd w:val="clear" w:color="auto" w:fill="CF202E"/>
            <w:vAlign w:val="center"/>
          </w:tcPr>
          <w:p w14:paraId="2E891CD8" w14:textId="77777777" w:rsidR="00B327AA" w:rsidRPr="00377FFD" w:rsidRDefault="00B327AA" w:rsidP="00E162B2">
            <w:pPr>
              <w:tabs>
                <w:tab w:val="right" w:pos="224"/>
              </w:tabs>
              <w:rPr>
                <w:ins w:id="5392" w:author="Islam Nady" w:date="2024-06-09T20:40:00Z"/>
                <w:rFonts w:ascii="Frutiger LT Arabic 45 Light" w:hAnsi="Frutiger LT Arabic 45 Light" w:cs="Frutiger LT Arabic 45 Light"/>
                <w:color w:val="FFFFFF"/>
              </w:rPr>
            </w:pPr>
            <w:ins w:id="5393" w:author="Islam Nady" w:date="2024-06-09T20:40:00Z">
              <w:r>
                <w:rPr>
                  <w:rFonts w:ascii="Frutiger LT Arabic 45 Light" w:hAnsi="Frutiger LT Arabic 45 Light" w:cs="Frutiger LT Arabic 45 Light"/>
                  <w:color w:val="FFFFFF"/>
                </w:rPr>
                <w:t>Contact information</w:t>
              </w:r>
            </w:ins>
          </w:p>
        </w:tc>
        <w:tc>
          <w:tcPr>
            <w:tcW w:w="6237" w:type="dxa"/>
          </w:tcPr>
          <w:p w14:paraId="5D245432" w14:textId="77777777" w:rsidR="00B327AA" w:rsidRPr="009235E3" w:rsidRDefault="00B327AA" w:rsidP="00E162B2">
            <w:pPr>
              <w:pStyle w:val="TableBodyText"/>
              <w:rPr>
                <w:ins w:id="5394" w:author="Islam Nady" w:date="2024-06-09T20:40:00Z"/>
                <w:rStyle w:val="-Normal"/>
                <w:rFonts w:ascii="Frutiger LT Arabic 45 Light" w:hAnsi="Frutiger LT Arabic 45 Light" w:cs="Frutiger LT Arabic 45 Light"/>
                <w:bCs w:val="0"/>
                <w:color w:val="000000" w:themeColor="text1"/>
              </w:rPr>
            </w:pPr>
          </w:p>
        </w:tc>
      </w:tr>
      <w:tr w:rsidR="00B327AA" w:rsidRPr="00EB1F74" w14:paraId="57B11BDC" w14:textId="77777777" w:rsidTr="00E162B2">
        <w:trPr>
          <w:trHeight w:val="238"/>
          <w:ins w:id="5395" w:author="Islam Nady" w:date="2024-06-09T20:40:00Z"/>
        </w:trPr>
        <w:tc>
          <w:tcPr>
            <w:tcW w:w="4253" w:type="dxa"/>
            <w:shd w:val="clear" w:color="auto" w:fill="CF202E"/>
            <w:vAlign w:val="center"/>
          </w:tcPr>
          <w:p w14:paraId="1A43B369" w14:textId="77777777" w:rsidR="00B327AA" w:rsidRDefault="00B327AA" w:rsidP="00E162B2">
            <w:pPr>
              <w:tabs>
                <w:tab w:val="right" w:pos="224"/>
              </w:tabs>
              <w:rPr>
                <w:ins w:id="5396" w:author="Islam Nady" w:date="2024-06-09T20:40:00Z"/>
                <w:rFonts w:ascii="Frutiger LT Arabic 45 Light" w:hAnsi="Frutiger LT Arabic 45 Light" w:cs="Frutiger LT Arabic 45 Light"/>
                <w:color w:val="FFFFFF"/>
              </w:rPr>
            </w:pPr>
            <w:ins w:id="5397" w:author="Islam Nady" w:date="2024-06-09T20:40:00Z">
              <w:r>
                <w:rPr>
                  <w:rFonts w:ascii="Frutiger LT Arabic 45 Light" w:hAnsi="Frutiger LT Arabic 45 Light" w:cs="Frutiger LT Arabic 45 Light"/>
                  <w:color w:val="FFFFFF"/>
                </w:rPr>
                <w:t>Operating System</w:t>
              </w:r>
            </w:ins>
          </w:p>
        </w:tc>
        <w:tc>
          <w:tcPr>
            <w:tcW w:w="6237" w:type="dxa"/>
          </w:tcPr>
          <w:p w14:paraId="32468D8D" w14:textId="77777777" w:rsidR="00B327AA" w:rsidRPr="009235E3" w:rsidRDefault="00B327AA" w:rsidP="00E162B2">
            <w:pPr>
              <w:pStyle w:val="TableBodyText"/>
              <w:rPr>
                <w:ins w:id="5398" w:author="Islam Nady" w:date="2024-06-09T20:40:00Z"/>
                <w:rStyle w:val="-Normal"/>
                <w:rFonts w:ascii="Frutiger LT Arabic 45 Light" w:hAnsi="Frutiger LT Arabic 45 Light" w:cs="Frutiger LT Arabic 45 Light"/>
                <w:bCs w:val="0"/>
                <w:color w:val="000000" w:themeColor="text1"/>
              </w:rPr>
            </w:pPr>
            <w:ins w:id="5399" w:author="Islam Nady" w:date="2024-06-09T20:40:00Z">
              <w:r w:rsidRPr="009235E3">
                <w:rPr>
                  <w:rStyle w:val="-Normal"/>
                  <w:rFonts w:ascii="Frutiger LT Arabic 45 Light" w:hAnsi="Frutiger LT Arabic 45 Light" w:cs="Frutiger LT Arabic 45 Light"/>
                  <w:bCs w:val="0"/>
                  <w:color w:val="000000" w:themeColor="text1"/>
                </w:rPr>
                <w:t>Windows Server 2022</w:t>
              </w:r>
            </w:ins>
          </w:p>
        </w:tc>
      </w:tr>
      <w:tr w:rsidR="00B327AA" w:rsidRPr="00EB1F74" w14:paraId="7D368E6A" w14:textId="77777777" w:rsidTr="00E162B2">
        <w:trPr>
          <w:trHeight w:val="238"/>
          <w:ins w:id="5400" w:author="Islam Nady" w:date="2024-06-09T20:40:00Z"/>
        </w:trPr>
        <w:tc>
          <w:tcPr>
            <w:tcW w:w="4253" w:type="dxa"/>
            <w:shd w:val="clear" w:color="auto" w:fill="CF202E"/>
            <w:vAlign w:val="center"/>
          </w:tcPr>
          <w:p w14:paraId="4086A542" w14:textId="77777777" w:rsidR="00B327AA" w:rsidRDefault="00B327AA" w:rsidP="00E162B2">
            <w:pPr>
              <w:tabs>
                <w:tab w:val="right" w:pos="224"/>
              </w:tabs>
              <w:rPr>
                <w:ins w:id="5401" w:author="Islam Nady" w:date="2024-06-09T20:40:00Z"/>
                <w:rFonts w:ascii="Frutiger LT Arabic 45 Light" w:hAnsi="Frutiger LT Arabic 45 Light" w:cs="Frutiger LT Arabic 45 Light"/>
                <w:color w:val="FFFFFF"/>
              </w:rPr>
            </w:pPr>
            <w:ins w:id="5402" w:author="Islam Nady" w:date="2024-06-09T20:40:00Z">
              <w:r>
                <w:rPr>
                  <w:rFonts w:ascii="Frutiger LT Arabic 45 Light" w:hAnsi="Frutiger LT Arabic 45 Light" w:cs="Frutiger LT Arabic 45 Light"/>
                  <w:color w:val="FFFFFF"/>
                </w:rPr>
                <w:t>Database Type</w:t>
              </w:r>
            </w:ins>
          </w:p>
        </w:tc>
        <w:tc>
          <w:tcPr>
            <w:tcW w:w="6237" w:type="dxa"/>
          </w:tcPr>
          <w:p w14:paraId="087EA2C1" w14:textId="77777777" w:rsidR="00B327AA" w:rsidRPr="009235E3" w:rsidRDefault="00B327AA" w:rsidP="00E162B2">
            <w:pPr>
              <w:pStyle w:val="TableBodyText"/>
              <w:rPr>
                <w:ins w:id="5403" w:author="Islam Nady" w:date="2024-06-09T20:40:00Z"/>
                <w:rStyle w:val="-Normal"/>
                <w:rFonts w:ascii="Frutiger LT Arabic 45 Light" w:hAnsi="Frutiger LT Arabic 45 Light" w:cs="Frutiger LT Arabic 45 Light"/>
                <w:bCs w:val="0"/>
                <w:color w:val="000000" w:themeColor="text1"/>
              </w:rPr>
            </w:pPr>
            <w:ins w:id="5404" w:author="Islam Nady" w:date="2024-06-09T20:40:00Z">
              <w:r w:rsidRPr="009235E3">
                <w:rPr>
                  <w:rStyle w:val="-Normal"/>
                  <w:rFonts w:ascii="Frutiger LT Arabic 45 Light" w:hAnsi="Frutiger LT Arabic 45 Light" w:cs="Frutiger LT Arabic 45 Light"/>
                  <w:bCs w:val="0"/>
                  <w:color w:val="000000" w:themeColor="text1"/>
                </w:rPr>
                <w:t>Microsoft SQL Server</w:t>
              </w:r>
            </w:ins>
          </w:p>
        </w:tc>
      </w:tr>
      <w:tr w:rsidR="00B327AA" w:rsidRPr="00EB1F74" w14:paraId="378FABEB" w14:textId="77777777" w:rsidTr="00E162B2">
        <w:trPr>
          <w:trHeight w:val="238"/>
          <w:ins w:id="5405" w:author="Islam Nady" w:date="2024-06-09T20:40:00Z"/>
        </w:trPr>
        <w:tc>
          <w:tcPr>
            <w:tcW w:w="4253" w:type="dxa"/>
            <w:shd w:val="clear" w:color="auto" w:fill="CF202E"/>
            <w:vAlign w:val="center"/>
          </w:tcPr>
          <w:p w14:paraId="31028393" w14:textId="77777777" w:rsidR="00B327AA" w:rsidRDefault="00B327AA" w:rsidP="00E162B2">
            <w:pPr>
              <w:tabs>
                <w:tab w:val="right" w:pos="224"/>
              </w:tabs>
              <w:rPr>
                <w:ins w:id="5406" w:author="Islam Nady" w:date="2024-06-09T20:40:00Z"/>
                <w:rFonts w:ascii="Frutiger LT Arabic 45 Light" w:hAnsi="Frutiger LT Arabic 45 Light" w:cs="Frutiger LT Arabic 45 Light"/>
                <w:color w:val="FFFFFF"/>
              </w:rPr>
            </w:pPr>
            <w:ins w:id="5407" w:author="Islam Nady" w:date="2024-06-09T20:40:00Z">
              <w:r>
                <w:rPr>
                  <w:rFonts w:ascii="Frutiger LT Arabic 45 Light" w:hAnsi="Frutiger LT Arabic 45 Light" w:cs="Frutiger LT Arabic 45 Light"/>
                  <w:color w:val="FFFFFF"/>
                </w:rPr>
                <w:t>Total Storage available</w:t>
              </w:r>
            </w:ins>
          </w:p>
        </w:tc>
        <w:tc>
          <w:tcPr>
            <w:tcW w:w="6237" w:type="dxa"/>
          </w:tcPr>
          <w:p w14:paraId="487E7D09" w14:textId="77777777" w:rsidR="00B327AA" w:rsidRPr="009235E3" w:rsidRDefault="00B327AA" w:rsidP="00E162B2">
            <w:pPr>
              <w:pStyle w:val="TableBodyText"/>
              <w:rPr>
                <w:ins w:id="5408" w:author="Islam Nady" w:date="2024-06-09T20:40:00Z"/>
                <w:rStyle w:val="-Normal"/>
                <w:rFonts w:ascii="Frutiger LT Arabic 45 Light" w:hAnsi="Frutiger LT Arabic 45 Light" w:cs="Frutiger LT Arabic 45 Light"/>
                <w:bCs w:val="0"/>
                <w:color w:val="000000" w:themeColor="text1"/>
              </w:rPr>
            </w:pPr>
            <w:ins w:id="5409" w:author="Islam Nady" w:date="2024-06-09T20:40:00Z">
              <w:r w:rsidRPr="009235E3">
                <w:rPr>
                  <w:rStyle w:val="-Normal"/>
                  <w:rFonts w:ascii="Frutiger LT Arabic 45 Light" w:hAnsi="Frutiger LT Arabic 45 Light" w:cs="Frutiger LT Arabic 45 Light"/>
                  <w:bCs w:val="0"/>
                  <w:color w:val="000000" w:themeColor="text1"/>
                </w:rPr>
                <w:t>500 GB (This should be adjusted based on the scale of your Automation Anywhere deployment and expected data growth.)</w:t>
              </w:r>
            </w:ins>
          </w:p>
        </w:tc>
      </w:tr>
      <w:tr w:rsidR="00B327AA" w:rsidRPr="00EB1F74" w14:paraId="50EB42EE" w14:textId="77777777" w:rsidTr="00E162B2">
        <w:trPr>
          <w:trHeight w:val="238"/>
          <w:ins w:id="5410" w:author="Islam Nady" w:date="2024-06-09T20:40:00Z"/>
        </w:trPr>
        <w:tc>
          <w:tcPr>
            <w:tcW w:w="4253" w:type="dxa"/>
            <w:shd w:val="clear" w:color="auto" w:fill="CF202E"/>
            <w:vAlign w:val="center"/>
          </w:tcPr>
          <w:p w14:paraId="1DC3348F" w14:textId="77777777" w:rsidR="00B327AA" w:rsidRDefault="00B327AA" w:rsidP="00E162B2">
            <w:pPr>
              <w:tabs>
                <w:tab w:val="right" w:pos="224"/>
              </w:tabs>
              <w:rPr>
                <w:ins w:id="5411" w:author="Islam Nady" w:date="2024-06-09T20:40:00Z"/>
                <w:rFonts w:ascii="Frutiger LT Arabic 45 Light" w:hAnsi="Frutiger LT Arabic 45 Light" w:cs="Frutiger LT Arabic 45 Light"/>
                <w:color w:val="FFFFFF"/>
              </w:rPr>
            </w:pPr>
            <w:ins w:id="5412" w:author="Islam Nady" w:date="2024-06-09T20:40:00Z">
              <w:r>
                <w:rPr>
                  <w:rFonts w:ascii="Frutiger LT Arabic 45 Light" w:hAnsi="Frutiger LT Arabic 45 Light" w:cs="Frutiger LT Arabic 45 Light"/>
                  <w:color w:val="FFFFFF"/>
                </w:rPr>
                <w:t>File system names</w:t>
              </w:r>
            </w:ins>
          </w:p>
        </w:tc>
        <w:tc>
          <w:tcPr>
            <w:tcW w:w="6237" w:type="dxa"/>
          </w:tcPr>
          <w:p w14:paraId="64C411C9" w14:textId="77777777" w:rsidR="00B327AA" w:rsidRPr="009235E3" w:rsidRDefault="00B327AA" w:rsidP="00E162B2">
            <w:pPr>
              <w:pStyle w:val="TableBodyText"/>
              <w:rPr>
                <w:ins w:id="5413" w:author="Islam Nady" w:date="2024-06-09T20:40:00Z"/>
                <w:rStyle w:val="-Normal"/>
                <w:rFonts w:ascii="Frutiger LT Arabic 45 Light" w:hAnsi="Frutiger LT Arabic 45 Light" w:cs="Frutiger LT Arabic 45 Light"/>
                <w:bCs w:val="0"/>
                <w:color w:val="000000" w:themeColor="text1"/>
              </w:rPr>
            </w:pPr>
            <w:ins w:id="5414" w:author="Islam Nady" w:date="2024-06-09T20:40:00Z">
              <w:del w:id="5415" w:author="Mohamed Amer" w:date="2024-06-13T05:00:00Z" w16du:dateUtc="2024-06-13T02:00:00Z">
                <w:r w:rsidRPr="009235E3" w:rsidDel="008D7A86">
                  <w:rPr>
                    <w:rStyle w:val="-Normal"/>
                    <w:rFonts w:ascii="Frutiger LT Arabic 45 Light" w:hAnsi="Frutiger LT Arabic 45 Light" w:cs="Frutiger LT Arabic 45 Light"/>
                    <w:bCs w:val="0"/>
                    <w:color w:val="000000" w:themeColor="text1"/>
                  </w:rPr>
                  <w:delText xml:space="preserve">C:, </w:delText>
                </w:r>
              </w:del>
              <w:r w:rsidRPr="009235E3">
                <w:rPr>
                  <w:rStyle w:val="-Normal"/>
                  <w:rFonts w:ascii="Frutiger LT Arabic 45 Light" w:hAnsi="Frutiger LT Arabic 45 Light" w:cs="Frutiger LT Arabic 45 Light"/>
                  <w:bCs w:val="0"/>
                  <w:color w:val="000000" w:themeColor="text1"/>
                </w:rPr>
                <w:t>D:\AutomationData</w:t>
              </w:r>
            </w:ins>
          </w:p>
        </w:tc>
      </w:tr>
      <w:tr w:rsidR="00B327AA" w:rsidRPr="00EB1F74" w14:paraId="245667A6" w14:textId="77777777" w:rsidTr="00E162B2">
        <w:trPr>
          <w:trHeight w:val="238"/>
          <w:ins w:id="5416" w:author="Islam Nady" w:date="2024-06-09T20:40:00Z"/>
        </w:trPr>
        <w:tc>
          <w:tcPr>
            <w:tcW w:w="4253" w:type="dxa"/>
            <w:shd w:val="clear" w:color="auto" w:fill="CF202E"/>
            <w:vAlign w:val="center"/>
          </w:tcPr>
          <w:p w14:paraId="6C73886A" w14:textId="77777777" w:rsidR="00B327AA" w:rsidRDefault="00B327AA" w:rsidP="00E162B2">
            <w:pPr>
              <w:tabs>
                <w:tab w:val="right" w:pos="224"/>
              </w:tabs>
              <w:rPr>
                <w:ins w:id="5417" w:author="Islam Nady" w:date="2024-06-09T20:40:00Z"/>
                <w:rFonts w:ascii="Frutiger LT Arabic 45 Light" w:hAnsi="Frutiger LT Arabic 45 Light" w:cs="Frutiger LT Arabic 45 Light"/>
                <w:color w:val="FFFFFF"/>
              </w:rPr>
            </w:pPr>
            <w:ins w:id="5418" w:author="Islam Nady" w:date="2024-06-09T20:40:00Z">
              <w:r>
                <w:rPr>
                  <w:rFonts w:ascii="Frutiger LT Arabic 45 Light" w:hAnsi="Frutiger LT Arabic 45 Light" w:cs="Frutiger LT Arabic 45 Light"/>
                  <w:color w:val="FFFFFF"/>
                </w:rPr>
                <w:t>Total storage used (GB)</w:t>
              </w:r>
            </w:ins>
          </w:p>
        </w:tc>
        <w:tc>
          <w:tcPr>
            <w:tcW w:w="6237" w:type="dxa"/>
          </w:tcPr>
          <w:p w14:paraId="27453030" w14:textId="77777777" w:rsidR="00B327AA" w:rsidRPr="009235E3" w:rsidRDefault="00B327AA" w:rsidP="00E162B2">
            <w:pPr>
              <w:pStyle w:val="TableBodyText"/>
              <w:rPr>
                <w:ins w:id="5419" w:author="Islam Nady" w:date="2024-06-09T20:40:00Z"/>
                <w:rStyle w:val="-Normal"/>
                <w:rFonts w:ascii="Frutiger LT Arabic 45 Light" w:hAnsi="Frutiger LT Arabic 45 Light" w:cs="Frutiger LT Arabic 45 Light"/>
                <w:bCs w:val="0"/>
                <w:color w:val="000000" w:themeColor="text1"/>
              </w:rPr>
            </w:pPr>
            <w:ins w:id="5420" w:author="Islam Nady" w:date="2024-06-09T20:40:00Z">
              <w:r w:rsidRPr="009235E3">
                <w:rPr>
                  <w:rStyle w:val="-Normal"/>
                  <w:rFonts w:ascii="Frutiger LT Arabic 45 Light" w:hAnsi="Frutiger LT Arabic 45 Light" w:cs="Frutiger LT Arabic 45 Light"/>
                  <w:bCs w:val="0"/>
                  <w:color w:val="000000" w:themeColor="text1"/>
                </w:rPr>
                <w:t>500 GB</w:t>
              </w:r>
            </w:ins>
          </w:p>
        </w:tc>
      </w:tr>
      <w:tr w:rsidR="00B327AA" w:rsidRPr="00EB1F74" w14:paraId="2B9806DD" w14:textId="77777777" w:rsidTr="00E162B2">
        <w:trPr>
          <w:trHeight w:val="238"/>
          <w:ins w:id="5421" w:author="Islam Nady" w:date="2024-06-09T20:40:00Z"/>
        </w:trPr>
        <w:tc>
          <w:tcPr>
            <w:tcW w:w="4253" w:type="dxa"/>
            <w:shd w:val="clear" w:color="auto" w:fill="CF202E"/>
            <w:vAlign w:val="center"/>
          </w:tcPr>
          <w:p w14:paraId="21D3065A" w14:textId="77777777" w:rsidR="00B327AA" w:rsidRDefault="00B327AA" w:rsidP="00E162B2">
            <w:pPr>
              <w:tabs>
                <w:tab w:val="right" w:pos="224"/>
              </w:tabs>
              <w:rPr>
                <w:ins w:id="5422" w:author="Islam Nady" w:date="2024-06-09T20:40:00Z"/>
                <w:rFonts w:ascii="Frutiger LT Arabic 45 Light" w:hAnsi="Frutiger LT Arabic 45 Light" w:cs="Frutiger LT Arabic 45 Light"/>
                <w:color w:val="FFFFFF"/>
              </w:rPr>
            </w:pPr>
            <w:ins w:id="5423" w:author="Islam Nady" w:date="2024-06-09T20:40:00Z">
              <w:r>
                <w:rPr>
                  <w:rFonts w:ascii="Frutiger LT Arabic 45 Light" w:hAnsi="Frutiger LT Arabic 45 Light" w:cs="Frutiger LT Arabic 45 Light"/>
                  <w:color w:val="FFFFFF"/>
                </w:rPr>
                <w:t>Total data changed per backup (GB)</w:t>
              </w:r>
            </w:ins>
          </w:p>
        </w:tc>
        <w:tc>
          <w:tcPr>
            <w:tcW w:w="6237" w:type="dxa"/>
          </w:tcPr>
          <w:p w14:paraId="37A76344" w14:textId="77777777" w:rsidR="00B327AA" w:rsidRPr="009235E3" w:rsidRDefault="00B327AA" w:rsidP="00E162B2">
            <w:pPr>
              <w:pStyle w:val="TableBodyText"/>
              <w:rPr>
                <w:ins w:id="5424" w:author="Islam Nady" w:date="2024-06-09T20:40:00Z"/>
                <w:rStyle w:val="-Normal"/>
                <w:rFonts w:ascii="Frutiger LT Arabic 45 Light" w:hAnsi="Frutiger LT Arabic 45 Light" w:cs="Frutiger LT Arabic 45 Light"/>
                <w:bCs w:val="0"/>
                <w:color w:val="000000" w:themeColor="text1"/>
              </w:rPr>
            </w:pPr>
            <w:ins w:id="5425" w:author="Islam Nady" w:date="2024-06-09T20:40:00Z">
              <w:r w:rsidRPr="009235E3">
                <w:rPr>
                  <w:rStyle w:val="-Normal"/>
                  <w:rFonts w:ascii="Frutiger LT Arabic 45 Light" w:hAnsi="Frutiger LT Arabic 45 Light" w:cs="Frutiger LT Arabic 45 Light"/>
                  <w:bCs w:val="0"/>
                  <w:color w:val="000000" w:themeColor="text1"/>
                </w:rPr>
                <w:t>50 GB (This is an estimate; actual values will vary based on operation intensity.)</w:t>
              </w:r>
            </w:ins>
          </w:p>
        </w:tc>
      </w:tr>
      <w:tr w:rsidR="00B327AA" w:rsidRPr="00EB1F74" w14:paraId="251519B7" w14:textId="77777777" w:rsidTr="00E162B2">
        <w:trPr>
          <w:trHeight w:val="238"/>
          <w:ins w:id="5426" w:author="Islam Nady" w:date="2024-06-09T20:40:00Z"/>
        </w:trPr>
        <w:tc>
          <w:tcPr>
            <w:tcW w:w="4253" w:type="dxa"/>
            <w:shd w:val="clear" w:color="auto" w:fill="CF202E"/>
            <w:vAlign w:val="center"/>
          </w:tcPr>
          <w:p w14:paraId="024C19FD" w14:textId="77777777" w:rsidR="00B327AA" w:rsidRDefault="00B327AA" w:rsidP="00E162B2">
            <w:pPr>
              <w:tabs>
                <w:tab w:val="right" w:pos="224"/>
              </w:tabs>
              <w:rPr>
                <w:ins w:id="5427" w:author="Islam Nady" w:date="2024-06-09T20:40:00Z"/>
                <w:rFonts w:ascii="Frutiger LT Arabic 45 Light" w:hAnsi="Frutiger LT Arabic 45 Light" w:cs="Frutiger LT Arabic 45 Light"/>
                <w:color w:val="FFFFFF"/>
              </w:rPr>
            </w:pPr>
            <w:ins w:id="5428" w:author="Islam Nady" w:date="2024-06-09T20:40:00Z">
              <w:r>
                <w:rPr>
                  <w:rFonts w:ascii="Frutiger LT Arabic 45 Light" w:hAnsi="Frutiger LT Arabic 45 Light" w:cs="Frutiger LT Arabic 45 Light"/>
                  <w:color w:val="FFFFFF"/>
                </w:rPr>
                <w:t>Total GB to be backed up</w:t>
              </w:r>
            </w:ins>
          </w:p>
        </w:tc>
        <w:tc>
          <w:tcPr>
            <w:tcW w:w="6237" w:type="dxa"/>
          </w:tcPr>
          <w:p w14:paraId="3C8DC040" w14:textId="77777777" w:rsidR="00B327AA" w:rsidRPr="009235E3" w:rsidRDefault="00B327AA" w:rsidP="00E162B2">
            <w:pPr>
              <w:pStyle w:val="TableBodyText"/>
              <w:rPr>
                <w:ins w:id="5429" w:author="Islam Nady" w:date="2024-06-09T20:40:00Z"/>
                <w:rStyle w:val="-Normal"/>
                <w:rFonts w:ascii="Frutiger LT Arabic 45 Light" w:hAnsi="Frutiger LT Arabic 45 Light" w:cs="Frutiger LT Arabic 45 Light"/>
                <w:bCs w:val="0"/>
                <w:color w:val="000000" w:themeColor="text1"/>
              </w:rPr>
            </w:pPr>
            <w:ins w:id="5430" w:author="Islam Nady" w:date="2024-06-09T20:40:00Z">
              <w:r w:rsidRPr="009235E3">
                <w:rPr>
                  <w:rStyle w:val="-Normal"/>
                  <w:rFonts w:ascii="Frutiger LT Arabic 45 Light" w:hAnsi="Frutiger LT Arabic 45 Light" w:cs="Frutiger LT Arabic 45 Light"/>
                  <w:bCs w:val="0"/>
                  <w:color w:val="000000" w:themeColor="text1"/>
                </w:rPr>
                <w:t>1.0 TB (Considering some data may not require backup, like temporary files.)</w:t>
              </w:r>
            </w:ins>
          </w:p>
        </w:tc>
      </w:tr>
      <w:tr w:rsidR="00B327AA" w:rsidRPr="00EB1F74" w14:paraId="61556638" w14:textId="77777777" w:rsidTr="00E162B2">
        <w:trPr>
          <w:trHeight w:val="238"/>
          <w:ins w:id="5431" w:author="Islam Nady" w:date="2024-06-09T20:40:00Z"/>
        </w:trPr>
        <w:tc>
          <w:tcPr>
            <w:tcW w:w="4253" w:type="dxa"/>
            <w:shd w:val="clear" w:color="auto" w:fill="CF202E"/>
            <w:vAlign w:val="center"/>
          </w:tcPr>
          <w:p w14:paraId="35885062" w14:textId="77777777" w:rsidR="00B327AA" w:rsidRDefault="00B327AA" w:rsidP="00E162B2">
            <w:pPr>
              <w:tabs>
                <w:tab w:val="right" w:pos="224"/>
              </w:tabs>
              <w:rPr>
                <w:ins w:id="5432" w:author="Islam Nady" w:date="2024-06-09T20:40:00Z"/>
                <w:rFonts w:ascii="Frutiger LT Arabic 45 Light" w:hAnsi="Frutiger LT Arabic 45 Light" w:cs="Frutiger LT Arabic 45 Light"/>
                <w:color w:val="FFFFFF"/>
              </w:rPr>
            </w:pPr>
            <w:ins w:id="5433" w:author="Islam Nady" w:date="2024-06-09T20:40:00Z">
              <w:r>
                <w:rPr>
                  <w:rFonts w:ascii="Frutiger LT Arabic 45 Light" w:hAnsi="Frutiger LT Arabic 45 Light" w:cs="Frutiger LT Arabic 45 Light"/>
                  <w:color w:val="FFFFFF"/>
                </w:rPr>
                <w:t>Number of backup versions to be kept</w:t>
              </w:r>
            </w:ins>
          </w:p>
        </w:tc>
        <w:tc>
          <w:tcPr>
            <w:tcW w:w="6237" w:type="dxa"/>
          </w:tcPr>
          <w:p w14:paraId="49807D58" w14:textId="77777777" w:rsidR="00B327AA" w:rsidRPr="009235E3" w:rsidRDefault="00B327AA" w:rsidP="00E162B2">
            <w:pPr>
              <w:pStyle w:val="TableBodyText"/>
              <w:rPr>
                <w:ins w:id="5434" w:author="Islam Nady" w:date="2024-06-09T20:40:00Z"/>
                <w:rStyle w:val="-Normal"/>
                <w:rFonts w:ascii="Frutiger LT Arabic 45 Light" w:hAnsi="Frutiger LT Arabic 45 Light" w:cs="Frutiger LT Arabic 45 Light"/>
                <w:bCs w:val="0"/>
                <w:color w:val="000000" w:themeColor="text1"/>
              </w:rPr>
            </w:pPr>
            <w:ins w:id="5435" w:author="Islam Nady" w:date="2024-06-09T20:40:00Z">
              <w:r w:rsidRPr="009235E3">
                <w:rPr>
                  <w:rStyle w:val="-Normal"/>
                  <w:rFonts w:ascii="Frutiger LT Arabic 45 Light" w:hAnsi="Frutiger LT Arabic 45 Light" w:cs="Frutiger LT Arabic 45 Light"/>
                  <w:bCs w:val="0"/>
                  <w:color w:val="000000" w:themeColor="text1"/>
                </w:rPr>
                <w:t>Daily for 7 days, Weekly for 4 weeks, Monthly for 12 months</w:t>
              </w:r>
            </w:ins>
          </w:p>
        </w:tc>
      </w:tr>
      <w:tr w:rsidR="00B327AA" w:rsidRPr="00EB1F74" w14:paraId="4E5D5A5C" w14:textId="77777777" w:rsidTr="00E162B2">
        <w:trPr>
          <w:trHeight w:val="238"/>
          <w:ins w:id="5436" w:author="Islam Nady" w:date="2024-06-09T20:40:00Z"/>
        </w:trPr>
        <w:tc>
          <w:tcPr>
            <w:tcW w:w="4253" w:type="dxa"/>
            <w:shd w:val="clear" w:color="auto" w:fill="CF202E"/>
            <w:vAlign w:val="center"/>
          </w:tcPr>
          <w:p w14:paraId="243F569A" w14:textId="77777777" w:rsidR="00B327AA" w:rsidRDefault="00B327AA" w:rsidP="00E162B2">
            <w:pPr>
              <w:tabs>
                <w:tab w:val="right" w:pos="224"/>
              </w:tabs>
              <w:rPr>
                <w:ins w:id="5437" w:author="Islam Nady" w:date="2024-06-09T20:40:00Z"/>
                <w:rFonts w:ascii="Frutiger LT Arabic 45 Light" w:hAnsi="Frutiger LT Arabic 45 Light" w:cs="Frutiger LT Arabic 45 Light"/>
                <w:color w:val="FFFFFF"/>
              </w:rPr>
            </w:pPr>
            <w:ins w:id="5438" w:author="Islam Nady" w:date="2024-06-09T20:40:00Z">
              <w:r>
                <w:rPr>
                  <w:rFonts w:ascii="Frutiger LT Arabic 45 Light" w:hAnsi="Frutiger LT Arabic 45 Light" w:cs="Frutiger LT Arabic 45 Light"/>
                  <w:color w:val="FFFFFF"/>
                </w:rPr>
                <w:t>Backup file retention period</w:t>
              </w:r>
            </w:ins>
          </w:p>
        </w:tc>
        <w:tc>
          <w:tcPr>
            <w:tcW w:w="6237" w:type="dxa"/>
          </w:tcPr>
          <w:p w14:paraId="2CEA06C5" w14:textId="77777777" w:rsidR="00B327AA" w:rsidRPr="009235E3" w:rsidRDefault="00B327AA" w:rsidP="00B327AA">
            <w:pPr>
              <w:pStyle w:val="TableBodyText"/>
              <w:numPr>
                <w:ilvl w:val="0"/>
                <w:numId w:val="39"/>
              </w:numPr>
              <w:rPr>
                <w:ins w:id="5439" w:author="Islam Nady" w:date="2024-06-09T20:40:00Z"/>
                <w:rStyle w:val="-Normal"/>
                <w:rFonts w:ascii="Frutiger LT Arabic 45 Light" w:hAnsi="Frutiger LT Arabic 45 Light" w:cs="Frutiger LT Arabic 45 Light"/>
                <w:bCs w:val="0"/>
                <w:color w:val="000000" w:themeColor="text1"/>
              </w:rPr>
            </w:pPr>
            <w:ins w:id="5440" w:author="Islam Nady" w:date="2024-06-09T20:40:00Z">
              <w:r w:rsidRPr="009235E3">
                <w:rPr>
                  <w:rStyle w:val="-Normal"/>
                  <w:rFonts w:ascii="Frutiger LT Arabic 45 Light" w:hAnsi="Frutiger LT Arabic 45 Light" w:cs="Frutiger LT Arabic 45 Light"/>
                  <w:bCs w:val="0"/>
                  <w:color w:val="000000" w:themeColor="text1"/>
                </w:rPr>
                <w:t>Daily: Incremental – 1 week</w:t>
              </w:r>
            </w:ins>
          </w:p>
          <w:p w14:paraId="29128F94" w14:textId="77777777" w:rsidR="00B327AA" w:rsidRPr="009235E3" w:rsidRDefault="00B327AA" w:rsidP="00B327AA">
            <w:pPr>
              <w:pStyle w:val="TableBodyText"/>
              <w:numPr>
                <w:ilvl w:val="0"/>
                <w:numId w:val="39"/>
              </w:numPr>
              <w:rPr>
                <w:ins w:id="5441" w:author="Islam Nady" w:date="2024-06-09T20:40:00Z"/>
                <w:rStyle w:val="-Normal"/>
                <w:rFonts w:ascii="Frutiger LT Arabic 45 Light" w:hAnsi="Frutiger LT Arabic 45 Light" w:cs="Frutiger LT Arabic 45 Light"/>
                <w:bCs w:val="0"/>
                <w:color w:val="000000" w:themeColor="text1"/>
              </w:rPr>
            </w:pPr>
            <w:ins w:id="5442" w:author="Islam Nady" w:date="2024-06-09T20:40:00Z">
              <w:r w:rsidRPr="009235E3">
                <w:rPr>
                  <w:rStyle w:val="-Normal"/>
                  <w:rFonts w:ascii="Frutiger LT Arabic 45 Light" w:hAnsi="Frutiger LT Arabic 45 Light" w:cs="Frutiger LT Arabic 45 Light"/>
                  <w:bCs w:val="0"/>
                  <w:color w:val="000000" w:themeColor="text1"/>
                </w:rPr>
                <w:t>Weekly: Full – 4 weeks</w:t>
              </w:r>
            </w:ins>
          </w:p>
          <w:p w14:paraId="481AFCB4" w14:textId="77777777" w:rsidR="00B327AA" w:rsidRPr="009235E3" w:rsidRDefault="00B327AA" w:rsidP="00B327AA">
            <w:pPr>
              <w:pStyle w:val="TableBodyText"/>
              <w:numPr>
                <w:ilvl w:val="0"/>
                <w:numId w:val="39"/>
              </w:numPr>
              <w:rPr>
                <w:ins w:id="5443" w:author="Islam Nady" w:date="2024-06-09T20:40:00Z"/>
                <w:rStyle w:val="-Normal"/>
                <w:rFonts w:ascii="Frutiger LT Arabic 45 Light" w:hAnsi="Frutiger LT Arabic 45 Light" w:cs="Frutiger LT Arabic 45 Light"/>
                <w:bCs w:val="0"/>
                <w:color w:val="000000" w:themeColor="text1"/>
              </w:rPr>
            </w:pPr>
            <w:ins w:id="5444" w:author="Islam Nady" w:date="2024-06-09T20:40:00Z">
              <w:r w:rsidRPr="009235E3">
                <w:rPr>
                  <w:rStyle w:val="-Normal"/>
                  <w:rFonts w:ascii="Frutiger LT Arabic 45 Light" w:hAnsi="Frutiger LT Arabic 45 Light" w:cs="Frutiger LT Arabic 45 Light"/>
                  <w:bCs w:val="0"/>
                  <w:color w:val="000000" w:themeColor="text1"/>
                </w:rPr>
                <w:t>Monthly: Full – 12 months</w:t>
              </w:r>
            </w:ins>
          </w:p>
        </w:tc>
      </w:tr>
      <w:tr w:rsidR="00B327AA" w:rsidRPr="00EB1F74" w14:paraId="09E91BE3" w14:textId="77777777" w:rsidTr="00E162B2">
        <w:trPr>
          <w:trHeight w:val="238"/>
          <w:ins w:id="5445" w:author="Islam Nady" w:date="2024-06-09T20:40:00Z"/>
        </w:trPr>
        <w:tc>
          <w:tcPr>
            <w:tcW w:w="4253" w:type="dxa"/>
            <w:shd w:val="clear" w:color="auto" w:fill="CF202E"/>
            <w:vAlign w:val="center"/>
          </w:tcPr>
          <w:p w14:paraId="6E605482" w14:textId="77777777" w:rsidR="00B327AA" w:rsidRDefault="00B327AA" w:rsidP="00E162B2">
            <w:pPr>
              <w:tabs>
                <w:tab w:val="right" w:pos="224"/>
              </w:tabs>
              <w:rPr>
                <w:ins w:id="5446" w:author="Islam Nady" w:date="2024-06-09T20:40:00Z"/>
                <w:rFonts w:ascii="Frutiger LT Arabic 45 Light" w:hAnsi="Frutiger LT Arabic 45 Light" w:cs="Frutiger LT Arabic 45 Light"/>
                <w:color w:val="FFFFFF"/>
              </w:rPr>
            </w:pPr>
            <w:ins w:id="5447" w:author="Islam Nady" w:date="2024-06-09T20:40:00Z">
              <w:r>
                <w:rPr>
                  <w:rFonts w:ascii="Frutiger LT Arabic 45 Light" w:hAnsi="Frutiger LT Arabic 45 Light" w:cs="Frutiger LT Arabic 45 Light"/>
                  <w:color w:val="FFFFFF"/>
                </w:rPr>
                <w:t>Backup window times</w:t>
              </w:r>
            </w:ins>
          </w:p>
        </w:tc>
        <w:tc>
          <w:tcPr>
            <w:tcW w:w="6237" w:type="dxa"/>
          </w:tcPr>
          <w:p w14:paraId="0096FE4F" w14:textId="77777777" w:rsidR="00B327AA" w:rsidRPr="009235E3" w:rsidRDefault="00B327AA" w:rsidP="00E162B2">
            <w:pPr>
              <w:pStyle w:val="TableBodyText"/>
              <w:rPr>
                <w:ins w:id="5448" w:author="Islam Nady" w:date="2024-06-09T20:40:00Z"/>
                <w:rStyle w:val="-Normal"/>
                <w:rFonts w:ascii="Frutiger LT Arabic 45 Light" w:hAnsi="Frutiger LT Arabic 45 Light" w:cs="Frutiger LT Arabic 45 Light"/>
                <w:bCs w:val="0"/>
                <w:color w:val="000000" w:themeColor="text1"/>
              </w:rPr>
            </w:pPr>
            <w:ins w:id="5449" w:author="Islam Nady" w:date="2024-06-09T20:40:00Z">
              <w:r w:rsidRPr="009235E3">
                <w:rPr>
                  <w:rStyle w:val="-Normal"/>
                  <w:rFonts w:ascii="Frutiger LT Arabic 45 Light" w:hAnsi="Frutiger LT Arabic 45 Light" w:cs="Frutiger LT Arabic 45 Light"/>
                  <w:bCs w:val="0"/>
                  <w:color w:val="000000" w:themeColor="text1"/>
                </w:rPr>
                <w:t>It is up to BAB backup policies – However it is recommended to perform the backup outside business working hours</w:t>
              </w:r>
            </w:ins>
          </w:p>
          <w:p w14:paraId="3BA6D293" w14:textId="77777777" w:rsidR="00B327AA" w:rsidRPr="009235E3" w:rsidRDefault="00B327AA" w:rsidP="00E162B2">
            <w:pPr>
              <w:pStyle w:val="TableBodyText"/>
              <w:rPr>
                <w:ins w:id="5450" w:author="Islam Nady" w:date="2024-06-09T20:40:00Z"/>
                <w:rStyle w:val="-Normal"/>
                <w:rFonts w:ascii="Frutiger LT Arabic 45 Light" w:hAnsi="Frutiger LT Arabic 45 Light" w:cs="Frutiger LT Arabic 45 Light"/>
                <w:bCs w:val="0"/>
                <w:color w:val="000000" w:themeColor="text1"/>
              </w:rPr>
            </w:pPr>
            <w:ins w:id="5451" w:author="Islam Nady" w:date="2024-06-09T20:40:00Z">
              <w:r w:rsidRPr="009235E3">
                <w:rPr>
                  <w:rStyle w:val="-Normal"/>
                  <w:rFonts w:ascii="Frutiger LT Arabic 45 Light" w:hAnsi="Frutiger LT Arabic 45 Light" w:cs="Frutiger LT Arabic 45 Light"/>
                  <w:bCs w:val="0"/>
                  <w:color w:val="000000" w:themeColor="text1"/>
                </w:rPr>
                <w:t>Daily at 1:00 AM for Incremental, Sunday at 2:00 AM for Full</w:t>
              </w:r>
            </w:ins>
          </w:p>
        </w:tc>
      </w:tr>
      <w:tr w:rsidR="00B327AA" w:rsidRPr="00EB1F74" w14:paraId="01969385" w14:textId="77777777" w:rsidTr="00E162B2">
        <w:trPr>
          <w:trHeight w:val="238"/>
          <w:ins w:id="5452" w:author="Islam Nady" w:date="2024-06-09T20:40:00Z"/>
        </w:trPr>
        <w:tc>
          <w:tcPr>
            <w:tcW w:w="4253" w:type="dxa"/>
            <w:shd w:val="clear" w:color="auto" w:fill="CF202E"/>
            <w:vAlign w:val="center"/>
          </w:tcPr>
          <w:p w14:paraId="4EDF812C" w14:textId="77777777" w:rsidR="00B327AA" w:rsidRDefault="00B327AA" w:rsidP="00E162B2">
            <w:pPr>
              <w:tabs>
                <w:tab w:val="right" w:pos="224"/>
              </w:tabs>
              <w:rPr>
                <w:ins w:id="5453" w:author="Islam Nady" w:date="2024-06-09T20:40:00Z"/>
                <w:rFonts w:ascii="Frutiger LT Arabic 45 Light" w:hAnsi="Frutiger LT Arabic 45 Light" w:cs="Frutiger LT Arabic 45 Light"/>
                <w:color w:val="FFFFFF"/>
              </w:rPr>
            </w:pPr>
            <w:ins w:id="5454" w:author="Islam Nady" w:date="2024-06-09T20:40:00Z">
              <w:r>
                <w:rPr>
                  <w:rFonts w:ascii="Frutiger LT Arabic 45 Light" w:hAnsi="Frutiger LT Arabic 45 Light" w:cs="Frutiger LT Arabic 45 Light"/>
                  <w:color w:val="FFFFFF"/>
                </w:rPr>
                <w:t>Average GB copied per archive</w:t>
              </w:r>
            </w:ins>
          </w:p>
        </w:tc>
        <w:tc>
          <w:tcPr>
            <w:tcW w:w="6237" w:type="dxa"/>
          </w:tcPr>
          <w:p w14:paraId="6F6B472E" w14:textId="77777777" w:rsidR="00B327AA" w:rsidRPr="009235E3" w:rsidRDefault="00B327AA" w:rsidP="00E162B2">
            <w:pPr>
              <w:pStyle w:val="TableBodyText"/>
              <w:rPr>
                <w:ins w:id="5455" w:author="Islam Nady" w:date="2024-06-09T20:40:00Z"/>
                <w:rStyle w:val="-Normal"/>
                <w:rFonts w:ascii="Frutiger LT Arabic 45 Light" w:hAnsi="Frutiger LT Arabic 45 Light" w:cs="Frutiger LT Arabic 45 Light"/>
                <w:bCs w:val="0"/>
                <w:color w:val="000000" w:themeColor="text1"/>
              </w:rPr>
            </w:pPr>
            <w:ins w:id="5456" w:author="Islam Nady" w:date="2024-06-09T20:40:00Z">
              <w:r w:rsidRPr="009235E3">
                <w:rPr>
                  <w:rStyle w:val="-Normal"/>
                  <w:rFonts w:ascii="Frutiger LT Arabic 45 Light" w:hAnsi="Frutiger LT Arabic 45 Light" w:cs="Frutiger LT Arabic 45 Light"/>
                  <w:bCs w:val="0"/>
                  <w:color w:val="000000" w:themeColor="text1"/>
                </w:rPr>
                <w:t>200 GB (This will depend on the change rate of data.)</w:t>
              </w:r>
            </w:ins>
          </w:p>
        </w:tc>
      </w:tr>
      <w:tr w:rsidR="00B327AA" w:rsidRPr="00EB1F74" w14:paraId="2B70C9D3" w14:textId="77777777" w:rsidTr="00E162B2">
        <w:trPr>
          <w:trHeight w:val="238"/>
          <w:ins w:id="5457" w:author="Islam Nady" w:date="2024-06-09T20:40:00Z"/>
        </w:trPr>
        <w:tc>
          <w:tcPr>
            <w:tcW w:w="4253" w:type="dxa"/>
            <w:shd w:val="clear" w:color="auto" w:fill="CF202E"/>
            <w:vAlign w:val="center"/>
          </w:tcPr>
          <w:p w14:paraId="08A606B3" w14:textId="77777777" w:rsidR="00B327AA" w:rsidRDefault="00B327AA" w:rsidP="00E162B2">
            <w:pPr>
              <w:tabs>
                <w:tab w:val="right" w:pos="224"/>
              </w:tabs>
              <w:rPr>
                <w:ins w:id="5458" w:author="Islam Nady" w:date="2024-06-09T20:40:00Z"/>
                <w:rFonts w:ascii="Frutiger LT Arabic 45 Light" w:hAnsi="Frutiger LT Arabic 45 Light" w:cs="Frutiger LT Arabic 45 Light"/>
                <w:color w:val="FFFFFF"/>
              </w:rPr>
            </w:pPr>
            <w:ins w:id="5459" w:author="Islam Nady" w:date="2024-06-09T20:40:00Z">
              <w:r>
                <w:rPr>
                  <w:rFonts w:ascii="Frutiger LT Arabic 45 Light" w:hAnsi="Frutiger LT Arabic 45 Light" w:cs="Frutiger LT Arabic 45 Light"/>
                  <w:color w:val="FFFFFF"/>
                </w:rPr>
                <w:t>Number of files archived</w:t>
              </w:r>
            </w:ins>
          </w:p>
        </w:tc>
        <w:tc>
          <w:tcPr>
            <w:tcW w:w="6237" w:type="dxa"/>
          </w:tcPr>
          <w:p w14:paraId="645BA90A" w14:textId="77777777" w:rsidR="00B327AA" w:rsidRPr="009235E3" w:rsidRDefault="00B327AA" w:rsidP="00E162B2">
            <w:pPr>
              <w:pStyle w:val="TableBodyText"/>
              <w:rPr>
                <w:ins w:id="5460" w:author="Islam Nady" w:date="2024-06-09T20:40:00Z"/>
                <w:rStyle w:val="-Normal"/>
                <w:rFonts w:ascii="Frutiger LT Arabic 45 Light" w:hAnsi="Frutiger LT Arabic 45 Light" w:cs="Frutiger LT Arabic 45 Light"/>
                <w:bCs w:val="0"/>
                <w:color w:val="000000" w:themeColor="text1"/>
              </w:rPr>
            </w:pPr>
            <w:ins w:id="5461" w:author="Islam Nady" w:date="2024-06-09T20:40:00Z">
              <w:r w:rsidRPr="009235E3">
                <w:rPr>
                  <w:rStyle w:val="-Normal"/>
                  <w:rFonts w:ascii="Frutiger LT Arabic 45 Light" w:hAnsi="Frutiger LT Arabic 45 Light" w:cs="Frutiger LT Arabic 45 Light"/>
                  <w:bCs w:val="0"/>
                  <w:color w:val="000000" w:themeColor="text1"/>
                </w:rPr>
                <w:t>Varies based on data and operations</w:t>
              </w:r>
            </w:ins>
          </w:p>
        </w:tc>
      </w:tr>
      <w:tr w:rsidR="00B327AA" w:rsidRPr="00EB1F74" w14:paraId="58B727A0" w14:textId="77777777" w:rsidTr="00E162B2">
        <w:trPr>
          <w:trHeight w:val="238"/>
          <w:ins w:id="5462" w:author="Islam Nady" w:date="2024-06-09T20:40:00Z"/>
        </w:trPr>
        <w:tc>
          <w:tcPr>
            <w:tcW w:w="4253" w:type="dxa"/>
            <w:shd w:val="clear" w:color="auto" w:fill="CF202E"/>
            <w:vAlign w:val="center"/>
          </w:tcPr>
          <w:p w14:paraId="20FB7613" w14:textId="77777777" w:rsidR="00B327AA" w:rsidRDefault="00B327AA" w:rsidP="00E162B2">
            <w:pPr>
              <w:tabs>
                <w:tab w:val="right" w:pos="224"/>
              </w:tabs>
              <w:rPr>
                <w:ins w:id="5463" w:author="Islam Nady" w:date="2024-06-09T20:40:00Z"/>
                <w:rFonts w:ascii="Frutiger LT Arabic 45 Light" w:hAnsi="Frutiger LT Arabic 45 Light" w:cs="Frutiger LT Arabic 45 Light"/>
                <w:color w:val="FFFFFF"/>
              </w:rPr>
            </w:pPr>
            <w:ins w:id="5464" w:author="Islam Nady" w:date="2024-06-09T20:40:00Z">
              <w:r>
                <w:rPr>
                  <w:rFonts w:ascii="Frutiger LT Arabic 45 Light" w:hAnsi="Frutiger LT Arabic 45 Light" w:cs="Frutiger LT Arabic 45 Light"/>
                  <w:color w:val="FFFFFF"/>
                </w:rPr>
                <w:t>Number of archives kept</w:t>
              </w:r>
            </w:ins>
          </w:p>
        </w:tc>
        <w:tc>
          <w:tcPr>
            <w:tcW w:w="6237" w:type="dxa"/>
          </w:tcPr>
          <w:p w14:paraId="69ED893F" w14:textId="77777777" w:rsidR="00B327AA" w:rsidRPr="009235E3" w:rsidRDefault="00B327AA" w:rsidP="00E162B2">
            <w:pPr>
              <w:pStyle w:val="TableBodyText"/>
              <w:rPr>
                <w:ins w:id="5465" w:author="Islam Nady" w:date="2024-06-09T20:40:00Z"/>
                <w:rStyle w:val="-Normal"/>
                <w:rFonts w:ascii="Frutiger LT Arabic 45 Light" w:hAnsi="Frutiger LT Arabic 45 Light" w:cs="Frutiger LT Arabic 45 Light"/>
                <w:bCs w:val="0"/>
                <w:color w:val="000000" w:themeColor="text1"/>
              </w:rPr>
            </w:pPr>
            <w:ins w:id="5466" w:author="Islam Nady" w:date="2024-06-09T20:40:00Z">
              <w:r w:rsidRPr="009235E3">
                <w:rPr>
                  <w:rStyle w:val="-Normal"/>
                  <w:rFonts w:ascii="Frutiger LT Arabic 45 Light" w:hAnsi="Frutiger LT Arabic 45 Light" w:cs="Frutiger LT Arabic 45 Light"/>
                  <w:bCs w:val="0"/>
                  <w:color w:val="000000" w:themeColor="text1"/>
                </w:rPr>
                <w:t>Corresponds to the retention policy</w:t>
              </w:r>
            </w:ins>
          </w:p>
        </w:tc>
      </w:tr>
      <w:tr w:rsidR="00B327AA" w:rsidRPr="00EB1F74" w14:paraId="606FCAEA" w14:textId="77777777" w:rsidTr="00E162B2">
        <w:trPr>
          <w:trHeight w:val="238"/>
          <w:ins w:id="5467" w:author="Islam Nady" w:date="2024-06-09T20:40:00Z"/>
        </w:trPr>
        <w:tc>
          <w:tcPr>
            <w:tcW w:w="4253" w:type="dxa"/>
            <w:shd w:val="clear" w:color="auto" w:fill="CF202E"/>
            <w:vAlign w:val="center"/>
          </w:tcPr>
          <w:p w14:paraId="05781AFE" w14:textId="77777777" w:rsidR="00B327AA" w:rsidRDefault="00B327AA" w:rsidP="00E162B2">
            <w:pPr>
              <w:tabs>
                <w:tab w:val="right" w:pos="224"/>
              </w:tabs>
              <w:rPr>
                <w:ins w:id="5468" w:author="Islam Nady" w:date="2024-06-09T20:40:00Z"/>
                <w:rFonts w:ascii="Frutiger LT Arabic 45 Light" w:hAnsi="Frutiger LT Arabic 45 Light" w:cs="Frutiger LT Arabic 45 Light"/>
                <w:color w:val="FFFFFF"/>
              </w:rPr>
            </w:pPr>
            <w:ins w:id="5469" w:author="Islam Nady" w:date="2024-06-09T20:40:00Z">
              <w:r>
                <w:rPr>
                  <w:rFonts w:ascii="Frutiger LT Arabic 45 Light" w:hAnsi="Frutiger LT Arabic 45 Light" w:cs="Frutiger LT Arabic 45 Light"/>
                  <w:color w:val="FFFFFF"/>
                </w:rPr>
                <w:t>Archive frequency</w:t>
              </w:r>
            </w:ins>
          </w:p>
        </w:tc>
        <w:tc>
          <w:tcPr>
            <w:tcW w:w="6237" w:type="dxa"/>
          </w:tcPr>
          <w:p w14:paraId="6BB02B08" w14:textId="77777777" w:rsidR="00B327AA" w:rsidRPr="009235E3" w:rsidRDefault="00B327AA" w:rsidP="00E162B2">
            <w:pPr>
              <w:pStyle w:val="TableBodyText"/>
              <w:rPr>
                <w:ins w:id="5470" w:author="Islam Nady" w:date="2024-06-09T20:40:00Z"/>
                <w:rStyle w:val="-Normal"/>
                <w:rFonts w:ascii="Frutiger LT Arabic 45 Light" w:hAnsi="Frutiger LT Arabic 45 Light" w:cs="Frutiger LT Arabic 45 Light"/>
                <w:bCs w:val="0"/>
                <w:color w:val="000000" w:themeColor="text1"/>
              </w:rPr>
            </w:pPr>
            <w:ins w:id="5471" w:author="Islam Nady" w:date="2024-06-09T20:40:00Z">
              <w:r w:rsidRPr="009235E3">
                <w:rPr>
                  <w:rStyle w:val="-Normal"/>
                  <w:rFonts w:ascii="Frutiger LT Arabic 45 Light" w:hAnsi="Frutiger LT Arabic 45 Light" w:cs="Frutiger LT Arabic 45 Light"/>
                  <w:bCs w:val="0"/>
                  <w:color w:val="000000" w:themeColor="text1"/>
                </w:rPr>
                <w:t>Daily for incremental, Weekly and Monthly for full backups</w:t>
              </w:r>
            </w:ins>
          </w:p>
        </w:tc>
      </w:tr>
      <w:tr w:rsidR="00B327AA" w:rsidRPr="00EB1F74" w14:paraId="433E8C92" w14:textId="77777777" w:rsidTr="00E162B2">
        <w:trPr>
          <w:trHeight w:val="238"/>
          <w:ins w:id="5472" w:author="Islam Nady" w:date="2024-06-09T20:40:00Z"/>
        </w:trPr>
        <w:tc>
          <w:tcPr>
            <w:tcW w:w="4253" w:type="dxa"/>
            <w:shd w:val="clear" w:color="auto" w:fill="CF202E"/>
            <w:vAlign w:val="center"/>
          </w:tcPr>
          <w:p w14:paraId="3BC85A56" w14:textId="77777777" w:rsidR="00B327AA" w:rsidRDefault="00B327AA" w:rsidP="00E162B2">
            <w:pPr>
              <w:tabs>
                <w:tab w:val="right" w:pos="224"/>
              </w:tabs>
              <w:rPr>
                <w:ins w:id="5473" w:author="Islam Nady" w:date="2024-06-09T20:40:00Z"/>
                <w:rFonts w:ascii="Frutiger LT Arabic 45 Light" w:hAnsi="Frutiger LT Arabic 45 Light" w:cs="Frutiger LT Arabic 45 Light"/>
                <w:color w:val="FFFFFF"/>
              </w:rPr>
            </w:pPr>
            <w:ins w:id="5474" w:author="Islam Nady" w:date="2024-06-09T20:40:00Z">
              <w:r>
                <w:rPr>
                  <w:rFonts w:ascii="Frutiger LT Arabic 45 Light" w:hAnsi="Frutiger LT Arabic 45 Light" w:cs="Frutiger LT Arabic 45 Light"/>
                  <w:color w:val="FFFFFF"/>
                </w:rPr>
                <w:lastRenderedPageBreak/>
                <w:t>Archive windows times</w:t>
              </w:r>
            </w:ins>
          </w:p>
        </w:tc>
        <w:tc>
          <w:tcPr>
            <w:tcW w:w="6237" w:type="dxa"/>
          </w:tcPr>
          <w:p w14:paraId="103E5B3A" w14:textId="77777777" w:rsidR="00B327AA" w:rsidRPr="009235E3" w:rsidRDefault="00B327AA" w:rsidP="00E162B2">
            <w:pPr>
              <w:pStyle w:val="TableBodyText"/>
              <w:rPr>
                <w:ins w:id="5475" w:author="Islam Nady" w:date="2024-06-09T20:40:00Z"/>
                <w:rStyle w:val="-Normal"/>
                <w:rFonts w:ascii="Frutiger LT Arabic 45 Light" w:hAnsi="Frutiger LT Arabic 45 Light" w:cs="Frutiger LT Arabic 45 Light"/>
                <w:bCs w:val="0"/>
                <w:color w:val="000000" w:themeColor="text1"/>
              </w:rPr>
            </w:pPr>
            <w:ins w:id="5476" w:author="Islam Nady" w:date="2024-06-09T20:40:00Z">
              <w:r w:rsidRPr="009235E3">
                <w:rPr>
                  <w:rStyle w:val="-Normal"/>
                  <w:rFonts w:ascii="Frutiger LT Arabic 45 Light" w:hAnsi="Frutiger LT Arabic 45 Light" w:cs="Frutiger LT Arabic 45 Light"/>
                  <w:bCs w:val="0"/>
                  <w:color w:val="000000" w:themeColor="text1"/>
                </w:rPr>
                <w:t>Immediately following the respective backup window</w:t>
              </w:r>
            </w:ins>
          </w:p>
        </w:tc>
      </w:tr>
    </w:tbl>
    <w:p w14:paraId="51A3A856" w14:textId="77777777" w:rsidR="00B327AA" w:rsidRDefault="00B327AA" w:rsidP="00B327AA">
      <w:pPr>
        <w:rPr>
          <w:ins w:id="5477" w:author="Islam Nady" w:date="2024-06-09T20:40:00Z"/>
          <w:rStyle w:val="-Normal"/>
          <w:rFonts w:ascii="Frutiger LT Arabic 45 Light" w:hAnsi="Frutiger LT Arabic 45 Light" w:cs="Frutiger LT Arabic 45 Light"/>
          <w:color w:val="000000" w:themeColor="text1"/>
        </w:rPr>
      </w:pPr>
    </w:p>
    <w:p w14:paraId="0E7DC948" w14:textId="77777777" w:rsidR="00B327AA" w:rsidRPr="00356D25" w:rsidRDefault="00B327AA" w:rsidP="00B327AA">
      <w:pPr>
        <w:rPr>
          <w:ins w:id="5478" w:author="Islam Nady" w:date="2024-06-09T20:40:00Z"/>
          <w:rStyle w:val="-Normal"/>
          <w:rFonts w:ascii="Frutiger LT Arabic 45 Light" w:hAnsi="Frutiger LT Arabic 45 Light" w:cs="Frutiger LT Arabic 45 Light"/>
          <w:color w:val="000000" w:themeColor="text1"/>
        </w:rPr>
      </w:pPr>
      <w:ins w:id="5479" w:author="Islam Nady" w:date="2024-06-09T20:40:00Z">
        <w:r w:rsidRPr="00356D25">
          <w:rPr>
            <w:rStyle w:val="-Normal"/>
            <w:rFonts w:ascii="Frutiger LT Arabic 45 Light" w:hAnsi="Frutiger LT Arabic 45 Light" w:cs="Frutiger LT Arabic 45 Light"/>
            <w:color w:val="000000" w:themeColor="text1"/>
          </w:rPr>
          <w:t>Note: This example is based on general best practices and should be adapted to fit the specific needs and operational realities of your Automation Anywhere deployment. Always consider the criticality of the data, the acceptable recovery time objectives (RTO), and recovery point objectives (RPO) when designing your backup and recovery strategy.</w:t>
        </w:r>
      </w:ins>
    </w:p>
    <w:p w14:paraId="6823B457" w14:textId="77777777" w:rsidR="00B327AA" w:rsidRPr="00EB1F74" w:rsidRDefault="00B327AA">
      <w:pPr>
        <w:pStyle w:val="ListParagraph"/>
        <w:jc w:val="both"/>
        <w:rPr>
          <w:rStyle w:val="-Normal"/>
          <w:rFonts w:ascii="Frutiger LT Arabic 45 Light" w:hAnsi="Frutiger LT Arabic 45 Light" w:cs="Frutiger LT Arabic 45 Light"/>
          <w:color w:val="000000" w:themeColor="text1"/>
        </w:rPr>
        <w:pPrChange w:id="5480" w:author="Islam Nady" w:date="2024-06-09T20:40:00Z">
          <w:pPr>
            <w:pStyle w:val="ListParagraph"/>
            <w:numPr>
              <w:numId w:val="17"/>
            </w:numPr>
            <w:ind w:hanging="360"/>
            <w:jc w:val="both"/>
          </w:pPr>
        </w:pPrChange>
      </w:pPr>
    </w:p>
    <w:p w14:paraId="120F2861" w14:textId="5163156D" w:rsidR="00CF2456" w:rsidRPr="00EB1F74" w:rsidDel="00B327AA" w:rsidRDefault="00163DB1" w:rsidP="00CB3C97">
      <w:pPr>
        <w:jc w:val="both"/>
        <w:rPr>
          <w:del w:id="5481" w:author="Islam Nady" w:date="2024-06-09T20:39:00Z"/>
          <w:rStyle w:val="-Normal"/>
          <w:rFonts w:ascii="Frutiger LT Arabic 45 Light" w:hAnsi="Frutiger LT Arabic 45 Light" w:cs="Frutiger LT Arabic 45 Light"/>
          <w:color w:val="000000" w:themeColor="text1"/>
        </w:rPr>
      </w:pPr>
      <w:del w:id="5482" w:author="Islam Nady" w:date="2024-06-09T20:39:00Z">
        <w:r w:rsidRPr="00EB1F74" w:rsidDel="00B327AA">
          <w:rPr>
            <w:rStyle w:val="-Normal"/>
            <w:rFonts w:ascii="Frutiger LT Arabic 45 Light" w:hAnsi="Frutiger LT Arabic 45 Light" w:cs="Frutiger LT Arabic 45 Light"/>
            <w:color w:val="000000" w:themeColor="text1"/>
          </w:rPr>
          <w:delText>The database backup is similar; according to the system specification the data retention can be extended. As for the recovery, mention the allocated space for your recovered data.</w:delText>
        </w:r>
      </w:del>
    </w:p>
    <w:p w14:paraId="6A8CCA68" w14:textId="6139C9FE" w:rsidR="006F2C0D" w:rsidDel="00B327AA" w:rsidRDefault="006F2C0D" w:rsidP="00CB3C97">
      <w:pPr>
        <w:rPr>
          <w:del w:id="5483" w:author="Islam Nady" w:date="2024-06-09T20:39:00Z"/>
          <w:rStyle w:val="-Normal"/>
          <w:rFonts w:ascii="Frutiger LT Arabic 45 Light" w:hAnsi="Frutiger LT Arabic 45 Light" w:cs="Frutiger LT Arabic 45 Light"/>
          <w:color w:val="000000" w:themeColor="text1"/>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6237"/>
      </w:tblGrid>
      <w:tr w:rsidR="00D079E9" w:rsidRPr="00EB1F74" w:rsidDel="00B327AA" w14:paraId="1618DA96" w14:textId="4F5C3BE6" w:rsidTr="00503772">
        <w:trPr>
          <w:trHeight w:val="301"/>
          <w:del w:id="5484" w:author="Islam Nady" w:date="2024-06-09T20:39:00Z"/>
        </w:trPr>
        <w:tc>
          <w:tcPr>
            <w:tcW w:w="4253" w:type="dxa"/>
            <w:shd w:val="clear" w:color="auto" w:fill="CF202E"/>
            <w:vAlign w:val="center"/>
          </w:tcPr>
          <w:p w14:paraId="363DE853" w14:textId="03045238" w:rsidR="00D079E9" w:rsidRPr="00377FFD" w:rsidDel="00B327AA" w:rsidRDefault="00D079E9" w:rsidP="00D079E9">
            <w:pPr>
              <w:tabs>
                <w:tab w:val="right" w:pos="224"/>
              </w:tabs>
              <w:rPr>
                <w:del w:id="5485" w:author="Islam Nady" w:date="2024-06-09T20:39:00Z"/>
                <w:rFonts w:ascii="Frutiger LT Arabic 45 Light" w:hAnsi="Frutiger LT Arabic 45 Light" w:cs="Frutiger LT Arabic 45 Light"/>
                <w:color w:val="FFFFFF"/>
              </w:rPr>
            </w:pPr>
            <w:del w:id="5486" w:author="Islam Nady" w:date="2024-06-09T20:39:00Z">
              <w:r w:rsidDel="00B327AA">
                <w:rPr>
                  <w:rFonts w:ascii="Frutiger LT Arabic 45 Light" w:hAnsi="Frutiger LT Arabic 45 Light" w:cs="Frutiger LT Arabic 45 Light"/>
                  <w:color w:val="FFFFFF"/>
                </w:rPr>
                <w:delText>Client name</w:delText>
              </w:r>
            </w:del>
          </w:p>
        </w:tc>
        <w:tc>
          <w:tcPr>
            <w:tcW w:w="6237" w:type="dxa"/>
          </w:tcPr>
          <w:p w14:paraId="00068B41" w14:textId="57D2DC5A" w:rsidR="00D079E9" w:rsidRPr="00EB1F74" w:rsidDel="00B327AA" w:rsidRDefault="00D079E9" w:rsidP="005E117D">
            <w:pPr>
              <w:pStyle w:val="TableBodyText"/>
              <w:rPr>
                <w:del w:id="5487" w:author="Islam Nady" w:date="2024-06-09T20:39:00Z"/>
                <w:lang w:val="en-GB"/>
              </w:rPr>
            </w:pPr>
          </w:p>
        </w:tc>
      </w:tr>
      <w:tr w:rsidR="00D079E9" w:rsidRPr="00EB1F74" w:rsidDel="00B327AA" w14:paraId="06AEDA45" w14:textId="79934550" w:rsidTr="00503772">
        <w:trPr>
          <w:trHeight w:val="238"/>
          <w:del w:id="5488" w:author="Islam Nady" w:date="2024-06-09T20:39:00Z"/>
        </w:trPr>
        <w:tc>
          <w:tcPr>
            <w:tcW w:w="4253" w:type="dxa"/>
            <w:shd w:val="clear" w:color="auto" w:fill="CF202E"/>
            <w:vAlign w:val="center"/>
          </w:tcPr>
          <w:p w14:paraId="52867925" w14:textId="70D24BC1" w:rsidR="00D079E9" w:rsidRPr="00377FFD" w:rsidDel="00B327AA" w:rsidRDefault="00D079E9" w:rsidP="00D079E9">
            <w:pPr>
              <w:tabs>
                <w:tab w:val="right" w:pos="224"/>
              </w:tabs>
              <w:rPr>
                <w:del w:id="5489" w:author="Islam Nady" w:date="2024-06-09T20:39:00Z"/>
                <w:rFonts w:ascii="Frutiger LT Arabic 45 Light" w:hAnsi="Frutiger LT Arabic 45 Light" w:cs="Frutiger LT Arabic 45 Light"/>
                <w:color w:val="FFFFFF"/>
              </w:rPr>
            </w:pPr>
            <w:del w:id="5490" w:author="Islam Nady" w:date="2024-06-09T20:39:00Z">
              <w:r w:rsidDel="00B327AA">
                <w:rPr>
                  <w:rFonts w:ascii="Frutiger LT Arabic 45 Light" w:hAnsi="Frutiger LT Arabic 45 Light" w:cs="Frutiger LT Arabic 45 Light"/>
                  <w:color w:val="FFFFFF"/>
                </w:rPr>
                <w:delText>Contact information</w:delText>
              </w:r>
            </w:del>
          </w:p>
        </w:tc>
        <w:tc>
          <w:tcPr>
            <w:tcW w:w="6237" w:type="dxa"/>
          </w:tcPr>
          <w:p w14:paraId="0BE260F9" w14:textId="4EB10ED8" w:rsidR="00D079E9" w:rsidRPr="00EB1F74" w:rsidDel="00B327AA" w:rsidRDefault="00D079E9" w:rsidP="005E117D">
            <w:pPr>
              <w:pStyle w:val="TableBodyText"/>
              <w:rPr>
                <w:del w:id="5491" w:author="Islam Nady" w:date="2024-06-09T20:39:00Z"/>
                <w:lang w:val="en-GB"/>
              </w:rPr>
            </w:pPr>
          </w:p>
        </w:tc>
      </w:tr>
      <w:tr w:rsidR="00D079E9" w:rsidRPr="00EB1F74" w:rsidDel="00B327AA" w14:paraId="0232FD1E" w14:textId="7E98A28D" w:rsidTr="00503772">
        <w:trPr>
          <w:trHeight w:val="238"/>
          <w:del w:id="5492" w:author="Islam Nady" w:date="2024-06-09T20:39:00Z"/>
        </w:trPr>
        <w:tc>
          <w:tcPr>
            <w:tcW w:w="4253" w:type="dxa"/>
            <w:shd w:val="clear" w:color="auto" w:fill="CF202E"/>
            <w:vAlign w:val="center"/>
          </w:tcPr>
          <w:p w14:paraId="7CF84A2D" w14:textId="21D70DE4" w:rsidR="00D079E9" w:rsidDel="00B327AA" w:rsidRDefault="00D079E9" w:rsidP="00D079E9">
            <w:pPr>
              <w:tabs>
                <w:tab w:val="right" w:pos="224"/>
              </w:tabs>
              <w:rPr>
                <w:del w:id="5493" w:author="Islam Nady" w:date="2024-06-09T20:39:00Z"/>
                <w:rFonts w:ascii="Frutiger LT Arabic 45 Light" w:hAnsi="Frutiger LT Arabic 45 Light" w:cs="Frutiger LT Arabic 45 Light"/>
                <w:color w:val="FFFFFF"/>
              </w:rPr>
            </w:pPr>
            <w:del w:id="5494" w:author="Islam Nady" w:date="2024-06-09T20:39:00Z">
              <w:r w:rsidDel="00B327AA">
                <w:rPr>
                  <w:rFonts w:ascii="Frutiger LT Arabic 45 Light" w:hAnsi="Frutiger LT Arabic 45 Light" w:cs="Frutiger LT Arabic 45 Light"/>
                  <w:color w:val="FFFFFF"/>
                </w:rPr>
                <w:delText>Operating System</w:delText>
              </w:r>
            </w:del>
          </w:p>
        </w:tc>
        <w:tc>
          <w:tcPr>
            <w:tcW w:w="6237" w:type="dxa"/>
          </w:tcPr>
          <w:p w14:paraId="5C429AA1" w14:textId="523CB92C" w:rsidR="00D079E9" w:rsidRPr="00EB1F74" w:rsidDel="00B327AA" w:rsidRDefault="00D079E9" w:rsidP="005E117D">
            <w:pPr>
              <w:pStyle w:val="TableBodyText"/>
              <w:rPr>
                <w:del w:id="5495" w:author="Islam Nady" w:date="2024-06-09T20:39:00Z"/>
                <w:lang w:val="en-GB"/>
              </w:rPr>
            </w:pPr>
          </w:p>
        </w:tc>
      </w:tr>
      <w:tr w:rsidR="00D079E9" w:rsidRPr="00EB1F74" w:rsidDel="00B327AA" w14:paraId="45CFBDAA" w14:textId="396B5A09" w:rsidTr="00503772">
        <w:trPr>
          <w:trHeight w:val="238"/>
          <w:del w:id="5496" w:author="Islam Nady" w:date="2024-06-09T20:39:00Z"/>
        </w:trPr>
        <w:tc>
          <w:tcPr>
            <w:tcW w:w="4253" w:type="dxa"/>
            <w:shd w:val="clear" w:color="auto" w:fill="CF202E"/>
            <w:vAlign w:val="center"/>
          </w:tcPr>
          <w:p w14:paraId="79250737" w14:textId="40A0E5B2" w:rsidR="00D079E9" w:rsidDel="00B327AA" w:rsidRDefault="00D079E9" w:rsidP="00D079E9">
            <w:pPr>
              <w:tabs>
                <w:tab w:val="right" w:pos="224"/>
              </w:tabs>
              <w:rPr>
                <w:del w:id="5497" w:author="Islam Nady" w:date="2024-06-09T20:39:00Z"/>
                <w:rFonts w:ascii="Frutiger LT Arabic 45 Light" w:hAnsi="Frutiger LT Arabic 45 Light" w:cs="Frutiger LT Arabic 45 Light"/>
                <w:color w:val="FFFFFF"/>
              </w:rPr>
            </w:pPr>
            <w:del w:id="5498" w:author="Islam Nady" w:date="2024-06-09T20:39:00Z">
              <w:r w:rsidDel="00B327AA">
                <w:rPr>
                  <w:rFonts w:ascii="Frutiger LT Arabic 45 Light" w:hAnsi="Frutiger LT Arabic 45 Light" w:cs="Frutiger LT Arabic 45 Light"/>
                  <w:color w:val="FFFFFF"/>
                </w:rPr>
                <w:delText>Database Type</w:delText>
              </w:r>
            </w:del>
          </w:p>
        </w:tc>
        <w:tc>
          <w:tcPr>
            <w:tcW w:w="6237" w:type="dxa"/>
          </w:tcPr>
          <w:p w14:paraId="1C92C657" w14:textId="7798BBD9" w:rsidR="00D079E9" w:rsidRPr="00EB1F74" w:rsidDel="00B327AA" w:rsidRDefault="00D079E9" w:rsidP="005E117D">
            <w:pPr>
              <w:pStyle w:val="TableBodyText"/>
              <w:rPr>
                <w:del w:id="5499" w:author="Islam Nady" w:date="2024-06-09T20:39:00Z"/>
                <w:lang w:val="en-GB"/>
              </w:rPr>
            </w:pPr>
          </w:p>
        </w:tc>
      </w:tr>
      <w:tr w:rsidR="00D079E9" w:rsidRPr="00EB1F74" w:rsidDel="00B327AA" w14:paraId="2120AD4C" w14:textId="7EE7D16A" w:rsidTr="00503772">
        <w:trPr>
          <w:trHeight w:val="238"/>
          <w:del w:id="5500" w:author="Islam Nady" w:date="2024-06-09T20:39:00Z"/>
        </w:trPr>
        <w:tc>
          <w:tcPr>
            <w:tcW w:w="4253" w:type="dxa"/>
            <w:shd w:val="clear" w:color="auto" w:fill="CF202E"/>
            <w:vAlign w:val="center"/>
          </w:tcPr>
          <w:p w14:paraId="4DABF63A" w14:textId="6669DBD1" w:rsidR="00D079E9" w:rsidDel="00B327AA" w:rsidRDefault="00D079E9" w:rsidP="00D079E9">
            <w:pPr>
              <w:tabs>
                <w:tab w:val="right" w:pos="224"/>
              </w:tabs>
              <w:rPr>
                <w:del w:id="5501" w:author="Islam Nady" w:date="2024-06-09T20:39:00Z"/>
                <w:rFonts w:ascii="Frutiger LT Arabic 45 Light" w:hAnsi="Frutiger LT Arabic 45 Light" w:cs="Frutiger LT Arabic 45 Light"/>
                <w:color w:val="FFFFFF"/>
              </w:rPr>
            </w:pPr>
            <w:del w:id="5502" w:author="Islam Nady" w:date="2024-06-09T20:39:00Z">
              <w:r w:rsidDel="00B327AA">
                <w:rPr>
                  <w:rFonts w:ascii="Frutiger LT Arabic 45 Light" w:hAnsi="Frutiger LT Arabic 45 Light" w:cs="Frutiger LT Arabic 45 Light"/>
                  <w:color w:val="FFFFFF"/>
                </w:rPr>
                <w:delText>Total Storage available</w:delText>
              </w:r>
            </w:del>
          </w:p>
        </w:tc>
        <w:tc>
          <w:tcPr>
            <w:tcW w:w="6237" w:type="dxa"/>
          </w:tcPr>
          <w:p w14:paraId="5911F63F" w14:textId="0622C4E2" w:rsidR="00D079E9" w:rsidRPr="00EB1F74" w:rsidDel="00B327AA" w:rsidRDefault="00D079E9" w:rsidP="005E117D">
            <w:pPr>
              <w:pStyle w:val="TableBodyText"/>
              <w:rPr>
                <w:del w:id="5503" w:author="Islam Nady" w:date="2024-06-09T20:39:00Z"/>
                <w:lang w:val="en-GB"/>
              </w:rPr>
            </w:pPr>
          </w:p>
        </w:tc>
      </w:tr>
      <w:tr w:rsidR="00D079E9" w:rsidRPr="00EB1F74" w:rsidDel="00B327AA" w14:paraId="121EF3C1" w14:textId="35253787" w:rsidTr="00503772">
        <w:trPr>
          <w:trHeight w:val="238"/>
          <w:del w:id="5504" w:author="Islam Nady" w:date="2024-06-09T20:39:00Z"/>
        </w:trPr>
        <w:tc>
          <w:tcPr>
            <w:tcW w:w="4253" w:type="dxa"/>
            <w:shd w:val="clear" w:color="auto" w:fill="CF202E"/>
            <w:vAlign w:val="center"/>
          </w:tcPr>
          <w:p w14:paraId="7DA5115A" w14:textId="1E59BC02" w:rsidR="00D079E9" w:rsidDel="00B327AA" w:rsidRDefault="00D079E9" w:rsidP="00D079E9">
            <w:pPr>
              <w:tabs>
                <w:tab w:val="right" w:pos="224"/>
              </w:tabs>
              <w:rPr>
                <w:del w:id="5505" w:author="Islam Nady" w:date="2024-06-09T20:39:00Z"/>
                <w:rFonts w:ascii="Frutiger LT Arabic 45 Light" w:hAnsi="Frutiger LT Arabic 45 Light" w:cs="Frutiger LT Arabic 45 Light"/>
                <w:color w:val="FFFFFF"/>
              </w:rPr>
            </w:pPr>
            <w:del w:id="5506" w:author="Islam Nady" w:date="2024-06-09T20:39:00Z">
              <w:r w:rsidDel="00B327AA">
                <w:rPr>
                  <w:rFonts w:ascii="Frutiger LT Arabic 45 Light" w:hAnsi="Frutiger LT Arabic 45 Light" w:cs="Frutiger LT Arabic 45 Light"/>
                  <w:color w:val="FFFFFF"/>
                </w:rPr>
                <w:delText>File system names</w:delText>
              </w:r>
            </w:del>
          </w:p>
        </w:tc>
        <w:tc>
          <w:tcPr>
            <w:tcW w:w="6237" w:type="dxa"/>
          </w:tcPr>
          <w:p w14:paraId="4097943E" w14:textId="738E4CCD" w:rsidR="00D079E9" w:rsidRPr="00EB1F74" w:rsidDel="00B327AA" w:rsidRDefault="00D079E9" w:rsidP="005E117D">
            <w:pPr>
              <w:pStyle w:val="TableBodyText"/>
              <w:rPr>
                <w:del w:id="5507" w:author="Islam Nady" w:date="2024-06-09T20:39:00Z"/>
                <w:lang w:val="en-GB"/>
              </w:rPr>
            </w:pPr>
          </w:p>
        </w:tc>
      </w:tr>
      <w:tr w:rsidR="00D079E9" w:rsidRPr="00EB1F74" w:rsidDel="00B327AA" w14:paraId="2C470C3D" w14:textId="4A3D0009" w:rsidTr="00503772">
        <w:trPr>
          <w:trHeight w:val="238"/>
          <w:del w:id="5508" w:author="Islam Nady" w:date="2024-06-09T20:39:00Z"/>
        </w:trPr>
        <w:tc>
          <w:tcPr>
            <w:tcW w:w="4253" w:type="dxa"/>
            <w:shd w:val="clear" w:color="auto" w:fill="CF202E"/>
            <w:vAlign w:val="center"/>
          </w:tcPr>
          <w:p w14:paraId="4879F5CD" w14:textId="6FD014F9" w:rsidR="00D079E9" w:rsidDel="00B327AA" w:rsidRDefault="00D079E9" w:rsidP="00D079E9">
            <w:pPr>
              <w:tabs>
                <w:tab w:val="right" w:pos="224"/>
              </w:tabs>
              <w:rPr>
                <w:del w:id="5509" w:author="Islam Nady" w:date="2024-06-09T20:39:00Z"/>
                <w:rFonts w:ascii="Frutiger LT Arabic 45 Light" w:hAnsi="Frutiger LT Arabic 45 Light" w:cs="Frutiger LT Arabic 45 Light"/>
                <w:color w:val="FFFFFF"/>
              </w:rPr>
            </w:pPr>
            <w:del w:id="5510" w:author="Islam Nady" w:date="2024-06-09T20:39:00Z">
              <w:r w:rsidDel="00B327AA">
                <w:rPr>
                  <w:rFonts w:ascii="Frutiger LT Arabic 45 Light" w:hAnsi="Frutiger LT Arabic 45 Light" w:cs="Frutiger LT Arabic 45 Light"/>
                  <w:color w:val="FFFFFF"/>
                </w:rPr>
                <w:delText>Total storage used (GB)</w:delText>
              </w:r>
            </w:del>
          </w:p>
        </w:tc>
        <w:tc>
          <w:tcPr>
            <w:tcW w:w="6237" w:type="dxa"/>
          </w:tcPr>
          <w:p w14:paraId="09D78647" w14:textId="1CC199FB" w:rsidR="00D079E9" w:rsidRPr="00EB1F74" w:rsidDel="00B327AA" w:rsidRDefault="00D079E9" w:rsidP="005E117D">
            <w:pPr>
              <w:pStyle w:val="TableBodyText"/>
              <w:rPr>
                <w:del w:id="5511" w:author="Islam Nady" w:date="2024-06-09T20:39:00Z"/>
                <w:lang w:val="en-GB"/>
              </w:rPr>
            </w:pPr>
          </w:p>
        </w:tc>
      </w:tr>
      <w:tr w:rsidR="00D079E9" w:rsidRPr="00EB1F74" w:rsidDel="00B327AA" w14:paraId="764660CD" w14:textId="3B3AEE8F" w:rsidTr="00503772">
        <w:trPr>
          <w:trHeight w:val="238"/>
          <w:del w:id="5512" w:author="Islam Nady" w:date="2024-06-09T20:39:00Z"/>
        </w:trPr>
        <w:tc>
          <w:tcPr>
            <w:tcW w:w="4253" w:type="dxa"/>
            <w:shd w:val="clear" w:color="auto" w:fill="CF202E"/>
            <w:vAlign w:val="center"/>
          </w:tcPr>
          <w:p w14:paraId="3CAD4DB6" w14:textId="5C1B3D14" w:rsidR="00D079E9" w:rsidDel="00B327AA" w:rsidRDefault="00D079E9" w:rsidP="00D079E9">
            <w:pPr>
              <w:tabs>
                <w:tab w:val="right" w:pos="224"/>
              </w:tabs>
              <w:rPr>
                <w:del w:id="5513" w:author="Islam Nady" w:date="2024-06-09T20:39:00Z"/>
                <w:rFonts w:ascii="Frutiger LT Arabic 45 Light" w:hAnsi="Frutiger LT Arabic 45 Light" w:cs="Frutiger LT Arabic 45 Light"/>
                <w:color w:val="FFFFFF"/>
              </w:rPr>
            </w:pPr>
            <w:del w:id="5514" w:author="Islam Nady" w:date="2024-06-09T20:39:00Z">
              <w:r w:rsidDel="00B327AA">
                <w:rPr>
                  <w:rFonts w:ascii="Frutiger LT Arabic 45 Light" w:hAnsi="Frutiger LT Arabic 45 Light" w:cs="Frutiger LT Arabic 45 Light"/>
                  <w:color w:val="FFFFFF"/>
                </w:rPr>
                <w:delText>Total data changed per backup (GB)</w:delText>
              </w:r>
            </w:del>
          </w:p>
        </w:tc>
        <w:tc>
          <w:tcPr>
            <w:tcW w:w="6237" w:type="dxa"/>
          </w:tcPr>
          <w:p w14:paraId="5F8B18E1" w14:textId="1C030747" w:rsidR="00D079E9" w:rsidRPr="00EB1F74" w:rsidDel="00B327AA" w:rsidRDefault="00D079E9" w:rsidP="005E117D">
            <w:pPr>
              <w:pStyle w:val="TableBodyText"/>
              <w:rPr>
                <w:del w:id="5515" w:author="Islam Nady" w:date="2024-06-09T20:39:00Z"/>
                <w:lang w:val="en-GB"/>
              </w:rPr>
            </w:pPr>
          </w:p>
        </w:tc>
      </w:tr>
      <w:tr w:rsidR="00D079E9" w:rsidRPr="00EB1F74" w:rsidDel="00B327AA" w14:paraId="226D6A5A" w14:textId="56DBF033" w:rsidTr="00503772">
        <w:trPr>
          <w:trHeight w:val="238"/>
          <w:del w:id="5516" w:author="Islam Nady" w:date="2024-06-09T20:39:00Z"/>
        </w:trPr>
        <w:tc>
          <w:tcPr>
            <w:tcW w:w="4253" w:type="dxa"/>
            <w:shd w:val="clear" w:color="auto" w:fill="CF202E"/>
            <w:vAlign w:val="center"/>
          </w:tcPr>
          <w:p w14:paraId="04FC9C5A" w14:textId="5EDEAD87" w:rsidR="00D079E9" w:rsidDel="00B327AA" w:rsidRDefault="00D079E9" w:rsidP="00D079E9">
            <w:pPr>
              <w:tabs>
                <w:tab w:val="right" w:pos="224"/>
              </w:tabs>
              <w:rPr>
                <w:del w:id="5517" w:author="Islam Nady" w:date="2024-06-09T20:39:00Z"/>
                <w:rFonts w:ascii="Frutiger LT Arabic 45 Light" w:hAnsi="Frutiger LT Arabic 45 Light" w:cs="Frutiger LT Arabic 45 Light"/>
                <w:color w:val="FFFFFF"/>
              </w:rPr>
            </w:pPr>
            <w:del w:id="5518" w:author="Islam Nady" w:date="2024-06-09T20:39:00Z">
              <w:r w:rsidDel="00B327AA">
                <w:rPr>
                  <w:rFonts w:ascii="Frutiger LT Arabic 45 Light" w:hAnsi="Frutiger LT Arabic 45 Light" w:cs="Frutiger LT Arabic 45 Light"/>
                  <w:color w:val="FFFFFF"/>
                </w:rPr>
                <w:delText>Total GB to be backed up</w:delText>
              </w:r>
            </w:del>
          </w:p>
        </w:tc>
        <w:tc>
          <w:tcPr>
            <w:tcW w:w="6237" w:type="dxa"/>
          </w:tcPr>
          <w:p w14:paraId="6A06D02E" w14:textId="1FB3FC1F" w:rsidR="00D079E9" w:rsidRPr="00D079E9" w:rsidDel="00B327AA" w:rsidRDefault="00D079E9" w:rsidP="005E117D">
            <w:pPr>
              <w:pStyle w:val="TableBodyText"/>
              <w:rPr>
                <w:del w:id="5519" w:author="Islam Nady" w:date="2024-06-09T20:39:00Z"/>
              </w:rPr>
            </w:pPr>
          </w:p>
        </w:tc>
      </w:tr>
      <w:tr w:rsidR="00D079E9" w:rsidRPr="00EB1F74" w:rsidDel="00B327AA" w14:paraId="097D2796" w14:textId="2F8F4A51" w:rsidTr="00503772">
        <w:trPr>
          <w:trHeight w:val="238"/>
          <w:del w:id="5520" w:author="Islam Nady" w:date="2024-06-09T20:39:00Z"/>
        </w:trPr>
        <w:tc>
          <w:tcPr>
            <w:tcW w:w="4253" w:type="dxa"/>
            <w:shd w:val="clear" w:color="auto" w:fill="CF202E"/>
            <w:vAlign w:val="center"/>
          </w:tcPr>
          <w:p w14:paraId="5A95B8EA" w14:textId="4E9AC48B" w:rsidR="00D079E9" w:rsidDel="00B327AA" w:rsidRDefault="00D079E9" w:rsidP="00D079E9">
            <w:pPr>
              <w:tabs>
                <w:tab w:val="right" w:pos="224"/>
              </w:tabs>
              <w:rPr>
                <w:del w:id="5521" w:author="Islam Nady" w:date="2024-06-09T20:39:00Z"/>
                <w:rFonts w:ascii="Frutiger LT Arabic 45 Light" w:hAnsi="Frutiger LT Arabic 45 Light" w:cs="Frutiger LT Arabic 45 Light"/>
                <w:color w:val="FFFFFF"/>
              </w:rPr>
            </w:pPr>
            <w:del w:id="5522" w:author="Islam Nady" w:date="2024-06-09T20:39:00Z">
              <w:r w:rsidDel="00B327AA">
                <w:rPr>
                  <w:rFonts w:ascii="Frutiger LT Arabic 45 Light" w:hAnsi="Frutiger LT Arabic 45 Light" w:cs="Frutiger LT Arabic 45 Light"/>
                  <w:color w:val="FFFFFF"/>
                </w:rPr>
                <w:delText>Number of backup versions to be kept</w:delText>
              </w:r>
            </w:del>
          </w:p>
        </w:tc>
        <w:tc>
          <w:tcPr>
            <w:tcW w:w="6237" w:type="dxa"/>
          </w:tcPr>
          <w:p w14:paraId="3CE3C804" w14:textId="2272F78B" w:rsidR="00D079E9" w:rsidRPr="00D079E9" w:rsidDel="00B327AA" w:rsidRDefault="00D079E9" w:rsidP="005E117D">
            <w:pPr>
              <w:pStyle w:val="TableBodyText"/>
              <w:rPr>
                <w:del w:id="5523" w:author="Islam Nady" w:date="2024-06-09T20:39:00Z"/>
              </w:rPr>
            </w:pPr>
          </w:p>
        </w:tc>
      </w:tr>
      <w:tr w:rsidR="00D079E9" w:rsidRPr="00EB1F74" w:rsidDel="00B327AA" w14:paraId="62A5BD51" w14:textId="52BDC655" w:rsidTr="00503772">
        <w:trPr>
          <w:trHeight w:val="238"/>
          <w:del w:id="5524" w:author="Islam Nady" w:date="2024-06-09T20:39:00Z"/>
        </w:trPr>
        <w:tc>
          <w:tcPr>
            <w:tcW w:w="4253" w:type="dxa"/>
            <w:shd w:val="clear" w:color="auto" w:fill="CF202E"/>
            <w:vAlign w:val="center"/>
          </w:tcPr>
          <w:p w14:paraId="216448B6" w14:textId="2722CF75" w:rsidR="00D079E9" w:rsidDel="00B327AA" w:rsidRDefault="00D079E9" w:rsidP="00D079E9">
            <w:pPr>
              <w:tabs>
                <w:tab w:val="right" w:pos="224"/>
              </w:tabs>
              <w:rPr>
                <w:del w:id="5525" w:author="Islam Nady" w:date="2024-06-09T20:39:00Z"/>
                <w:rFonts w:ascii="Frutiger LT Arabic 45 Light" w:hAnsi="Frutiger LT Arabic 45 Light" w:cs="Frutiger LT Arabic 45 Light"/>
                <w:color w:val="FFFFFF"/>
              </w:rPr>
            </w:pPr>
            <w:del w:id="5526" w:author="Islam Nady" w:date="2024-06-09T20:39:00Z">
              <w:r w:rsidDel="00B327AA">
                <w:rPr>
                  <w:rFonts w:ascii="Frutiger LT Arabic 45 Light" w:hAnsi="Frutiger LT Arabic 45 Light" w:cs="Frutiger LT Arabic 45 Light"/>
                  <w:color w:val="FFFFFF"/>
                </w:rPr>
                <w:delText>Backup file retention period</w:delText>
              </w:r>
            </w:del>
          </w:p>
        </w:tc>
        <w:tc>
          <w:tcPr>
            <w:tcW w:w="6237" w:type="dxa"/>
          </w:tcPr>
          <w:p w14:paraId="1F462FD5" w14:textId="7D7D80A9" w:rsidR="00D079E9" w:rsidRPr="00D079E9" w:rsidDel="00B327AA" w:rsidRDefault="00D079E9" w:rsidP="005E117D">
            <w:pPr>
              <w:pStyle w:val="TableBodyText"/>
              <w:rPr>
                <w:del w:id="5527" w:author="Islam Nady" w:date="2024-06-09T20:39:00Z"/>
              </w:rPr>
            </w:pPr>
          </w:p>
        </w:tc>
      </w:tr>
      <w:tr w:rsidR="00D079E9" w:rsidRPr="00EB1F74" w:rsidDel="00B327AA" w14:paraId="0A79BBE8" w14:textId="6916457A" w:rsidTr="00503772">
        <w:trPr>
          <w:trHeight w:val="238"/>
          <w:del w:id="5528" w:author="Islam Nady" w:date="2024-06-09T20:39:00Z"/>
        </w:trPr>
        <w:tc>
          <w:tcPr>
            <w:tcW w:w="4253" w:type="dxa"/>
            <w:shd w:val="clear" w:color="auto" w:fill="CF202E"/>
            <w:vAlign w:val="center"/>
          </w:tcPr>
          <w:p w14:paraId="0B5CBC72" w14:textId="556E9D4B" w:rsidR="00D079E9" w:rsidDel="00B327AA" w:rsidRDefault="00D079E9" w:rsidP="00D079E9">
            <w:pPr>
              <w:tabs>
                <w:tab w:val="right" w:pos="224"/>
              </w:tabs>
              <w:rPr>
                <w:del w:id="5529" w:author="Islam Nady" w:date="2024-06-09T20:39:00Z"/>
                <w:rFonts w:ascii="Frutiger LT Arabic 45 Light" w:hAnsi="Frutiger LT Arabic 45 Light" w:cs="Frutiger LT Arabic 45 Light"/>
                <w:color w:val="FFFFFF"/>
              </w:rPr>
            </w:pPr>
            <w:del w:id="5530" w:author="Islam Nady" w:date="2024-06-09T20:39:00Z">
              <w:r w:rsidDel="00B327AA">
                <w:rPr>
                  <w:rFonts w:ascii="Frutiger LT Arabic 45 Light" w:hAnsi="Frutiger LT Arabic 45 Light" w:cs="Frutiger LT Arabic 45 Light"/>
                  <w:color w:val="FFFFFF"/>
                </w:rPr>
                <w:delText>Backup window times</w:delText>
              </w:r>
            </w:del>
          </w:p>
        </w:tc>
        <w:tc>
          <w:tcPr>
            <w:tcW w:w="6237" w:type="dxa"/>
          </w:tcPr>
          <w:p w14:paraId="7FB62A17" w14:textId="0F952E1A" w:rsidR="00D079E9" w:rsidRPr="00D079E9" w:rsidDel="00B327AA" w:rsidRDefault="00D079E9" w:rsidP="005E117D">
            <w:pPr>
              <w:pStyle w:val="TableBodyText"/>
              <w:rPr>
                <w:del w:id="5531" w:author="Islam Nady" w:date="2024-06-09T20:39:00Z"/>
              </w:rPr>
            </w:pPr>
          </w:p>
        </w:tc>
      </w:tr>
      <w:tr w:rsidR="00D079E9" w:rsidRPr="00EB1F74" w:rsidDel="00B327AA" w14:paraId="56F79827" w14:textId="4E39ACA9" w:rsidTr="00503772">
        <w:trPr>
          <w:trHeight w:val="238"/>
          <w:del w:id="5532" w:author="Islam Nady" w:date="2024-06-09T20:39:00Z"/>
        </w:trPr>
        <w:tc>
          <w:tcPr>
            <w:tcW w:w="4253" w:type="dxa"/>
            <w:shd w:val="clear" w:color="auto" w:fill="CF202E"/>
            <w:vAlign w:val="center"/>
          </w:tcPr>
          <w:p w14:paraId="7B2A5705" w14:textId="167455B4" w:rsidR="00D079E9" w:rsidDel="00B327AA" w:rsidRDefault="00D079E9" w:rsidP="00D079E9">
            <w:pPr>
              <w:tabs>
                <w:tab w:val="right" w:pos="224"/>
              </w:tabs>
              <w:rPr>
                <w:del w:id="5533" w:author="Islam Nady" w:date="2024-06-09T20:39:00Z"/>
                <w:rFonts w:ascii="Frutiger LT Arabic 45 Light" w:hAnsi="Frutiger LT Arabic 45 Light" w:cs="Frutiger LT Arabic 45 Light"/>
                <w:color w:val="FFFFFF"/>
              </w:rPr>
            </w:pPr>
            <w:del w:id="5534" w:author="Islam Nady" w:date="2024-06-09T20:39:00Z">
              <w:r w:rsidDel="00B327AA">
                <w:rPr>
                  <w:rFonts w:ascii="Frutiger LT Arabic 45 Light" w:hAnsi="Frutiger LT Arabic 45 Light" w:cs="Frutiger LT Arabic 45 Light"/>
                  <w:color w:val="FFFFFF"/>
                </w:rPr>
                <w:delText>Average GB copied per archive</w:delText>
              </w:r>
            </w:del>
          </w:p>
        </w:tc>
        <w:tc>
          <w:tcPr>
            <w:tcW w:w="6237" w:type="dxa"/>
          </w:tcPr>
          <w:p w14:paraId="22594D4F" w14:textId="0808A1F3" w:rsidR="00D079E9" w:rsidRPr="00D079E9" w:rsidDel="00B327AA" w:rsidRDefault="00D079E9" w:rsidP="005E117D">
            <w:pPr>
              <w:pStyle w:val="TableBodyText"/>
              <w:rPr>
                <w:del w:id="5535" w:author="Islam Nady" w:date="2024-06-09T20:39:00Z"/>
              </w:rPr>
            </w:pPr>
          </w:p>
        </w:tc>
      </w:tr>
      <w:tr w:rsidR="00D079E9" w:rsidRPr="00EB1F74" w:rsidDel="00B327AA" w14:paraId="3D0CAC54" w14:textId="0B85E9D6" w:rsidTr="00503772">
        <w:trPr>
          <w:trHeight w:val="238"/>
          <w:del w:id="5536" w:author="Islam Nady" w:date="2024-06-09T20:39:00Z"/>
        </w:trPr>
        <w:tc>
          <w:tcPr>
            <w:tcW w:w="4253" w:type="dxa"/>
            <w:shd w:val="clear" w:color="auto" w:fill="CF202E"/>
            <w:vAlign w:val="center"/>
          </w:tcPr>
          <w:p w14:paraId="739502CE" w14:textId="15A1B0E1" w:rsidR="00D079E9" w:rsidDel="00B327AA" w:rsidRDefault="00D079E9" w:rsidP="00D079E9">
            <w:pPr>
              <w:tabs>
                <w:tab w:val="right" w:pos="224"/>
              </w:tabs>
              <w:rPr>
                <w:del w:id="5537" w:author="Islam Nady" w:date="2024-06-09T20:39:00Z"/>
                <w:rFonts w:ascii="Frutiger LT Arabic 45 Light" w:hAnsi="Frutiger LT Arabic 45 Light" w:cs="Frutiger LT Arabic 45 Light"/>
                <w:color w:val="FFFFFF"/>
              </w:rPr>
            </w:pPr>
            <w:del w:id="5538" w:author="Islam Nady" w:date="2024-06-09T20:39:00Z">
              <w:r w:rsidDel="00B327AA">
                <w:rPr>
                  <w:rFonts w:ascii="Frutiger LT Arabic 45 Light" w:hAnsi="Frutiger LT Arabic 45 Light" w:cs="Frutiger LT Arabic 45 Light"/>
                  <w:color w:val="FFFFFF"/>
                </w:rPr>
                <w:delText>Number of files archived</w:delText>
              </w:r>
            </w:del>
          </w:p>
        </w:tc>
        <w:tc>
          <w:tcPr>
            <w:tcW w:w="6237" w:type="dxa"/>
          </w:tcPr>
          <w:p w14:paraId="36999598" w14:textId="770B6746" w:rsidR="00D079E9" w:rsidRPr="00D079E9" w:rsidDel="00B327AA" w:rsidRDefault="00D079E9" w:rsidP="005E117D">
            <w:pPr>
              <w:pStyle w:val="TableBodyText"/>
              <w:rPr>
                <w:del w:id="5539" w:author="Islam Nady" w:date="2024-06-09T20:39:00Z"/>
              </w:rPr>
            </w:pPr>
          </w:p>
        </w:tc>
      </w:tr>
      <w:tr w:rsidR="00D079E9" w:rsidRPr="00EB1F74" w:rsidDel="00B327AA" w14:paraId="68F2E317" w14:textId="261AC3E7" w:rsidTr="00503772">
        <w:trPr>
          <w:trHeight w:val="238"/>
          <w:del w:id="5540" w:author="Islam Nady" w:date="2024-06-09T20:39:00Z"/>
        </w:trPr>
        <w:tc>
          <w:tcPr>
            <w:tcW w:w="4253" w:type="dxa"/>
            <w:shd w:val="clear" w:color="auto" w:fill="CF202E"/>
            <w:vAlign w:val="center"/>
          </w:tcPr>
          <w:p w14:paraId="2A3BF0A1" w14:textId="2B685E88" w:rsidR="00D079E9" w:rsidDel="00B327AA" w:rsidRDefault="00D079E9" w:rsidP="00D079E9">
            <w:pPr>
              <w:tabs>
                <w:tab w:val="right" w:pos="224"/>
              </w:tabs>
              <w:rPr>
                <w:del w:id="5541" w:author="Islam Nady" w:date="2024-06-09T20:39:00Z"/>
                <w:rFonts w:ascii="Frutiger LT Arabic 45 Light" w:hAnsi="Frutiger LT Arabic 45 Light" w:cs="Frutiger LT Arabic 45 Light"/>
                <w:color w:val="FFFFFF"/>
              </w:rPr>
            </w:pPr>
            <w:del w:id="5542" w:author="Islam Nady" w:date="2024-06-09T20:39:00Z">
              <w:r w:rsidDel="00B327AA">
                <w:rPr>
                  <w:rFonts w:ascii="Frutiger LT Arabic 45 Light" w:hAnsi="Frutiger LT Arabic 45 Light" w:cs="Frutiger LT Arabic 45 Light"/>
                  <w:color w:val="FFFFFF"/>
                </w:rPr>
                <w:delText>Number of archives kept</w:delText>
              </w:r>
            </w:del>
          </w:p>
        </w:tc>
        <w:tc>
          <w:tcPr>
            <w:tcW w:w="6237" w:type="dxa"/>
          </w:tcPr>
          <w:p w14:paraId="588B095C" w14:textId="5DFF4C30" w:rsidR="00D079E9" w:rsidRPr="00D079E9" w:rsidDel="00B327AA" w:rsidRDefault="00D079E9" w:rsidP="005E117D">
            <w:pPr>
              <w:pStyle w:val="TableBodyText"/>
              <w:rPr>
                <w:del w:id="5543" w:author="Islam Nady" w:date="2024-06-09T20:39:00Z"/>
              </w:rPr>
            </w:pPr>
          </w:p>
        </w:tc>
      </w:tr>
      <w:tr w:rsidR="00D079E9" w:rsidRPr="00EB1F74" w:rsidDel="00B327AA" w14:paraId="58077EEB" w14:textId="06C6A586" w:rsidTr="00503772">
        <w:trPr>
          <w:trHeight w:val="238"/>
          <w:del w:id="5544" w:author="Islam Nady" w:date="2024-06-09T20:39:00Z"/>
        </w:trPr>
        <w:tc>
          <w:tcPr>
            <w:tcW w:w="4253" w:type="dxa"/>
            <w:shd w:val="clear" w:color="auto" w:fill="CF202E"/>
            <w:vAlign w:val="center"/>
          </w:tcPr>
          <w:p w14:paraId="48FECCEF" w14:textId="6BDA2F0F" w:rsidR="00D079E9" w:rsidDel="00B327AA" w:rsidRDefault="00D079E9" w:rsidP="00D079E9">
            <w:pPr>
              <w:tabs>
                <w:tab w:val="right" w:pos="224"/>
              </w:tabs>
              <w:rPr>
                <w:del w:id="5545" w:author="Islam Nady" w:date="2024-06-09T20:39:00Z"/>
                <w:rFonts w:ascii="Frutiger LT Arabic 45 Light" w:hAnsi="Frutiger LT Arabic 45 Light" w:cs="Frutiger LT Arabic 45 Light"/>
                <w:color w:val="FFFFFF"/>
              </w:rPr>
            </w:pPr>
            <w:del w:id="5546" w:author="Islam Nady" w:date="2024-06-09T20:39:00Z">
              <w:r w:rsidDel="00B327AA">
                <w:rPr>
                  <w:rFonts w:ascii="Frutiger LT Arabic 45 Light" w:hAnsi="Frutiger LT Arabic 45 Light" w:cs="Frutiger LT Arabic 45 Light"/>
                  <w:color w:val="FFFFFF"/>
                </w:rPr>
                <w:delText>Archive frequency</w:delText>
              </w:r>
            </w:del>
          </w:p>
        </w:tc>
        <w:tc>
          <w:tcPr>
            <w:tcW w:w="6237" w:type="dxa"/>
          </w:tcPr>
          <w:p w14:paraId="7208D605" w14:textId="2C4C50DB" w:rsidR="00D079E9" w:rsidRPr="00D079E9" w:rsidDel="00B327AA" w:rsidRDefault="00D079E9" w:rsidP="005E117D">
            <w:pPr>
              <w:pStyle w:val="TableBodyText"/>
              <w:rPr>
                <w:del w:id="5547" w:author="Islam Nady" w:date="2024-06-09T20:39:00Z"/>
              </w:rPr>
            </w:pPr>
          </w:p>
        </w:tc>
      </w:tr>
      <w:tr w:rsidR="00D079E9" w:rsidRPr="00EB1F74" w:rsidDel="00B327AA" w14:paraId="18BFC606" w14:textId="347D1963" w:rsidTr="00503772">
        <w:trPr>
          <w:trHeight w:val="238"/>
          <w:del w:id="5548" w:author="Islam Nady" w:date="2024-06-09T20:39:00Z"/>
        </w:trPr>
        <w:tc>
          <w:tcPr>
            <w:tcW w:w="4253" w:type="dxa"/>
            <w:shd w:val="clear" w:color="auto" w:fill="CF202E"/>
            <w:vAlign w:val="center"/>
          </w:tcPr>
          <w:p w14:paraId="329CD603" w14:textId="0DC8AF7E" w:rsidR="00D079E9" w:rsidDel="00B327AA" w:rsidRDefault="00D079E9" w:rsidP="00D079E9">
            <w:pPr>
              <w:tabs>
                <w:tab w:val="right" w:pos="224"/>
              </w:tabs>
              <w:rPr>
                <w:del w:id="5549" w:author="Islam Nady" w:date="2024-06-09T20:39:00Z"/>
                <w:rFonts w:ascii="Frutiger LT Arabic 45 Light" w:hAnsi="Frutiger LT Arabic 45 Light" w:cs="Frutiger LT Arabic 45 Light"/>
                <w:color w:val="FFFFFF"/>
              </w:rPr>
            </w:pPr>
            <w:del w:id="5550" w:author="Islam Nady" w:date="2024-06-09T20:39:00Z">
              <w:r w:rsidDel="00B327AA">
                <w:rPr>
                  <w:rFonts w:ascii="Frutiger LT Arabic 45 Light" w:hAnsi="Frutiger LT Arabic 45 Light" w:cs="Frutiger LT Arabic 45 Light"/>
                  <w:color w:val="FFFFFF"/>
                </w:rPr>
                <w:delText>Archive windows times</w:delText>
              </w:r>
            </w:del>
          </w:p>
        </w:tc>
        <w:tc>
          <w:tcPr>
            <w:tcW w:w="6237" w:type="dxa"/>
          </w:tcPr>
          <w:p w14:paraId="45CB065C" w14:textId="670135E2" w:rsidR="00D079E9" w:rsidRPr="00D079E9" w:rsidDel="00B327AA" w:rsidRDefault="00D079E9" w:rsidP="005E117D">
            <w:pPr>
              <w:pStyle w:val="TableBodyText"/>
              <w:rPr>
                <w:del w:id="5551" w:author="Islam Nady" w:date="2024-06-09T20:39:00Z"/>
              </w:rPr>
            </w:pPr>
          </w:p>
        </w:tc>
      </w:tr>
    </w:tbl>
    <w:p w14:paraId="101C9C6A" w14:textId="77777777" w:rsidR="006F2C0D" w:rsidRPr="00367045" w:rsidRDefault="006F2C0D" w:rsidP="00CB3C97">
      <w:pPr>
        <w:pStyle w:val="-Heading2"/>
        <w:rPr>
          <w:rFonts w:ascii="Frutiger LT Arabic 45 Light" w:eastAsia="Calibri" w:hAnsi="Frutiger LT Arabic 45 Light" w:cs="Frutiger LT Arabic 45 Light"/>
          <w:i/>
          <w:iCs/>
          <w:color w:val="8A7967"/>
        </w:rPr>
      </w:pPr>
      <w:bookmarkStart w:id="5552" w:name="_Toc465254812"/>
      <w:bookmarkStart w:id="5553" w:name="_Toc133740299"/>
      <w:r w:rsidRPr="00367045">
        <w:rPr>
          <w:rFonts w:ascii="Frutiger LT Arabic 45 Light" w:eastAsia="Calibri" w:hAnsi="Frutiger LT Arabic 45 Light" w:cs="Frutiger LT Arabic 45 Light"/>
          <w:i/>
          <w:iCs/>
          <w:color w:val="8A7967"/>
        </w:rPr>
        <w:t>Data Retention</w:t>
      </w:r>
      <w:bookmarkEnd w:id="5552"/>
      <w:bookmarkEnd w:id="5553"/>
      <w:r w:rsidRPr="00367045">
        <w:rPr>
          <w:rFonts w:ascii="Frutiger LT Arabic 45 Light" w:eastAsia="Calibri" w:hAnsi="Frutiger LT Arabic 45 Light" w:cs="Frutiger LT Arabic 45 Light"/>
          <w:i/>
          <w:iCs/>
          <w:color w:val="8A7967"/>
        </w:rPr>
        <w:t xml:space="preserve"> </w:t>
      </w:r>
    </w:p>
    <w:p w14:paraId="380755D3" w14:textId="77777777" w:rsidR="000E3A8F" w:rsidRPr="003328AD" w:rsidRDefault="000E3A8F" w:rsidP="00CB3C97">
      <w:pPr>
        <w:pStyle w:val="-Heading2"/>
        <w:rPr>
          <w:ins w:id="5554" w:author="Islam Nady" w:date="2024-06-09T20:46:00Z"/>
          <w:rStyle w:val="-Normal"/>
          <w:rFonts w:ascii="Frutiger LT Arabic 45 Light" w:hAnsi="Frutiger LT Arabic 45 Light" w:cs="Frutiger LT Arabic 45 Light"/>
          <w:b w:val="0"/>
          <w:bCs w:val="0"/>
          <w:color w:val="000000" w:themeColor="text1"/>
          <w:rPrChange w:id="5555" w:author="Islam Nady" w:date="2024-06-09T20:46:00Z">
            <w:rPr>
              <w:ins w:id="5556" w:author="Islam Nady" w:date="2024-06-09T20:46:00Z"/>
              <w:rStyle w:val="-Normal"/>
              <w:rFonts w:ascii="Frutiger LT Arabic 45 Light" w:hAnsi="Frutiger LT Arabic 45 Light" w:cs="Frutiger LT Arabic 45 Light"/>
              <w:color w:val="000000" w:themeColor="text1"/>
            </w:rPr>
          </w:rPrChange>
        </w:rPr>
      </w:pPr>
      <w:ins w:id="5557" w:author="Islam Nady" w:date="2024-06-09T20:46:00Z">
        <w:r w:rsidRPr="003328AD">
          <w:rPr>
            <w:rStyle w:val="-Normal"/>
            <w:rFonts w:ascii="Frutiger LT Arabic 45 Light" w:hAnsi="Frutiger LT Arabic 45 Light" w:cs="Frutiger LT Arabic 45 Light"/>
            <w:b w:val="0"/>
            <w:bCs w:val="0"/>
            <w:color w:val="000000" w:themeColor="text1"/>
            <w:rPrChange w:id="5558" w:author="Islam Nady" w:date="2024-06-09T20:46:00Z">
              <w:rPr>
                <w:rStyle w:val="-Normal"/>
                <w:rFonts w:ascii="Frutiger LT Arabic 45 Light" w:hAnsi="Frutiger LT Arabic 45 Light" w:cs="Frutiger LT Arabic 45 Light"/>
                <w:color w:val="000000" w:themeColor="text1"/>
              </w:rPr>
            </w:rPrChange>
          </w:rPr>
          <w:t>In RPA (Robotic Process Automation) technology, data retention refers to the practice of storing and keeping data for a specific period of time, by definition RPA will not store business data in RPA backend database, but the bot agents deals will critical business data through different systems, different data sources and files like (Microsoft excel sheets, Microsoft Access database, RDBMS databases, …etc), and handling the data through each data source will be part of the automation implementation based on business requirements as the bot will be exactly like the human worker, data retention/deletion will be part of the business scenario, and monitored by human business operation.</w:t>
        </w:r>
      </w:ins>
    </w:p>
    <w:p w14:paraId="34A945E1" w14:textId="38DAAC0E" w:rsidR="006F2C0D" w:rsidRPr="00EB1F74" w:rsidDel="000E3A8F" w:rsidRDefault="000E3A8F" w:rsidP="00CB3C97">
      <w:pPr>
        <w:jc w:val="both"/>
        <w:rPr>
          <w:del w:id="5559" w:author="Islam Nady" w:date="2024-06-09T20:46:00Z"/>
          <w:rStyle w:val="-Normal"/>
          <w:rFonts w:ascii="Frutiger LT Arabic 45 Light" w:hAnsi="Frutiger LT Arabic 45 Light" w:cs="Frutiger LT Arabic 45 Light"/>
          <w:color w:val="000000" w:themeColor="text1"/>
        </w:rPr>
      </w:pPr>
      <w:ins w:id="5560" w:author="Islam Nady" w:date="2024-06-09T20:46:00Z">
        <w:r>
          <w:rPr>
            <w:rStyle w:val="-Normal"/>
            <w:rFonts w:ascii="Frutiger LT Arabic 45 Light" w:hAnsi="Frutiger LT Arabic 45 Light" w:cs="Frutiger LT Arabic 45 Light"/>
            <w:color w:val="000000" w:themeColor="text1"/>
          </w:rPr>
          <w:t xml:space="preserve"> </w:t>
        </w:r>
      </w:ins>
      <w:del w:id="5561" w:author="Islam Nady" w:date="2024-06-09T20:46:00Z">
        <w:r w:rsidR="006F2C0D" w:rsidRPr="00EB1F74" w:rsidDel="000E3A8F">
          <w:rPr>
            <w:rStyle w:val="-Normal"/>
            <w:rFonts w:ascii="Frutiger LT Arabic 45 Light" w:hAnsi="Frutiger LT Arabic 45 Light" w:cs="Frutiger LT Arabic 45 Light"/>
            <w:color w:val="000000" w:themeColor="text1"/>
          </w:rPr>
          <w:delText>Applicable if the system deals with the information – Database – reporting – archiving. What are the options for the data?</w:delText>
        </w:r>
      </w:del>
    </w:p>
    <w:p w14:paraId="5CEAAB7E" w14:textId="5EAFC111" w:rsidR="006F2C0D" w:rsidRPr="00EB1F74" w:rsidDel="000E3A8F" w:rsidRDefault="006F2C0D" w:rsidP="00CB3C97">
      <w:pPr>
        <w:jc w:val="both"/>
        <w:rPr>
          <w:del w:id="5562" w:author="Islam Nady" w:date="2024-06-09T20:46:00Z"/>
          <w:rStyle w:val="-Normal"/>
          <w:rFonts w:ascii="Frutiger LT Arabic 45 Light" w:hAnsi="Frutiger LT Arabic 45 Light" w:cs="Frutiger LT Arabic 45 Light"/>
          <w:color w:val="000000" w:themeColor="text1"/>
        </w:rPr>
      </w:pPr>
      <w:del w:id="5563" w:author="Islam Nady" w:date="2024-06-09T20:46:00Z">
        <w:r w:rsidRPr="00EB1F74" w:rsidDel="000E3A8F">
          <w:rPr>
            <w:rStyle w:val="-Normal"/>
            <w:rFonts w:ascii="Frutiger LT Arabic 45 Light" w:hAnsi="Frutiger LT Arabic 45 Light" w:cs="Frutiger LT Arabic 45 Light"/>
            <w:color w:val="000000" w:themeColor="text1"/>
          </w:rPr>
          <w:delText>Here are examples.</w:delText>
        </w:r>
      </w:del>
    </w:p>
    <w:p w14:paraId="31C1EA0D" w14:textId="178E86B0" w:rsidR="006F2C0D" w:rsidRPr="00EB1F74" w:rsidDel="000E3A8F" w:rsidRDefault="006F2C0D" w:rsidP="00CB3C97">
      <w:pPr>
        <w:pStyle w:val="ListParagraph"/>
        <w:numPr>
          <w:ilvl w:val="0"/>
          <w:numId w:val="18"/>
        </w:numPr>
        <w:jc w:val="both"/>
        <w:rPr>
          <w:del w:id="5564" w:author="Islam Nady" w:date="2024-06-09T20:46:00Z"/>
          <w:rStyle w:val="-Normal"/>
          <w:rFonts w:ascii="Frutiger LT Arabic 45 Light" w:hAnsi="Frutiger LT Arabic 45 Light" w:cs="Frutiger LT Arabic 45 Light"/>
          <w:color w:val="000000" w:themeColor="text1"/>
        </w:rPr>
      </w:pPr>
      <w:del w:id="5565" w:author="Islam Nady" w:date="2024-06-09T20:46:00Z">
        <w:r w:rsidRPr="00EB1F74" w:rsidDel="000E3A8F">
          <w:rPr>
            <w:rStyle w:val="-Normal"/>
            <w:rFonts w:ascii="Frutiger LT Arabic 45 Light" w:hAnsi="Frutiger LT Arabic 45 Light" w:cs="Frutiger LT Arabic 45 Light"/>
            <w:color w:val="000000" w:themeColor="text1"/>
          </w:rPr>
          <w:delText>Keep it online for one year</w:delText>
        </w:r>
      </w:del>
    </w:p>
    <w:p w14:paraId="773CB010" w14:textId="51D1DBCA" w:rsidR="006F2C0D" w:rsidRPr="00EB1F74" w:rsidDel="000E3A8F" w:rsidRDefault="006F2C0D" w:rsidP="00CB3C97">
      <w:pPr>
        <w:pStyle w:val="ListParagraph"/>
        <w:numPr>
          <w:ilvl w:val="0"/>
          <w:numId w:val="18"/>
        </w:numPr>
        <w:jc w:val="both"/>
        <w:rPr>
          <w:del w:id="5566" w:author="Islam Nady" w:date="2024-06-09T20:46:00Z"/>
          <w:rStyle w:val="-Normal"/>
          <w:rFonts w:ascii="Frutiger LT Arabic 45 Light" w:hAnsi="Frutiger LT Arabic 45 Light" w:cs="Frutiger LT Arabic 45 Light"/>
          <w:color w:val="000000" w:themeColor="text1"/>
        </w:rPr>
      </w:pPr>
      <w:del w:id="5567" w:author="Islam Nady" w:date="2024-06-09T20:46:00Z">
        <w:r w:rsidRPr="00EB1F74" w:rsidDel="000E3A8F">
          <w:rPr>
            <w:rStyle w:val="-Normal"/>
            <w:rFonts w:ascii="Frutiger LT Arabic 45 Light" w:hAnsi="Frutiger LT Arabic 45 Light" w:cs="Frutiger LT Arabic 45 Light"/>
            <w:color w:val="000000" w:themeColor="text1"/>
          </w:rPr>
          <w:delText>Keep it on offline for three years</w:delText>
        </w:r>
      </w:del>
    </w:p>
    <w:p w14:paraId="6E3B509E" w14:textId="7AE9A3A7" w:rsidR="006F2C0D" w:rsidRPr="00EB1F74" w:rsidDel="000E3A8F" w:rsidRDefault="006F2C0D" w:rsidP="00CB3C97">
      <w:pPr>
        <w:pStyle w:val="ListParagraph"/>
        <w:numPr>
          <w:ilvl w:val="0"/>
          <w:numId w:val="18"/>
        </w:numPr>
        <w:jc w:val="both"/>
        <w:rPr>
          <w:del w:id="5568" w:author="Islam Nady" w:date="2024-06-09T20:46:00Z"/>
          <w:rStyle w:val="-Normal"/>
          <w:rFonts w:ascii="Frutiger LT Arabic 45 Light" w:hAnsi="Frutiger LT Arabic 45 Light" w:cs="Frutiger LT Arabic 45 Light"/>
          <w:color w:val="000000" w:themeColor="text1"/>
        </w:rPr>
      </w:pPr>
      <w:del w:id="5569" w:author="Islam Nady" w:date="2024-06-09T20:46:00Z">
        <w:r w:rsidRPr="00EB1F74" w:rsidDel="000E3A8F">
          <w:rPr>
            <w:rStyle w:val="-Normal"/>
            <w:rFonts w:ascii="Frutiger LT Arabic 45 Light" w:hAnsi="Frutiger LT Arabic 45 Light" w:cs="Frutiger LT Arabic 45 Light"/>
            <w:color w:val="000000" w:themeColor="text1"/>
          </w:rPr>
          <w:delText>Specify if any data to be deleted?</w:delText>
        </w:r>
      </w:del>
    </w:p>
    <w:p w14:paraId="7490B282" w14:textId="7038449C" w:rsidR="006F2C0D" w:rsidRPr="00EB1F74" w:rsidDel="000E3A8F" w:rsidRDefault="006F2C0D" w:rsidP="00CB3C97">
      <w:pPr>
        <w:jc w:val="both"/>
        <w:rPr>
          <w:del w:id="5570" w:author="Islam Nady" w:date="2024-06-09T20:46:00Z"/>
          <w:rStyle w:val="-Normal"/>
          <w:rFonts w:ascii="Frutiger LT Arabic 45 Light" w:hAnsi="Frutiger LT Arabic 45 Light" w:cs="Frutiger LT Arabic 45 Light"/>
          <w:color w:val="000000" w:themeColor="text1"/>
        </w:rPr>
      </w:pPr>
    </w:p>
    <w:p w14:paraId="6E1D21D4" w14:textId="39AD1A1F" w:rsidR="006F2C0D" w:rsidRPr="00EB1F74" w:rsidDel="000E3A8F" w:rsidRDefault="006F2C0D" w:rsidP="00CB3C97">
      <w:pPr>
        <w:jc w:val="both"/>
        <w:rPr>
          <w:del w:id="5571" w:author="Islam Nady" w:date="2024-06-09T20:46:00Z"/>
          <w:rStyle w:val="-Normal"/>
          <w:rFonts w:ascii="Frutiger LT Arabic 45 Light" w:hAnsi="Frutiger LT Arabic 45 Light" w:cs="Frutiger LT Arabic 45 Light"/>
          <w:i/>
          <w:iCs/>
          <w:color w:val="000000" w:themeColor="text1"/>
        </w:rPr>
      </w:pPr>
      <w:del w:id="5572" w:author="Islam Nady" w:date="2024-06-09T20:46:00Z">
        <w:r w:rsidRPr="00EB1F74" w:rsidDel="000E3A8F">
          <w:rPr>
            <w:rStyle w:val="-Normal"/>
            <w:rFonts w:ascii="Frutiger LT Arabic 45 Light" w:hAnsi="Frutiger LT Arabic 45 Light" w:cs="Frutiger LT Arabic 45 Light"/>
            <w:i/>
            <w:iCs/>
            <w:color w:val="000000" w:themeColor="text1"/>
          </w:rPr>
          <w:delText>Specify the Return Point Objective (time between the last backup and the restore):  xx minutes</w:delText>
        </w:r>
      </w:del>
    </w:p>
    <w:p w14:paraId="6EA7C4EA" w14:textId="40CFDE12" w:rsidR="006F2C0D" w:rsidRPr="00EB1F74" w:rsidDel="000E3A8F" w:rsidRDefault="006F2C0D" w:rsidP="00CB3C97">
      <w:pPr>
        <w:jc w:val="both"/>
        <w:rPr>
          <w:del w:id="5573" w:author="Islam Nady" w:date="2024-06-09T20:46:00Z"/>
          <w:rStyle w:val="-Normal"/>
          <w:rFonts w:ascii="Frutiger LT Arabic 45 Light" w:hAnsi="Frutiger LT Arabic 45 Light" w:cs="Frutiger LT Arabic 45 Light"/>
          <w:i/>
          <w:iCs/>
          <w:color w:val="000000" w:themeColor="text1"/>
        </w:rPr>
      </w:pPr>
      <w:del w:id="5574" w:author="Islam Nady" w:date="2024-06-09T20:46:00Z">
        <w:r w:rsidRPr="00EB1F74" w:rsidDel="000E3A8F">
          <w:rPr>
            <w:rStyle w:val="-Normal"/>
            <w:rFonts w:ascii="Frutiger LT Arabic 45 Light" w:hAnsi="Frutiger LT Arabic 45 Light" w:cs="Frutiger LT Arabic 45 Light"/>
            <w:i/>
            <w:iCs/>
            <w:color w:val="000000" w:themeColor="text1"/>
          </w:rPr>
          <w:delText xml:space="preserve">Specify the Return Time Objective (about 1 hour per 100 GB):  xx. hours </w:delText>
        </w:r>
      </w:del>
    </w:p>
    <w:p w14:paraId="353A2B70" w14:textId="018724F8" w:rsidR="006F2C0D" w:rsidRPr="00EB1F74" w:rsidDel="000E3A8F" w:rsidRDefault="006F2C0D" w:rsidP="00CB3C97">
      <w:pPr>
        <w:jc w:val="both"/>
        <w:rPr>
          <w:del w:id="5575" w:author="Islam Nady" w:date="2024-06-09T20:46:00Z"/>
          <w:rStyle w:val="-Normal"/>
          <w:rFonts w:ascii="Frutiger LT Arabic 45 Light" w:hAnsi="Frutiger LT Arabic 45 Light" w:cs="Frutiger LT Arabic 45 Light"/>
          <w:i/>
          <w:iCs/>
          <w:color w:val="000000" w:themeColor="text1"/>
        </w:rPr>
      </w:pPr>
      <w:del w:id="5576" w:author="Islam Nady" w:date="2024-06-09T20:46:00Z">
        <w:r w:rsidRPr="00EB1F74" w:rsidDel="000E3A8F">
          <w:rPr>
            <w:rStyle w:val="-Normal"/>
            <w:rFonts w:ascii="Frutiger LT Arabic 45 Light" w:hAnsi="Frutiger LT Arabic 45 Light" w:cs="Frutiger LT Arabic 45 Light"/>
            <w:i/>
            <w:iCs/>
            <w:color w:val="000000" w:themeColor="text1"/>
          </w:rPr>
          <w:delText>Specify data growth per year: xx GB</w:delText>
        </w:r>
      </w:del>
    </w:p>
    <w:p w14:paraId="13A126DB" w14:textId="77777777" w:rsidR="006F2C0D" w:rsidRPr="00367045" w:rsidRDefault="00E11697" w:rsidP="00CB3C97">
      <w:pPr>
        <w:pStyle w:val="-Heading2"/>
        <w:rPr>
          <w:rFonts w:ascii="Frutiger LT Arabic 45 Light" w:eastAsia="Calibri" w:hAnsi="Frutiger LT Arabic 45 Light" w:cs="Frutiger LT Arabic 45 Light"/>
          <w:i/>
          <w:iCs/>
          <w:color w:val="8A7967"/>
        </w:rPr>
      </w:pPr>
      <w:bookmarkStart w:id="5577" w:name="_Toc465250452"/>
      <w:bookmarkStart w:id="5578" w:name="_Toc465254813"/>
      <w:bookmarkStart w:id="5579" w:name="_Toc133740300"/>
      <w:r w:rsidRPr="00367045">
        <w:rPr>
          <w:rFonts w:ascii="Frutiger LT Arabic 45 Light" w:eastAsia="Calibri" w:hAnsi="Frutiger LT Arabic 45 Light" w:cs="Frutiger LT Arabic 45 Light"/>
          <w:i/>
          <w:iCs/>
          <w:color w:val="8A7967"/>
        </w:rPr>
        <w:t>High Availability</w:t>
      </w:r>
      <w:bookmarkEnd w:id="5577"/>
      <w:bookmarkEnd w:id="5578"/>
      <w:bookmarkEnd w:id="5579"/>
      <w:r w:rsidR="006F2C0D" w:rsidRPr="00367045">
        <w:rPr>
          <w:rFonts w:ascii="Frutiger LT Arabic 45 Light" w:eastAsia="Calibri" w:hAnsi="Frutiger LT Arabic 45 Light" w:cs="Frutiger LT Arabic 45 Light"/>
          <w:i/>
          <w:iCs/>
          <w:color w:val="8A7967"/>
        </w:rPr>
        <w:t xml:space="preserve"> </w:t>
      </w:r>
    </w:p>
    <w:p w14:paraId="285C57C2" w14:textId="77777777" w:rsidR="00E11697" w:rsidRPr="00EB1F74" w:rsidRDefault="00E11697"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 xml:space="preserve">If your system is load balanced, specify how this is done, is it using Hardware such as CSM, or using Software like Vertias, MS Cluster, HACMP, </w:t>
      </w:r>
      <w:r w:rsidR="00CB3C97" w:rsidRPr="00EB1F74">
        <w:rPr>
          <w:rStyle w:val="-Normal"/>
          <w:rFonts w:ascii="Frutiger LT Arabic 45 Light" w:hAnsi="Frutiger LT Arabic 45 Light" w:cs="Frutiger LT Arabic 45 Light"/>
          <w:color w:val="000000" w:themeColor="text1"/>
        </w:rPr>
        <w:t>WebSphere</w:t>
      </w:r>
      <w:r w:rsidRPr="00EB1F74">
        <w:rPr>
          <w:rStyle w:val="-Normal"/>
          <w:rFonts w:ascii="Frutiger LT Arabic 45 Light" w:hAnsi="Frutiger LT Arabic 45 Light" w:cs="Frutiger LT Arabic 45 Light"/>
          <w:color w:val="000000" w:themeColor="text1"/>
        </w:rPr>
        <w:t xml:space="preserve"> cluster, and so on.</w:t>
      </w:r>
    </w:p>
    <w:p w14:paraId="799F69CA" w14:textId="77777777" w:rsidR="006F2C0D" w:rsidRDefault="00E11697" w:rsidP="00CB3C97">
      <w:pPr>
        <w:jc w:val="both"/>
        <w:rPr>
          <w:ins w:id="5580" w:author="Mohamed Amer" w:date="2024-06-13T05:01:00Z" w16du:dateUtc="2024-06-13T02:01:00Z"/>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Be aware If you run on virtual environment, you are already high available.</w:t>
      </w:r>
    </w:p>
    <w:p w14:paraId="5E8AC333" w14:textId="77777777" w:rsidR="00D60C92" w:rsidRDefault="00D60C92" w:rsidP="00CB3C97">
      <w:pPr>
        <w:jc w:val="both"/>
        <w:rPr>
          <w:ins w:id="5581" w:author="Mohamed Amer" w:date="2024-06-13T05:01:00Z" w16du:dateUtc="2024-06-13T02:01:00Z"/>
          <w:rStyle w:val="-Normal"/>
          <w:rFonts w:ascii="Frutiger LT Arabic 45 Light" w:hAnsi="Frutiger LT Arabic 45 Light" w:cs="Frutiger LT Arabic 45 Light"/>
          <w:color w:val="000000" w:themeColor="text1"/>
        </w:rPr>
      </w:pPr>
    </w:p>
    <w:p w14:paraId="1F14C27B" w14:textId="2AEB9598" w:rsidR="00D60C92" w:rsidRDefault="00D60C92" w:rsidP="00CB3C97">
      <w:pPr>
        <w:jc w:val="both"/>
        <w:rPr>
          <w:ins w:id="5582" w:author="Mohamed Amer" w:date="2024-06-13T05:25:00Z" w16du:dateUtc="2024-06-13T02:25:00Z"/>
          <w:rStyle w:val="-Normal"/>
          <w:rFonts w:ascii="Frutiger LT Arabic 45 Light" w:hAnsi="Frutiger LT Arabic 45 Light" w:cs="Frutiger LT Arabic 45 Light"/>
          <w:color w:val="000000" w:themeColor="text1"/>
        </w:rPr>
      </w:pPr>
      <w:ins w:id="5583" w:author="Mohamed Amer" w:date="2024-06-13T05:01:00Z" w16du:dateUtc="2024-06-13T02:01:00Z">
        <w:r>
          <w:rPr>
            <w:rStyle w:val="-Normal"/>
            <w:rFonts w:ascii="Frutiger LT Arabic 45 Light" w:hAnsi="Frutiger LT Arabic 45 Light" w:cs="Frutiger LT Arabic 45 Light"/>
            <w:color w:val="000000" w:themeColor="text1"/>
          </w:rPr>
          <w:t>RPA control room relies on Network load balancer</w:t>
        </w:r>
      </w:ins>
      <w:ins w:id="5584" w:author="Mohamed Amer" w:date="2024-06-13T05:25:00Z" w16du:dateUtc="2024-06-13T02:25:00Z">
        <w:r w:rsidR="00624350">
          <w:rPr>
            <w:rStyle w:val="-Normal"/>
            <w:rFonts w:ascii="Frutiger LT Arabic 45 Light" w:hAnsi="Frutiger LT Arabic 45 Light" w:cs="Frutiger LT Arabic 45 Light"/>
            <w:color w:val="000000" w:themeColor="text1"/>
          </w:rPr>
          <w:t xml:space="preserve"> in high availability deployment mode</w:t>
        </w:r>
      </w:ins>
    </w:p>
    <w:p w14:paraId="51EDB860" w14:textId="77777777" w:rsidR="00624350" w:rsidRDefault="00624350" w:rsidP="00CB3C97">
      <w:pPr>
        <w:jc w:val="both"/>
        <w:rPr>
          <w:ins w:id="5585" w:author="Mohamed Amer" w:date="2024-06-13T05:25:00Z" w16du:dateUtc="2024-06-13T02:25:00Z"/>
          <w:rStyle w:val="-Normal"/>
          <w:rFonts w:ascii="Frutiger LT Arabic 45 Light" w:hAnsi="Frutiger LT Arabic 45 Light" w:cs="Frutiger LT Arabic 45 Light"/>
          <w:color w:val="000000" w:themeColor="text1"/>
        </w:rPr>
      </w:pPr>
    </w:p>
    <w:p w14:paraId="55251E4A" w14:textId="77777777" w:rsidR="00624350" w:rsidRPr="00624350" w:rsidRDefault="00624350" w:rsidP="00624350">
      <w:pPr>
        <w:rPr>
          <w:ins w:id="5586" w:author="Mohamed Amer" w:date="2024-06-13T05:25:00Z" w16du:dateUtc="2024-06-13T02:25:00Z"/>
          <w:rStyle w:val="-Normal"/>
          <w:rFonts w:ascii="Frutiger LT Arabic 45 Light" w:hAnsi="Frutiger LT Arabic 45 Light" w:cs="Frutiger LT Arabic 45 Light"/>
          <w:color w:val="000000" w:themeColor="text1"/>
          <w:rPrChange w:id="5587" w:author="Mohamed Amer" w:date="2024-06-13T05:26:00Z" w16du:dateUtc="2024-06-13T02:26:00Z">
            <w:rPr>
              <w:ins w:id="5588" w:author="Mohamed Amer" w:date="2024-06-13T05:25:00Z" w16du:dateUtc="2024-06-13T02:25:00Z"/>
            </w:rPr>
          </w:rPrChange>
        </w:rPr>
      </w:pPr>
      <w:ins w:id="5589" w:author="Mohamed Amer" w:date="2024-06-13T05:25:00Z" w16du:dateUtc="2024-06-13T02:25:00Z">
        <w:r w:rsidRPr="00624350">
          <w:rPr>
            <w:rStyle w:val="-Normal"/>
            <w:rFonts w:ascii="Frutiger LT Arabic 45 Light" w:hAnsi="Frutiger LT Arabic 45 Light" w:cs="Frutiger LT Arabic 45 Light"/>
            <w:color w:val="000000" w:themeColor="text1"/>
            <w:rPrChange w:id="5590" w:author="Mohamed Amer" w:date="2024-06-13T05:26:00Z" w16du:dateUtc="2024-06-13T02:26:00Z">
              <w:rPr/>
            </w:rPrChange>
          </w:rPr>
          <w:t>As a best practice, ensure the load balancer:</w:t>
        </w:r>
      </w:ins>
    </w:p>
    <w:p w14:paraId="622C61CE" w14:textId="736FBC84" w:rsidR="00624350" w:rsidRPr="00624350" w:rsidRDefault="00624350" w:rsidP="00624350">
      <w:pPr>
        <w:pStyle w:val="li"/>
        <w:numPr>
          <w:ilvl w:val="0"/>
          <w:numId w:val="52"/>
        </w:numPr>
        <w:rPr>
          <w:ins w:id="5591" w:author="Mohamed Amer" w:date="2024-06-13T05:25:00Z" w16du:dateUtc="2024-06-13T02:25:00Z"/>
          <w:rStyle w:val="-Normal"/>
          <w:rFonts w:ascii="Frutiger LT Arabic 45 Light" w:hAnsi="Frutiger LT Arabic 45 Light" w:cs="Frutiger LT Arabic 45 Light"/>
          <w:color w:val="000000" w:themeColor="text1"/>
          <w:rPrChange w:id="5592" w:author="Mohamed Amer" w:date="2024-06-13T05:26:00Z" w16du:dateUtc="2024-06-13T02:26:00Z">
            <w:rPr>
              <w:ins w:id="5593" w:author="Mohamed Amer" w:date="2024-06-13T05:25:00Z" w16du:dateUtc="2024-06-13T02:25:00Z"/>
            </w:rPr>
          </w:rPrChange>
        </w:rPr>
      </w:pPr>
      <w:ins w:id="5594" w:author="Mohamed Amer" w:date="2024-06-13T05:25:00Z" w16du:dateUtc="2024-06-13T02:25:00Z">
        <w:r w:rsidRPr="00624350">
          <w:rPr>
            <w:rStyle w:val="-Normal"/>
            <w:rFonts w:ascii="Frutiger LT Arabic 45 Light" w:hAnsi="Frutiger LT Arabic 45 Light" w:cs="Frutiger LT Arabic 45 Light"/>
            <w:color w:val="000000" w:themeColor="text1"/>
            <w:rPrChange w:id="5595" w:author="Mohamed Amer" w:date="2024-06-13T05:26:00Z" w16du:dateUtc="2024-06-13T02:26:00Z">
              <w:rPr/>
            </w:rPrChange>
          </w:rPr>
          <w:t>(Required) Supports WebSocket protocol</w:t>
        </w:r>
      </w:ins>
    </w:p>
    <w:p w14:paraId="5BB10CC0" w14:textId="77777777" w:rsidR="00624350" w:rsidRPr="00624350" w:rsidRDefault="00624350" w:rsidP="00624350">
      <w:pPr>
        <w:pStyle w:val="li"/>
        <w:numPr>
          <w:ilvl w:val="0"/>
          <w:numId w:val="52"/>
        </w:numPr>
        <w:rPr>
          <w:ins w:id="5596" w:author="Mohamed Amer" w:date="2024-06-13T05:25:00Z" w16du:dateUtc="2024-06-13T02:25:00Z"/>
          <w:rStyle w:val="-Normal"/>
          <w:rFonts w:ascii="Frutiger LT Arabic 45 Light" w:hAnsi="Frutiger LT Arabic 45 Light" w:cs="Frutiger LT Arabic 45 Light"/>
          <w:color w:val="000000" w:themeColor="text1"/>
          <w:rPrChange w:id="5597" w:author="Mohamed Amer" w:date="2024-06-13T05:26:00Z" w16du:dateUtc="2024-06-13T02:26:00Z">
            <w:rPr>
              <w:ins w:id="5598" w:author="Mohamed Amer" w:date="2024-06-13T05:25:00Z" w16du:dateUtc="2024-06-13T02:25:00Z"/>
            </w:rPr>
          </w:rPrChange>
        </w:rPr>
      </w:pPr>
      <w:ins w:id="5599" w:author="Mohamed Amer" w:date="2024-06-13T05:25:00Z" w16du:dateUtc="2024-06-13T02:25:00Z">
        <w:r w:rsidRPr="00624350">
          <w:rPr>
            <w:rStyle w:val="-Normal"/>
            <w:rFonts w:ascii="Frutiger LT Arabic 45 Light" w:hAnsi="Frutiger LT Arabic 45 Light" w:cs="Frutiger LT Arabic 45 Light"/>
            <w:color w:val="000000" w:themeColor="text1"/>
            <w:rPrChange w:id="5600" w:author="Mohamed Amer" w:date="2024-06-13T05:26:00Z" w16du:dateUtc="2024-06-13T02:26:00Z">
              <w:rPr/>
            </w:rPrChange>
          </w:rPr>
          <w:t>(Preferred) Uses round-robin host selection and is not configured to use persistent (sticky) sessions.</w:t>
        </w:r>
      </w:ins>
    </w:p>
    <w:p w14:paraId="3838F16D" w14:textId="77777777" w:rsidR="00624350" w:rsidRPr="00624350" w:rsidRDefault="00624350" w:rsidP="00624350">
      <w:pPr>
        <w:pStyle w:val="li"/>
        <w:numPr>
          <w:ilvl w:val="0"/>
          <w:numId w:val="52"/>
        </w:numPr>
        <w:rPr>
          <w:ins w:id="5601" w:author="Mohamed Amer" w:date="2024-06-13T05:25:00Z" w16du:dateUtc="2024-06-13T02:25:00Z"/>
          <w:rStyle w:val="-Normal"/>
          <w:rFonts w:ascii="Frutiger LT Arabic 45 Light" w:hAnsi="Frutiger LT Arabic 45 Light" w:cs="Frutiger LT Arabic 45 Light"/>
          <w:color w:val="000000" w:themeColor="text1"/>
          <w:rPrChange w:id="5602" w:author="Mohamed Amer" w:date="2024-06-13T05:26:00Z" w16du:dateUtc="2024-06-13T02:26:00Z">
            <w:rPr>
              <w:ins w:id="5603" w:author="Mohamed Amer" w:date="2024-06-13T05:25:00Z" w16du:dateUtc="2024-06-13T02:25:00Z"/>
            </w:rPr>
          </w:rPrChange>
        </w:rPr>
      </w:pPr>
      <w:ins w:id="5604" w:author="Mohamed Amer" w:date="2024-06-13T05:25:00Z" w16du:dateUtc="2024-06-13T02:25:00Z">
        <w:r w:rsidRPr="00624350">
          <w:rPr>
            <w:rStyle w:val="-Normal"/>
            <w:rFonts w:ascii="Frutiger LT Arabic 45 Light" w:hAnsi="Frutiger LT Arabic 45 Light" w:cs="Frutiger LT Arabic 45 Light"/>
            <w:color w:val="000000" w:themeColor="text1"/>
            <w:rPrChange w:id="5605" w:author="Mohamed Amer" w:date="2024-06-13T05:26:00Z" w16du:dateUtc="2024-06-13T02:26:00Z">
              <w:rPr/>
            </w:rPrChange>
          </w:rPr>
          <w:t>(Preferred) Has idle timeout set to 120 seconds.</w:t>
        </w:r>
      </w:ins>
    </w:p>
    <w:p w14:paraId="7B92A5A8" w14:textId="77777777" w:rsidR="00624350" w:rsidRPr="00624350" w:rsidRDefault="00624350" w:rsidP="00624350">
      <w:pPr>
        <w:pStyle w:val="p"/>
        <w:ind w:left="720"/>
        <w:rPr>
          <w:ins w:id="5606" w:author="Mohamed Amer" w:date="2024-06-13T05:25:00Z" w16du:dateUtc="2024-06-13T02:25:00Z"/>
          <w:rStyle w:val="-Normal"/>
          <w:rFonts w:ascii="Frutiger LT Arabic 45 Light" w:hAnsi="Frutiger LT Arabic 45 Light" w:cs="Frutiger LT Arabic 45 Light"/>
          <w:color w:val="000000" w:themeColor="text1"/>
          <w:rPrChange w:id="5607" w:author="Mohamed Amer" w:date="2024-06-13T05:26:00Z" w16du:dateUtc="2024-06-13T02:26:00Z">
            <w:rPr>
              <w:ins w:id="5608" w:author="Mohamed Amer" w:date="2024-06-13T05:25:00Z" w16du:dateUtc="2024-06-13T02:25:00Z"/>
            </w:rPr>
          </w:rPrChange>
        </w:rPr>
      </w:pPr>
      <w:ins w:id="5609" w:author="Mohamed Amer" w:date="2024-06-13T05:25:00Z" w16du:dateUtc="2024-06-13T02:25:00Z">
        <w:r w:rsidRPr="00624350">
          <w:rPr>
            <w:rStyle w:val="-Normal"/>
            <w:rFonts w:ascii="Frutiger LT Arabic 45 Light" w:hAnsi="Frutiger LT Arabic 45 Light" w:cs="Frutiger LT Arabic 45 Light"/>
            <w:color w:val="000000" w:themeColor="text1"/>
            <w:rPrChange w:id="5610" w:author="Mohamed Amer" w:date="2024-06-13T05:26:00Z" w16du:dateUtc="2024-06-13T02:26:00Z">
              <w:rPr/>
            </w:rPrChange>
          </w:rPr>
          <w:t xml:space="preserve">The timeout value depends on the process time of various actions in the </w:t>
        </w:r>
        <w:r w:rsidRPr="00624350">
          <w:rPr>
            <w:rStyle w:val="-Normal"/>
            <w:rFonts w:ascii="Frutiger LT Arabic 45 Light" w:hAnsi="Frutiger LT Arabic 45 Light" w:cs="Frutiger LT Arabic 45 Light"/>
            <w:color w:val="000000" w:themeColor="text1"/>
            <w:rPrChange w:id="5611" w:author="Mohamed Amer" w:date="2024-06-13T05:26:00Z" w16du:dateUtc="2024-06-13T02:26:00Z">
              <w:rPr>
                <w:rStyle w:val="ph"/>
              </w:rPr>
            </w:rPrChange>
          </w:rPr>
          <w:t>Control Room</w:t>
        </w:r>
        <w:r w:rsidRPr="00624350">
          <w:rPr>
            <w:rStyle w:val="-Normal"/>
            <w:rFonts w:ascii="Frutiger LT Arabic 45 Light" w:hAnsi="Frutiger LT Arabic 45 Light" w:cs="Frutiger LT Arabic 45 Light"/>
            <w:color w:val="000000" w:themeColor="text1"/>
            <w:rPrChange w:id="5612" w:author="Mohamed Amer" w:date="2024-06-13T05:26:00Z" w16du:dateUtc="2024-06-13T02:26:00Z">
              <w:rPr/>
            </w:rPrChange>
          </w:rPr>
          <w:t xml:space="preserve"> such as the time required to check in and check out </w:t>
        </w:r>
        <w:r w:rsidRPr="00624350">
          <w:rPr>
            <w:rStyle w:val="-Normal"/>
            <w:rFonts w:ascii="Frutiger LT Arabic 45 Light" w:hAnsi="Frutiger LT Arabic 45 Light" w:cs="Frutiger LT Arabic 45 Light"/>
            <w:color w:val="000000" w:themeColor="text1"/>
            <w:rPrChange w:id="5613" w:author="Mohamed Amer" w:date="2024-06-13T05:26:00Z" w16du:dateUtc="2024-06-13T02:26:00Z">
              <w:rPr>
                <w:rStyle w:val="ph"/>
              </w:rPr>
            </w:rPrChange>
          </w:rPr>
          <w:t>bots</w:t>
        </w:r>
        <w:r w:rsidRPr="00624350">
          <w:rPr>
            <w:rStyle w:val="-Normal"/>
            <w:rFonts w:ascii="Frutiger LT Arabic 45 Light" w:hAnsi="Frutiger LT Arabic 45 Light" w:cs="Frutiger LT Arabic 45 Light"/>
            <w:color w:val="000000" w:themeColor="text1"/>
            <w:rPrChange w:id="5614" w:author="Mohamed Amer" w:date="2024-06-13T05:26:00Z" w16du:dateUtc="2024-06-13T02:26:00Z">
              <w:rPr/>
            </w:rPrChange>
          </w:rPr>
          <w:t xml:space="preserve">, import </w:t>
        </w:r>
        <w:r w:rsidRPr="00624350">
          <w:rPr>
            <w:rStyle w:val="-Normal"/>
            <w:rFonts w:ascii="Frutiger LT Arabic 45 Light" w:hAnsi="Frutiger LT Arabic 45 Light" w:cs="Frutiger LT Arabic 45 Light"/>
            <w:color w:val="000000" w:themeColor="text1"/>
            <w:rPrChange w:id="5615" w:author="Mohamed Amer" w:date="2024-06-13T05:26:00Z" w16du:dateUtc="2024-06-13T02:26:00Z">
              <w:rPr>
                <w:rStyle w:val="ph"/>
              </w:rPr>
            </w:rPrChange>
          </w:rPr>
          <w:t>bots</w:t>
        </w:r>
        <w:r w:rsidRPr="00624350">
          <w:rPr>
            <w:rStyle w:val="-Normal"/>
            <w:rFonts w:ascii="Frutiger LT Arabic 45 Light" w:hAnsi="Frutiger LT Arabic 45 Light" w:cs="Frutiger LT Arabic 45 Light"/>
            <w:color w:val="000000" w:themeColor="text1"/>
            <w:rPrChange w:id="5616" w:author="Mohamed Amer" w:date="2024-06-13T05:26:00Z" w16du:dateUtc="2024-06-13T02:26:00Z">
              <w:rPr/>
            </w:rPrChange>
          </w:rPr>
          <w:t xml:space="preserve">, and download </w:t>
        </w:r>
        <w:r w:rsidRPr="00624350">
          <w:rPr>
            <w:rStyle w:val="-Normal"/>
            <w:rFonts w:ascii="Frutiger LT Arabic 45 Light" w:hAnsi="Frutiger LT Arabic 45 Light" w:cs="Frutiger LT Arabic 45 Light"/>
            <w:color w:val="000000" w:themeColor="text1"/>
            <w:rPrChange w:id="5617" w:author="Mohamed Amer" w:date="2024-06-13T05:26:00Z" w16du:dateUtc="2024-06-13T02:26:00Z">
              <w:rPr>
                <w:rStyle w:val="ph"/>
              </w:rPr>
            </w:rPrChange>
          </w:rPr>
          <w:t>bot</w:t>
        </w:r>
        <w:r w:rsidRPr="00624350">
          <w:rPr>
            <w:rStyle w:val="-Normal"/>
            <w:rFonts w:ascii="Frutiger LT Arabic 45 Light" w:hAnsi="Frutiger LT Arabic 45 Light" w:cs="Frutiger LT Arabic 45 Light"/>
            <w:color w:val="000000" w:themeColor="text1"/>
            <w:rPrChange w:id="5618" w:author="Mohamed Amer" w:date="2024-06-13T05:26:00Z" w16du:dateUtc="2024-06-13T02:26:00Z">
              <w:rPr/>
            </w:rPrChange>
          </w:rPr>
          <w:t xml:space="preserve"> dependencies.</w:t>
        </w:r>
      </w:ins>
    </w:p>
    <w:p w14:paraId="4053BB8F" w14:textId="77777777" w:rsidR="00624350" w:rsidRPr="00EB1F74" w:rsidRDefault="00624350" w:rsidP="00CB3C97">
      <w:pPr>
        <w:jc w:val="both"/>
        <w:rPr>
          <w:rStyle w:val="-Normal"/>
          <w:rFonts w:ascii="Frutiger LT Arabic 45 Light" w:hAnsi="Frutiger LT Arabic 45 Light" w:cs="Frutiger LT Arabic 45 Light"/>
          <w:color w:val="000000" w:themeColor="text1"/>
        </w:rPr>
      </w:pPr>
    </w:p>
    <w:p w14:paraId="73AA730D" w14:textId="77777777" w:rsidR="006F2C0D" w:rsidRPr="00367045" w:rsidRDefault="00E11697" w:rsidP="00CB3C97">
      <w:pPr>
        <w:pStyle w:val="-Heading2"/>
        <w:rPr>
          <w:rFonts w:ascii="Frutiger LT Arabic 45 Light" w:eastAsia="Calibri" w:hAnsi="Frutiger LT Arabic 45 Light" w:cs="Frutiger LT Arabic 45 Light"/>
          <w:i/>
          <w:iCs/>
          <w:color w:val="8A7967"/>
        </w:rPr>
      </w:pPr>
      <w:bookmarkStart w:id="5619" w:name="_Toc465250453"/>
      <w:bookmarkStart w:id="5620" w:name="_Toc465254814"/>
      <w:bookmarkStart w:id="5621" w:name="_Toc133740301"/>
      <w:r w:rsidRPr="00367045">
        <w:rPr>
          <w:rFonts w:ascii="Frutiger LT Arabic 45 Light" w:eastAsia="Calibri" w:hAnsi="Frutiger LT Arabic 45 Light" w:cs="Frutiger LT Arabic 45 Light"/>
          <w:i/>
          <w:iCs/>
          <w:color w:val="8A7967"/>
        </w:rPr>
        <w:t>Service Availability</w:t>
      </w:r>
      <w:bookmarkEnd w:id="5619"/>
      <w:bookmarkEnd w:id="5620"/>
      <w:bookmarkEnd w:id="5621"/>
      <w:r w:rsidR="006F2C0D" w:rsidRPr="00367045">
        <w:rPr>
          <w:rFonts w:ascii="Frutiger LT Arabic 45 Light" w:eastAsia="Calibri" w:hAnsi="Frutiger LT Arabic 45 Light" w:cs="Frutiger LT Arabic 45 Light"/>
          <w:i/>
          <w:iCs/>
          <w:color w:val="8A7967"/>
        </w:rPr>
        <w:t xml:space="preserve"> </w:t>
      </w:r>
    </w:p>
    <w:p w14:paraId="4A7E9C4B" w14:textId="77777777" w:rsidR="00DE5F03" w:rsidRPr="00EB1F74" w:rsidRDefault="00DE5F03" w:rsidP="00DE5F03">
      <w:pPr>
        <w:jc w:val="both"/>
        <w:rPr>
          <w:ins w:id="5622" w:author="Islam Nady" w:date="2024-06-09T20:48:00Z"/>
          <w:rStyle w:val="-Normal"/>
          <w:rFonts w:ascii="Frutiger LT Arabic 45 Light" w:hAnsi="Frutiger LT Arabic 45 Light" w:cs="Frutiger LT Arabic 45 Light"/>
          <w:color w:val="000000" w:themeColor="text1"/>
        </w:rPr>
      </w:pPr>
      <w:ins w:id="5623" w:author="Islam Nady" w:date="2024-06-09T20:48:00Z">
        <w:r w:rsidRPr="00EB1F74">
          <w:rPr>
            <w:rStyle w:val="-Normal"/>
            <w:rFonts w:ascii="Frutiger LT Arabic 45 Light" w:hAnsi="Frutiger LT Arabic 45 Light" w:cs="Frutiger LT Arabic 45 Light"/>
            <w:color w:val="000000" w:themeColor="text1"/>
          </w:rPr>
          <w:t>Is the system required to be available 24/7; the following questions are to be answered.</w:t>
        </w:r>
      </w:ins>
    </w:p>
    <w:p w14:paraId="763EC568" w14:textId="1F205493" w:rsidR="00DE5F03" w:rsidRPr="00EB1F74" w:rsidRDefault="00DE5F03" w:rsidP="00DE5F03">
      <w:pPr>
        <w:pStyle w:val="ListParagraph"/>
        <w:numPr>
          <w:ilvl w:val="0"/>
          <w:numId w:val="19"/>
        </w:numPr>
        <w:jc w:val="both"/>
        <w:rPr>
          <w:ins w:id="5624" w:author="Islam Nady" w:date="2024-06-09T20:48:00Z"/>
          <w:rStyle w:val="-Normal"/>
          <w:rFonts w:ascii="Frutiger LT Arabic 45 Light" w:hAnsi="Frutiger LT Arabic 45 Light" w:cs="Frutiger LT Arabic 45 Light"/>
          <w:color w:val="000000" w:themeColor="text1"/>
        </w:rPr>
      </w:pPr>
      <w:ins w:id="5625" w:author="Islam Nady" w:date="2024-06-09T20:48:00Z">
        <w:r w:rsidRPr="00EB1F74">
          <w:rPr>
            <w:rStyle w:val="-Normal"/>
            <w:rFonts w:ascii="Frutiger LT Arabic 45 Light" w:hAnsi="Frutiger LT Arabic 45 Light" w:cs="Frutiger LT Arabic 45 Light"/>
            <w:color w:val="000000" w:themeColor="text1"/>
          </w:rPr>
          <w:t>In case of Application upgrade will this require a down time?</w:t>
        </w:r>
      </w:ins>
      <w:ins w:id="5626" w:author="Mohamed Amer" w:date="2024-06-13T05:31:00Z" w16du:dateUtc="2024-06-13T02:31:00Z">
        <w:r w:rsidR="00DD6914">
          <w:rPr>
            <w:rStyle w:val="-Normal"/>
            <w:rFonts w:ascii="Frutiger LT Arabic 45 Light" w:hAnsi="Frutiger LT Arabic 45 Light" w:cs="Frutiger LT Arabic 45 Light"/>
            <w:color w:val="000000" w:themeColor="text1"/>
          </w:rPr>
          <w:t xml:space="preserve"> Yes</w:t>
        </w:r>
      </w:ins>
    </w:p>
    <w:p w14:paraId="612810A7" w14:textId="6E963724" w:rsidR="00DE5F03" w:rsidRDefault="00DE5F03" w:rsidP="00DE5F03">
      <w:pPr>
        <w:pStyle w:val="ListParagraph"/>
        <w:numPr>
          <w:ilvl w:val="0"/>
          <w:numId w:val="19"/>
        </w:numPr>
        <w:jc w:val="both"/>
        <w:rPr>
          <w:ins w:id="5627" w:author="Islam Nady" w:date="2024-06-09T20:48:00Z"/>
          <w:rStyle w:val="-Normal"/>
          <w:rFonts w:ascii="Frutiger LT Arabic 45 Light" w:hAnsi="Frutiger LT Arabic 45 Light" w:cs="Frutiger LT Arabic 45 Light"/>
          <w:color w:val="000000" w:themeColor="text1"/>
        </w:rPr>
      </w:pPr>
      <w:ins w:id="5628" w:author="Islam Nady" w:date="2024-06-09T20:48:00Z">
        <w:r w:rsidRPr="00EB1F74">
          <w:rPr>
            <w:rStyle w:val="-Normal"/>
            <w:rFonts w:ascii="Frutiger LT Arabic 45 Light" w:hAnsi="Frutiger LT Arabic 45 Light" w:cs="Frutiger LT Arabic 45 Light"/>
            <w:color w:val="000000" w:themeColor="text1"/>
          </w:rPr>
          <w:t>In case of hardware OS upgrade will this affect the services availability.</w:t>
        </w:r>
      </w:ins>
      <w:ins w:id="5629" w:author="Mohamed Amer" w:date="2024-06-13T05:31:00Z" w16du:dateUtc="2024-06-13T02:31:00Z">
        <w:r w:rsidR="00DD6914">
          <w:rPr>
            <w:rStyle w:val="-Normal"/>
            <w:rFonts w:ascii="Frutiger LT Arabic 45 Light" w:hAnsi="Frutiger LT Arabic 45 Light" w:cs="Frutiger LT Arabic 45 Light"/>
            <w:color w:val="000000" w:themeColor="text1"/>
          </w:rPr>
          <w:t xml:space="preserve"> Yes</w:t>
        </w:r>
      </w:ins>
    </w:p>
    <w:p w14:paraId="6D0C9F8C" w14:textId="7A8FF763" w:rsidR="00E11697" w:rsidRPr="00EB1F74" w:rsidDel="00DE5F03" w:rsidRDefault="00E11697" w:rsidP="00CB3C97">
      <w:pPr>
        <w:jc w:val="both"/>
        <w:rPr>
          <w:del w:id="5630" w:author="Islam Nady" w:date="2024-06-09T20:48:00Z"/>
          <w:rStyle w:val="-Normal"/>
          <w:rFonts w:ascii="Frutiger LT Arabic 45 Light" w:hAnsi="Frutiger LT Arabic 45 Light" w:cs="Frutiger LT Arabic 45 Light"/>
          <w:color w:val="000000" w:themeColor="text1"/>
        </w:rPr>
      </w:pPr>
      <w:del w:id="5631" w:author="Islam Nady" w:date="2024-06-09T20:48:00Z">
        <w:r w:rsidRPr="00EB1F74" w:rsidDel="00DE5F03">
          <w:rPr>
            <w:rStyle w:val="-Normal"/>
            <w:rFonts w:ascii="Frutiger LT Arabic 45 Light" w:hAnsi="Frutiger LT Arabic 45 Light" w:cs="Frutiger LT Arabic 45 Light"/>
            <w:color w:val="000000" w:themeColor="text1"/>
          </w:rPr>
          <w:delText>Is the system required to be available 24/7; the following questions are to be answered.</w:delText>
        </w:r>
      </w:del>
    </w:p>
    <w:p w14:paraId="1851B85F" w14:textId="0012815D" w:rsidR="00E11697" w:rsidRPr="00EB1F74" w:rsidDel="00DE5F03" w:rsidRDefault="00E11697" w:rsidP="00CB3C97">
      <w:pPr>
        <w:pStyle w:val="ListParagraph"/>
        <w:numPr>
          <w:ilvl w:val="0"/>
          <w:numId w:val="19"/>
        </w:numPr>
        <w:jc w:val="both"/>
        <w:rPr>
          <w:del w:id="5632" w:author="Islam Nady" w:date="2024-06-09T20:48:00Z"/>
          <w:rStyle w:val="-Normal"/>
          <w:rFonts w:ascii="Frutiger LT Arabic 45 Light" w:hAnsi="Frutiger LT Arabic 45 Light" w:cs="Frutiger LT Arabic 45 Light"/>
          <w:color w:val="000000" w:themeColor="text1"/>
        </w:rPr>
      </w:pPr>
      <w:del w:id="5633" w:author="Islam Nady" w:date="2024-06-09T20:48:00Z">
        <w:r w:rsidRPr="00EB1F74" w:rsidDel="00DE5F03">
          <w:rPr>
            <w:rStyle w:val="-Normal"/>
            <w:rFonts w:ascii="Frutiger LT Arabic 45 Light" w:hAnsi="Frutiger LT Arabic 45 Light" w:cs="Frutiger LT Arabic 45 Light"/>
            <w:color w:val="000000" w:themeColor="text1"/>
          </w:rPr>
          <w:delText>In case of Application upgrade will this require a down time?</w:delText>
        </w:r>
      </w:del>
    </w:p>
    <w:p w14:paraId="121AC764" w14:textId="5BA0FFB5" w:rsidR="006F2C0D" w:rsidRPr="00EB1F74" w:rsidDel="00DE5F03" w:rsidRDefault="00E11697" w:rsidP="00CB3C97">
      <w:pPr>
        <w:pStyle w:val="ListParagraph"/>
        <w:numPr>
          <w:ilvl w:val="0"/>
          <w:numId w:val="19"/>
        </w:numPr>
        <w:jc w:val="both"/>
        <w:rPr>
          <w:del w:id="5634" w:author="Islam Nady" w:date="2024-06-09T20:48:00Z"/>
          <w:rStyle w:val="-Normal"/>
          <w:rFonts w:ascii="Frutiger LT Arabic 45 Light" w:hAnsi="Frutiger LT Arabic 45 Light" w:cs="Frutiger LT Arabic 45 Light"/>
          <w:color w:val="000000" w:themeColor="text1"/>
        </w:rPr>
      </w:pPr>
      <w:del w:id="5635" w:author="Islam Nady" w:date="2024-06-09T20:48:00Z">
        <w:r w:rsidRPr="00EB1F74" w:rsidDel="00DE5F03">
          <w:rPr>
            <w:rStyle w:val="-Normal"/>
            <w:rFonts w:ascii="Frutiger LT Arabic 45 Light" w:hAnsi="Frutiger LT Arabic 45 Light" w:cs="Frutiger LT Arabic 45 Light"/>
            <w:color w:val="000000" w:themeColor="text1"/>
          </w:rPr>
          <w:delText>In case of hardware OS upgrade will this affect the services availability?</w:delText>
        </w:r>
      </w:del>
    </w:p>
    <w:p w14:paraId="2860079E" w14:textId="77777777" w:rsidR="006F2C0D" w:rsidRPr="00367045" w:rsidRDefault="00E11697" w:rsidP="00CB3C97">
      <w:pPr>
        <w:pStyle w:val="-Heading2"/>
        <w:rPr>
          <w:rFonts w:ascii="Frutiger LT Arabic 45 Light" w:eastAsia="Calibri" w:hAnsi="Frutiger LT Arabic 45 Light" w:cs="Frutiger LT Arabic 45 Light"/>
          <w:i/>
          <w:iCs/>
          <w:color w:val="8A7967"/>
        </w:rPr>
      </w:pPr>
      <w:bookmarkStart w:id="5636" w:name="_Toc465250454"/>
      <w:bookmarkStart w:id="5637" w:name="_Toc465254815"/>
      <w:bookmarkStart w:id="5638" w:name="_Toc133740302"/>
      <w:r w:rsidRPr="00367045">
        <w:rPr>
          <w:rFonts w:ascii="Frutiger LT Arabic 45 Light" w:eastAsia="Calibri" w:hAnsi="Frutiger LT Arabic 45 Light" w:cs="Frutiger LT Arabic 45 Light"/>
          <w:i/>
          <w:iCs/>
          <w:color w:val="8A7967"/>
        </w:rPr>
        <w:t>Logs</w:t>
      </w:r>
      <w:bookmarkEnd w:id="5636"/>
      <w:bookmarkEnd w:id="5637"/>
      <w:bookmarkEnd w:id="5638"/>
      <w:r w:rsidR="006F2C0D" w:rsidRPr="00367045">
        <w:rPr>
          <w:rFonts w:ascii="Frutiger LT Arabic 45 Light" w:eastAsia="Calibri" w:hAnsi="Frutiger LT Arabic 45 Light" w:cs="Frutiger LT Arabic 45 Light"/>
          <w:i/>
          <w:iCs/>
          <w:color w:val="8A7967"/>
        </w:rPr>
        <w:t xml:space="preserve"> </w:t>
      </w:r>
    </w:p>
    <w:p w14:paraId="510EB05E" w14:textId="77777777" w:rsidR="009E3FFB" w:rsidRDefault="009E3FFB" w:rsidP="009E3FFB">
      <w:pPr>
        <w:jc w:val="both"/>
        <w:rPr>
          <w:ins w:id="5639" w:author="Islam Nady" w:date="2024-06-09T20:48:00Z"/>
          <w:rStyle w:val="-Normal"/>
          <w:rFonts w:ascii="Frutiger LT Arabic 45 Light" w:hAnsi="Frutiger LT Arabic 45 Light" w:cs="Frutiger LT Arabic 45 Light"/>
          <w:color w:val="000000" w:themeColor="text1"/>
        </w:rPr>
      </w:pPr>
      <w:ins w:id="5640" w:author="Islam Nady" w:date="2024-06-09T20:48:00Z">
        <w:r>
          <w:rPr>
            <w:rStyle w:val="-Normal"/>
            <w:rFonts w:ascii="Frutiger LT Arabic 45 Light" w:hAnsi="Frutiger LT Arabic 45 Light" w:cs="Frutiger LT Arabic 45 Light"/>
            <w:color w:val="000000" w:themeColor="text1"/>
          </w:rPr>
          <w:t>Application logs are generated on path:</w:t>
        </w:r>
      </w:ins>
    </w:p>
    <w:p w14:paraId="3B90D9FE" w14:textId="6881AF3E" w:rsidR="009E3FFB" w:rsidRPr="00815147" w:rsidRDefault="009E3FFB" w:rsidP="009E3FFB">
      <w:pPr>
        <w:pStyle w:val="ListParagraph"/>
        <w:numPr>
          <w:ilvl w:val="0"/>
          <w:numId w:val="40"/>
        </w:numPr>
        <w:jc w:val="both"/>
        <w:rPr>
          <w:ins w:id="5641" w:author="Islam Nady" w:date="2024-06-09T20:48:00Z"/>
          <w:rStyle w:val="-Normal"/>
          <w:rFonts w:ascii="Frutiger LT Arabic 45 Light" w:hAnsi="Frutiger LT Arabic 45 Light" w:cs="Frutiger LT Arabic 45 Light"/>
          <w:color w:val="000000" w:themeColor="text1"/>
        </w:rPr>
      </w:pPr>
      <w:ins w:id="5642" w:author="Islam Nady" w:date="2024-06-09T20:48:00Z">
        <w:r w:rsidRPr="00815147">
          <w:rPr>
            <w:rStyle w:val="-Normal"/>
            <w:rFonts w:ascii="Frutiger LT Arabic 45 Light" w:hAnsi="Frutiger LT Arabic 45 Light" w:cs="Frutiger LT Arabic 45 Light"/>
            <w:color w:val="000000" w:themeColor="text1"/>
          </w:rPr>
          <w:t>Bot Runner</w:t>
        </w:r>
      </w:ins>
      <w:ins w:id="5643" w:author="Mohamed Amer" w:date="2024-06-13T05:32:00Z" w16du:dateUtc="2024-06-13T02:32:00Z">
        <w:r w:rsidR="00DD6914">
          <w:rPr>
            <w:rStyle w:val="-Normal"/>
            <w:rFonts w:ascii="Frutiger LT Arabic 45 Light" w:hAnsi="Frutiger LT Arabic 45 Light" w:cs="Frutiger LT Arabic 45 Light"/>
            <w:color w:val="000000" w:themeColor="text1"/>
          </w:rPr>
          <w:t>/Bot Creator</w:t>
        </w:r>
      </w:ins>
      <w:ins w:id="5644" w:author="Islam Nady" w:date="2024-06-09T20:48:00Z">
        <w:r w:rsidRPr="00815147">
          <w:rPr>
            <w:rStyle w:val="-Normal"/>
            <w:rFonts w:ascii="Frutiger LT Arabic 45 Light" w:hAnsi="Frutiger LT Arabic 45 Light" w:cs="Frutiger LT Arabic 45 Light"/>
            <w:color w:val="000000" w:themeColor="text1"/>
          </w:rPr>
          <w:t>: (C:\ProgramData\AutomationAnywhere\BotRunner\Logs).</w:t>
        </w:r>
      </w:ins>
    </w:p>
    <w:p w14:paraId="3F07C8EE" w14:textId="77777777" w:rsidR="009E3FFB" w:rsidRDefault="009E3FFB" w:rsidP="009E3FFB">
      <w:pPr>
        <w:pStyle w:val="ListParagraph"/>
        <w:numPr>
          <w:ilvl w:val="0"/>
          <w:numId w:val="40"/>
        </w:numPr>
        <w:jc w:val="both"/>
        <w:rPr>
          <w:ins w:id="5645" w:author="Mohamed Amer" w:date="2024-07-28T15:42:00Z" w16du:dateUtc="2024-07-28T12:42:00Z"/>
          <w:rStyle w:val="-Normal"/>
          <w:rFonts w:ascii="Frutiger LT Arabic 45 Light" w:hAnsi="Frutiger LT Arabic 45 Light" w:cs="Frutiger LT Arabic 45 Light"/>
          <w:color w:val="000000" w:themeColor="text1"/>
        </w:rPr>
      </w:pPr>
      <w:ins w:id="5646" w:author="Islam Nady" w:date="2024-06-09T20:48:00Z">
        <w:r w:rsidRPr="00815147">
          <w:rPr>
            <w:rStyle w:val="-Normal"/>
            <w:rFonts w:ascii="Frutiger LT Arabic 45 Light" w:hAnsi="Frutiger LT Arabic 45 Light" w:cs="Frutiger LT Arabic 45 Light"/>
            <w:color w:val="000000" w:themeColor="text1"/>
          </w:rPr>
          <w:t>Control Room (C:\ProgramData\AutomationAnywhere\Logs)</w:t>
        </w:r>
        <w:r>
          <w:rPr>
            <w:rStyle w:val="-Normal"/>
            <w:rFonts w:ascii="Frutiger LT Arabic 45 Light" w:hAnsi="Frutiger LT Arabic 45 Light" w:cs="Frutiger LT Arabic 45 Light"/>
            <w:color w:val="000000" w:themeColor="text1"/>
          </w:rPr>
          <w:t>.</w:t>
        </w:r>
      </w:ins>
    </w:p>
    <w:p w14:paraId="27586207" w14:textId="72A16C35" w:rsidR="00C940DE" w:rsidRPr="00C940DE" w:rsidDel="00E6788F" w:rsidRDefault="00C940DE">
      <w:pPr>
        <w:ind w:left="360"/>
        <w:jc w:val="both"/>
        <w:rPr>
          <w:ins w:id="5647" w:author="Islam Nady" w:date="2024-06-09T20:48:00Z"/>
          <w:del w:id="5648" w:author="Mohamed Amer" w:date="2024-07-28T15:43:00Z" w16du:dateUtc="2024-07-28T12:43:00Z"/>
          <w:rStyle w:val="-Normal"/>
          <w:rFonts w:ascii="Frutiger LT Arabic 45 Light" w:hAnsi="Frutiger LT Arabic 45 Light" w:cs="Frutiger LT Arabic 45 Light"/>
          <w:color w:val="000000" w:themeColor="text1"/>
        </w:rPr>
        <w:pPrChange w:id="5649" w:author="Mohamed Amer" w:date="2024-07-28T15:42:00Z" w16du:dateUtc="2024-07-28T12:42:00Z">
          <w:pPr>
            <w:pStyle w:val="ListParagraph"/>
            <w:numPr>
              <w:numId w:val="40"/>
            </w:numPr>
            <w:ind w:hanging="360"/>
            <w:jc w:val="both"/>
          </w:pPr>
        </w:pPrChange>
      </w:pPr>
    </w:p>
    <w:p w14:paraId="07110C66" w14:textId="135C2546" w:rsidR="006F2C0D" w:rsidRPr="00EB1F74" w:rsidDel="009E3FFB" w:rsidRDefault="00E11697" w:rsidP="00CB3C97">
      <w:pPr>
        <w:jc w:val="both"/>
        <w:rPr>
          <w:del w:id="5650" w:author="Islam Nady" w:date="2024-06-09T20:48:00Z"/>
          <w:rStyle w:val="-Normal"/>
          <w:rFonts w:ascii="Frutiger LT Arabic 45 Light" w:hAnsi="Frutiger LT Arabic 45 Light" w:cs="Frutiger LT Arabic 45 Light"/>
          <w:color w:val="000000" w:themeColor="text1"/>
        </w:rPr>
      </w:pPr>
      <w:del w:id="5651" w:author="Islam Nady" w:date="2024-06-09T20:48:00Z">
        <w:r w:rsidRPr="00EB1F74" w:rsidDel="009E3FFB">
          <w:rPr>
            <w:rStyle w:val="-Normal"/>
            <w:rFonts w:ascii="Frutiger LT Arabic 45 Light" w:hAnsi="Frutiger LT Arabic 45 Light" w:cs="Frutiger LT Arabic 45 Light"/>
            <w:color w:val="000000" w:themeColor="text1"/>
          </w:rPr>
          <w:delText>Mention the path of any generated logs by the system. And what is the retention plan.</w:delText>
        </w:r>
      </w:del>
    </w:p>
    <w:p w14:paraId="341549EC" w14:textId="77777777" w:rsidR="006F2C0D" w:rsidRPr="00367045" w:rsidRDefault="00E11697" w:rsidP="00CB3C97">
      <w:pPr>
        <w:pStyle w:val="-Heading2"/>
        <w:rPr>
          <w:rFonts w:ascii="Frutiger LT Arabic 45 Light" w:eastAsia="Calibri" w:hAnsi="Frutiger LT Arabic 45 Light" w:cs="Frutiger LT Arabic 45 Light"/>
          <w:i/>
          <w:iCs/>
          <w:color w:val="8A7967"/>
        </w:rPr>
      </w:pPr>
      <w:bookmarkStart w:id="5652" w:name="_Toc465250455"/>
      <w:bookmarkStart w:id="5653" w:name="_Toc465254816"/>
      <w:bookmarkStart w:id="5654" w:name="_Toc133740303"/>
      <w:r w:rsidRPr="00367045">
        <w:rPr>
          <w:rFonts w:ascii="Frutiger LT Arabic 45 Light" w:eastAsia="Calibri" w:hAnsi="Frutiger LT Arabic 45 Light" w:cs="Frutiger LT Arabic 45 Light"/>
          <w:i/>
          <w:iCs/>
          <w:color w:val="8A7967"/>
        </w:rPr>
        <w:t>Start-up Order</w:t>
      </w:r>
      <w:bookmarkEnd w:id="5652"/>
      <w:bookmarkEnd w:id="5653"/>
      <w:bookmarkEnd w:id="5654"/>
      <w:r w:rsidR="006F2C0D" w:rsidRPr="00367045">
        <w:rPr>
          <w:rFonts w:ascii="Frutiger LT Arabic 45 Light" w:eastAsia="Calibri" w:hAnsi="Frutiger LT Arabic 45 Light" w:cs="Frutiger LT Arabic 45 Light"/>
          <w:i/>
          <w:iCs/>
          <w:color w:val="8A7967"/>
        </w:rPr>
        <w:t xml:space="preserve"> </w:t>
      </w:r>
    </w:p>
    <w:p w14:paraId="1EB358F2" w14:textId="77777777" w:rsidR="00D77E97" w:rsidRDefault="00D77E97" w:rsidP="00D77E97">
      <w:pPr>
        <w:jc w:val="both"/>
        <w:rPr>
          <w:ins w:id="5655" w:author="Islam Nady" w:date="2024-06-09T20:49:00Z"/>
          <w:rStyle w:val="-Normal"/>
          <w:rFonts w:ascii="Frutiger LT Arabic 45 Light" w:hAnsi="Frutiger LT Arabic 45 Light" w:cs="Frutiger LT Arabic 45 Light"/>
          <w:color w:val="000000" w:themeColor="text1"/>
        </w:rPr>
      </w:pPr>
      <w:ins w:id="5656" w:author="Islam Nady" w:date="2024-06-09T20:49:00Z">
        <w:r w:rsidRPr="00EB1F74">
          <w:rPr>
            <w:rStyle w:val="-Normal"/>
            <w:rFonts w:ascii="Frutiger LT Arabic 45 Light" w:hAnsi="Frutiger LT Arabic 45 Light" w:cs="Frutiger LT Arabic 45 Light"/>
            <w:color w:val="000000" w:themeColor="text1"/>
          </w:rPr>
          <w:t>The standard sequence of starting up the servers is:</w:t>
        </w:r>
      </w:ins>
    </w:p>
    <w:p w14:paraId="61680B1D" w14:textId="77777777" w:rsidR="00D77E97" w:rsidRPr="00815147" w:rsidRDefault="00D77E97" w:rsidP="00D77E97">
      <w:pPr>
        <w:pStyle w:val="ListParagraph"/>
        <w:numPr>
          <w:ilvl w:val="0"/>
          <w:numId w:val="41"/>
        </w:numPr>
        <w:jc w:val="both"/>
        <w:rPr>
          <w:ins w:id="5657" w:author="Islam Nady" w:date="2024-06-09T20:49:00Z"/>
          <w:rStyle w:val="-Normal"/>
          <w:rFonts w:ascii="Frutiger LT Arabic 45 Light" w:hAnsi="Frutiger LT Arabic 45 Light" w:cs="Frutiger LT Arabic 45 Light"/>
          <w:color w:val="000000" w:themeColor="text1"/>
        </w:rPr>
      </w:pPr>
      <w:ins w:id="5658" w:author="Islam Nady" w:date="2024-06-09T20:49:00Z">
        <w:r>
          <w:rPr>
            <w:rStyle w:val="-Normal"/>
            <w:rFonts w:ascii="Frutiger LT Arabic 45 Light" w:hAnsi="Frutiger LT Arabic 45 Light" w:cs="Frutiger LT Arabic 45 Light"/>
            <w:color w:val="000000" w:themeColor="text1"/>
          </w:rPr>
          <w:t>D</w:t>
        </w:r>
        <w:r w:rsidRPr="00815147">
          <w:rPr>
            <w:rStyle w:val="-Normal"/>
            <w:rFonts w:ascii="Frutiger LT Arabic 45 Light" w:hAnsi="Frutiger LT Arabic 45 Light" w:cs="Frutiger LT Arabic 45 Light"/>
            <w:color w:val="000000" w:themeColor="text1"/>
          </w:rPr>
          <w:t>atabase server first.</w:t>
        </w:r>
      </w:ins>
    </w:p>
    <w:p w14:paraId="6F7F3126" w14:textId="77777777" w:rsidR="00D77E97" w:rsidRPr="00815147" w:rsidRDefault="00D77E97" w:rsidP="00D77E97">
      <w:pPr>
        <w:pStyle w:val="ListParagraph"/>
        <w:numPr>
          <w:ilvl w:val="0"/>
          <w:numId w:val="41"/>
        </w:numPr>
        <w:jc w:val="both"/>
        <w:rPr>
          <w:ins w:id="5659" w:author="Islam Nady" w:date="2024-06-09T20:49:00Z"/>
          <w:rStyle w:val="-Normal"/>
          <w:rFonts w:ascii="Frutiger LT Arabic 45 Light" w:hAnsi="Frutiger LT Arabic 45 Light" w:cs="Frutiger LT Arabic 45 Light"/>
          <w:color w:val="000000" w:themeColor="text1"/>
        </w:rPr>
      </w:pPr>
      <w:ins w:id="5660" w:author="Islam Nady" w:date="2024-06-09T20:49:00Z">
        <w:r>
          <w:rPr>
            <w:rStyle w:val="-Normal"/>
            <w:rFonts w:ascii="Frutiger LT Arabic 45 Light" w:hAnsi="Frutiger LT Arabic 45 Light" w:cs="Frutiger LT Arabic 45 Light"/>
            <w:color w:val="000000" w:themeColor="text1"/>
          </w:rPr>
          <w:t>C</w:t>
        </w:r>
        <w:r w:rsidRPr="00815147">
          <w:rPr>
            <w:rStyle w:val="-Normal"/>
            <w:rFonts w:ascii="Frutiger LT Arabic 45 Light" w:hAnsi="Frutiger LT Arabic 45 Light" w:cs="Frutiger LT Arabic 45 Light"/>
            <w:color w:val="000000" w:themeColor="text1"/>
          </w:rPr>
          <w:t>ontrol room.</w:t>
        </w:r>
      </w:ins>
    </w:p>
    <w:p w14:paraId="7D8D61EE" w14:textId="77777777" w:rsidR="00D77E97" w:rsidRPr="00815147" w:rsidRDefault="00D77E97" w:rsidP="00D77E97">
      <w:pPr>
        <w:pStyle w:val="ListParagraph"/>
        <w:numPr>
          <w:ilvl w:val="0"/>
          <w:numId w:val="41"/>
        </w:numPr>
        <w:jc w:val="both"/>
        <w:rPr>
          <w:ins w:id="5661" w:author="Islam Nady" w:date="2024-06-09T20:49:00Z"/>
          <w:rStyle w:val="-Normal"/>
          <w:rFonts w:ascii="Frutiger LT Arabic 45 Light" w:hAnsi="Frutiger LT Arabic 45 Light" w:cs="Frutiger LT Arabic 45 Light"/>
          <w:color w:val="000000" w:themeColor="text1"/>
        </w:rPr>
      </w:pPr>
      <w:ins w:id="5662" w:author="Islam Nady" w:date="2024-06-09T20:49:00Z">
        <w:r w:rsidRPr="00815147">
          <w:rPr>
            <w:rStyle w:val="-Normal"/>
            <w:rFonts w:ascii="Frutiger LT Arabic 45 Light" w:hAnsi="Frutiger LT Arabic 45 Light" w:cs="Frutiger LT Arabic 45 Light"/>
            <w:color w:val="000000" w:themeColor="text1"/>
          </w:rPr>
          <w:t>Bot Runner.</w:t>
        </w:r>
      </w:ins>
    </w:p>
    <w:p w14:paraId="2FC1A44C" w14:textId="2964E509" w:rsidR="006F2C0D" w:rsidRPr="00EB1F74" w:rsidDel="00D77E97" w:rsidRDefault="00E11697" w:rsidP="00CB3C97">
      <w:pPr>
        <w:jc w:val="both"/>
        <w:rPr>
          <w:del w:id="5663" w:author="Islam Nady" w:date="2024-06-09T20:49:00Z"/>
          <w:rStyle w:val="-Normal"/>
          <w:rFonts w:ascii="Frutiger LT Arabic 45 Light" w:hAnsi="Frutiger LT Arabic 45 Light" w:cs="Frutiger LT Arabic 45 Light"/>
          <w:color w:val="000000" w:themeColor="text1"/>
        </w:rPr>
      </w:pPr>
      <w:del w:id="5664" w:author="Islam Nady" w:date="2024-06-09T20:49:00Z">
        <w:r w:rsidRPr="00EB1F74" w:rsidDel="00D77E97">
          <w:rPr>
            <w:rStyle w:val="-Normal"/>
            <w:rFonts w:ascii="Frutiger LT Arabic 45 Light" w:hAnsi="Frutiger LT Arabic 45 Light" w:cs="Frutiger LT Arabic 45 Light"/>
            <w:color w:val="000000" w:themeColor="text1"/>
          </w:rPr>
          <w:delText>The standard sequence of starting up the servers is: database server first, application and then the web.</w:delText>
        </w:r>
      </w:del>
    </w:p>
    <w:p w14:paraId="32C8CEFA" w14:textId="77777777" w:rsidR="00E2008F" w:rsidRPr="00EB1F74" w:rsidRDefault="00E2008F" w:rsidP="00E2008F">
      <w:pPr>
        <w:rPr>
          <w:rFonts w:ascii="Frutiger LT Arabic 45 Light" w:hAnsi="Frutiger LT Arabic 45 Light" w:cs="Frutiger LT Arabic 45 Light"/>
          <w:color w:val="000000" w:themeColor="text1"/>
        </w:rPr>
      </w:pPr>
      <w:bookmarkStart w:id="5665" w:name="_Toc465250456"/>
      <w:bookmarkStart w:id="5666" w:name="_Toc465254817"/>
    </w:p>
    <w:p w14:paraId="5CB91EB7" w14:textId="77777777" w:rsidR="00E2008F" w:rsidRPr="00EB1F74" w:rsidRDefault="00E2008F" w:rsidP="00E2008F">
      <w:pPr>
        <w:rPr>
          <w:rFonts w:ascii="Frutiger LT Arabic 45 Light" w:hAnsi="Frutiger LT Arabic 45 Light" w:cs="Frutiger LT Arabic 45 Light"/>
          <w:color w:val="000000" w:themeColor="text1"/>
        </w:rPr>
        <w:sectPr w:rsidR="00E2008F" w:rsidRPr="00EB1F74" w:rsidSect="009C786A">
          <w:headerReference w:type="even" r:id="rId51"/>
          <w:headerReference w:type="default" r:id="rId52"/>
          <w:footerReference w:type="even" r:id="rId53"/>
          <w:footerReference w:type="default" r:id="rId54"/>
          <w:headerReference w:type="first" r:id="rId55"/>
          <w:footerReference w:type="first" r:id="rId56"/>
          <w:pgSz w:w="11907" w:h="16840" w:code="9"/>
          <w:pgMar w:top="720" w:right="720" w:bottom="720" w:left="720" w:header="576" w:footer="288" w:gutter="0"/>
          <w:cols w:space="720"/>
          <w:docGrid w:linePitch="360"/>
        </w:sectPr>
      </w:pPr>
    </w:p>
    <w:p w14:paraId="44DC40C6" w14:textId="77777777" w:rsidR="00E11697" w:rsidRPr="00367045" w:rsidRDefault="00141E1A" w:rsidP="00CB3C97">
      <w:pPr>
        <w:pStyle w:val="-Heading1"/>
        <w:shd w:val="clear" w:color="auto" w:fill="E7E6E6"/>
        <w:rPr>
          <w:rFonts w:ascii="Frutiger LT Arabic 45 Light" w:eastAsia="Calibri" w:hAnsi="Frutiger LT Arabic 45 Light" w:cs="Frutiger LT Arabic 45 Light"/>
          <w:color w:val="FF0000"/>
          <w:kern w:val="0"/>
          <w:sz w:val="28"/>
          <w:szCs w:val="28"/>
        </w:rPr>
      </w:pPr>
      <w:bookmarkStart w:id="5669" w:name="_Toc133740304"/>
      <w:r>
        <w:rPr>
          <w:rFonts w:ascii="Frutiger LT Arabic 45 Light" w:eastAsia="Calibri" w:hAnsi="Frutiger LT Arabic 45 Light" w:cs="Frutiger LT Arabic 45 Light"/>
          <w:color w:val="FF0000"/>
          <w:kern w:val="0"/>
          <w:sz w:val="28"/>
          <w:szCs w:val="28"/>
        </w:rPr>
        <w:lastRenderedPageBreak/>
        <w:t xml:space="preserve">Information </w:t>
      </w:r>
      <w:r w:rsidR="00E11697" w:rsidRPr="00367045">
        <w:rPr>
          <w:rFonts w:ascii="Frutiger LT Arabic 45 Light" w:eastAsia="Calibri" w:hAnsi="Frutiger LT Arabic 45 Light" w:cs="Frutiger LT Arabic 45 Light"/>
          <w:color w:val="FF0000"/>
          <w:kern w:val="0"/>
          <w:sz w:val="28"/>
          <w:szCs w:val="28"/>
        </w:rPr>
        <w:t>Security</w:t>
      </w:r>
      <w:bookmarkEnd w:id="5665"/>
      <w:bookmarkEnd w:id="5666"/>
      <w:bookmarkEnd w:id="5669"/>
    </w:p>
    <w:p w14:paraId="50ADD427" w14:textId="77777777" w:rsidR="00E11697" w:rsidRPr="00EB1F74" w:rsidRDefault="00E11697"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This section is highly important; assure you cover all the security aspects of the system/project.</w:t>
      </w:r>
    </w:p>
    <w:p w14:paraId="37B0CF69" w14:textId="77777777" w:rsidR="0042121E" w:rsidRPr="00367045" w:rsidRDefault="0042121E" w:rsidP="00CB3C97">
      <w:pPr>
        <w:pStyle w:val="-Heading2"/>
        <w:rPr>
          <w:rFonts w:ascii="Frutiger LT Arabic 45 Light" w:eastAsia="Calibri" w:hAnsi="Frutiger LT Arabic 45 Light" w:cs="Frutiger LT Arabic 45 Light"/>
          <w:i/>
          <w:iCs/>
          <w:color w:val="8A7967"/>
        </w:rPr>
      </w:pPr>
      <w:bookmarkStart w:id="5670" w:name="_Toc465250457"/>
      <w:bookmarkStart w:id="5671" w:name="_Toc465254818"/>
      <w:bookmarkStart w:id="5672" w:name="_Toc133740305"/>
      <w:r w:rsidRPr="00367045">
        <w:rPr>
          <w:rFonts w:ascii="Frutiger LT Arabic 45 Light" w:eastAsia="Calibri" w:hAnsi="Frutiger LT Arabic 45 Light" w:cs="Frutiger LT Arabic 45 Light"/>
          <w:i/>
          <w:iCs/>
          <w:color w:val="8A7967"/>
        </w:rPr>
        <w:t>LDAP (Lightweight Directory Access Protocol)</w:t>
      </w:r>
      <w:bookmarkEnd w:id="5670"/>
      <w:bookmarkEnd w:id="5671"/>
      <w:bookmarkEnd w:id="5672"/>
      <w:r w:rsidRPr="00367045">
        <w:rPr>
          <w:rFonts w:ascii="Frutiger LT Arabic 45 Light" w:eastAsia="Calibri" w:hAnsi="Frutiger LT Arabic 45 Light" w:cs="Frutiger LT Arabic 45 Light"/>
          <w:i/>
          <w:iCs/>
          <w:color w:val="8A7967"/>
        </w:rPr>
        <w:t xml:space="preserve"> </w:t>
      </w:r>
    </w:p>
    <w:p w14:paraId="1511B08F" w14:textId="77777777" w:rsidR="00E11697" w:rsidRPr="00A7108F" w:rsidRDefault="0042121E" w:rsidP="00CB3C97">
      <w:pPr>
        <w:pStyle w:val="Heading3"/>
        <w:spacing w:before="120"/>
        <w:rPr>
          <w:rStyle w:val="-Normal"/>
          <w:rFonts w:ascii="Frutiger LT Arabic 45 Light" w:hAnsi="Frutiger LT Arabic 45 Light" w:cs="Frutiger LT Arabic 45 Light"/>
          <w:i/>
          <w:iCs/>
          <w:color w:val="000000" w:themeColor="text1"/>
          <w:sz w:val="22"/>
          <w:szCs w:val="22"/>
        </w:rPr>
      </w:pPr>
      <w:bookmarkStart w:id="5673" w:name="_Toc465254819"/>
      <w:bookmarkStart w:id="5674" w:name="_Toc133740306"/>
      <w:r w:rsidRPr="00A7108F">
        <w:rPr>
          <w:rStyle w:val="-Normal"/>
          <w:rFonts w:ascii="Frutiger LT Arabic 45 Light" w:hAnsi="Frutiger LT Arabic 45 Light" w:cs="Frutiger LT Arabic 45 Light"/>
          <w:i/>
          <w:iCs/>
          <w:color w:val="000000" w:themeColor="text1"/>
          <w:sz w:val="22"/>
          <w:szCs w:val="22"/>
        </w:rPr>
        <w:t>Authentication</w:t>
      </w:r>
      <w:bookmarkEnd w:id="5673"/>
      <w:bookmarkEnd w:id="5674"/>
    </w:p>
    <w:p w14:paraId="62AF2761" w14:textId="77777777" w:rsidR="0042121E"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Any Individual accessing the application or any server will use their unique active directory identifier. This includes system administrators, users and application administrators.</w:t>
      </w:r>
    </w:p>
    <w:p w14:paraId="74868E60" w14:textId="77777777" w:rsidR="0042121E"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Any services account (account doesn’t belong to individual) will be managed by ISSD. The Password change in a regular base and it is according to ISSD Security Procedures.</w:t>
      </w:r>
    </w:p>
    <w:p w14:paraId="6910E66B" w14:textId="77777777" w:rsidR="0042121E"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To increase the level of security and to facilitate the user accounts management. The system is integrated with LDAP/Domain Controllers.</w:t>
      </w:r>
    </w:p>
    <w:p w14:paraId="4864864A" w14:textId="77777777" w:rsidR="0042121E"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Kerberos Authentication is used.</w:t>
      </w:r>
    </w:p>
    <w:p w14:paraId="5380A28B" w14:textId="77777777" w:rsidR="0042121E"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Windows Native Authentication is used.</w:t>
      </w:r>
    </w:p>
    <w:p w14:paraId="08E88A49" w14:textId="77777777" w:rsidR="00E11697"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Please edit this paragraph to fit your system security.</w:t>
      </w:r>
    </w:p>
    <w:p w14:paraId="5C0DD98D" w14:textId="77777777" w:rsidR="00E11697" w:rsidRPr="00A7108F" w:rsidRDefault="0042121E" w:rsidP="00CB3C97">
      <w:pPr>
        <w:pStyle w:val="Heading3"/>
        <w:spacing w:before="120"/>
        <w:rPr>
          <w:rStyle w:val="-Normal"/>
          <w:rFonts w:ascii="Frutiger LT Arabic 45 Light" w:hAnsi="Frutiger LT Arabic 45 Light" w:cs="Frutiger LT Arabic 45 Light"/>
          <w:i/>
          <w:iCs/>
          <w:color w:val="000000" w:themeColor="text1"/>
          <w:sz w:val="22"/>
          <w:szCs w:val="22"/>
        </w:rPr>
      </w:pPr>
      <w:bookmarkStart w:id="5675" w:name="_Toc465254820"/>
      <w:bookmarkStart w:id="5676" w:name="_Toc133740307"/>
      <w:r w:rsidRPr="00A7108F">
        <w:rPr>
          <w:rStyle w:val="-Normal"/>
          <w:rFonts w:ascii="Frutiger LT Arabic 45 Light" w:hAnsi="Frutiger LT Arabic 45 Light" w:cs="Frutiger LT Arabic 45 Light"/>
          <w:i/>
          <w:iCs/>
          <w:color w:val="000000" w:themeColor="text1"/>
          <w:sz w:val="22"/>
          <w:szCs w:val="22"/>
        </w:rPr>
        <w:t>Authorization</w:t>
      </w:r>
      <w:bookmarkEnd w:id="5675"/>
      <w:bookmarkEnd w:id="5676"/>
    </w:p>
    <w:p w14:paraId="1A5FD78F" w14:textId="77777777" w:rsidR="00E11697"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The authorization is done using Active Directory Groups, or it could be done locally by the system/software</w:t>
      </w:r>
      <w:r w:rsidR="00E11697" w:rsidRPr="00EB1F74">
        <w:rPr>
          <w:rStyle w:val="-Normal"/>
          <w:rFonts w:ascii="Frutiger LT Arabic 45 Light" w:hAnsi="Frutiger LT Arabic 45 Light" w:cs="Frutiger LT Arabic 45 Light"/>
          <w:color w:val="000000" w:themeColor="text1"/>
        </w:rPr>
        <w:t>.</w:t>
      </w:r>
    </w:p>
    <w:p w14:paraId="69DD3A8D" w14:textId="77777777" w:rsidR="00E11697" w:rsidRPr="00367045" w:rsidRDefault="0042121E" w:rsidP="00CB3C97">
      <w:pPr>
        <w:pStyle w:val="-Heading2"/>
        <w:rPr>
          <w:rFonts w:ascii="Frutiger LT Arabic 45 Light" w:eastAsia="Calibri" w:hAnsi="Frutiger LT Arabic 45 Light" w:cs="Frutiger LT Arabic 45 Light"/>
          <w:i/>
          <w:iCs/>
          <w:color w:val="8A7967"/>
        </w:rPr>
      </w:pPr>
      <w:bookmarkStart w:id="5677" w:name="_Toc465250458"/>
      <w:bookmarkStart w:id="5678" w:name="_Toc465254821"/>
      <w:bookmarkStart w:id="5679" w:name="_Toc133740308"/>
      <w:r w:rsidRPr="00367045">
        <w:rPr>
          <w:rFonts w:ascii="Frutiger LT Arabic 45 Light" w:eastAsia="Calibri" w:hAnsi="Frutiger LT Arabic 45 Light" w:cs="Frutiger LT Arabic 45 Light"/>
          <w:i/>
          <w:iCs/>
          <w:color w:val="8A7967"/>
        </w:rPr>
        <w:t>PCI</w:t>
      </w:r>
      <w:bookmarkEnd w:id="5677"/>
      <w:bookmarkEnd w:id="5678"/>
      <w:bookmarkEnd w:id="5679"/>
      <w:r w:rsidR="00E11697" w:rsidRPr="00367045">
        <w:rPr>
          <w:rFonts w:ascii="Frutiger LT Arabic 45 Light" w:eastAsia="Calibri" w:hAnsi="Frutiger LT Arabic 45 Light" w:cs="Frutiger LT Arabic 45 Light"/>
          <w:i/>
          <w:iCs/>
          <w:color w:val="8A7967"/>
        </w:rPr>
        <w:t xml:space="preserve"> </w:t>
      </w:r>
    </w:p>
    <w:p w14:paraId="671C1680" w14:textId="77777777" w:rsidR="0042121E"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PCI Compliance is not required because this system doesn’t contain, display, forward or store any credit card information on any of the system servers.</w:t>
      </w:r>
    </w:p>
    <w:p w14:paraId="3B982031" w14:textId="77777777" w:rsidR="0042121E"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The above statement is not to be erased unless it is not true, to help you identified if you need to be PCI compliance; you have to answer at least one YES to one of the following questions</w:t>
      </w:r>
    </w:p>
    <w:p w14:paraId="5617BCA9" w14:textId="10CFE497" w:rsidR="0042121E" w:rsidRPr="00EB1F74" w:rsidRDefault="0042121E" w:rsidP="00CB3C97">
      <w:pPr>
        <w:pStyle w:val="ListParagraph"/>
        <w:numPr>
          <w:ilvl w:val="0"/>
          <w:numId w:val="20"/>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Does the system receive full card numbers (Y/N</w:t>
      </w:r>
      <w:del w:id="5680" w:author="Islam Nady" w:date="2024-06-09T20:52:00Z">
        <w:r w:rsidRPr="00EB1F74" w:rsidDel="00887F65">
          <w:rPr>
            <w:rStyle w:val="-Normal"/>
            <w:rFonts w:ascii="Frutiger LT Arabic 45 Light" w:hAnsi="Frutiger LT Arabic 45 Light" w:cs="Frutiger LT Arabic 45 Light"/>
            <w:color w:val="000000" w:themeColor="text1"/>
          </w:rPr>
          <w:delText>)?</w:delText>
        </w:r>
      </w:del>
      <w:ins w:id="5681" w:author="Islam Nady" w:date="2024-06-09T20:52:00Z">
        <w:r w:rsidR="00887F65" w:rsidRPr="00EB1F74">
          <w:rPr>
            <w:rStyle w:val="-Normal"/>
            <w:rFonts w:ascii="Frutiger LT Arabic 45 Light" w:hAnsi="Frutiger LT Arabic 45 Light" w:cs="Frutiger LT Arabic 45 Light"/>
            <w:color w:val="000000" w:themeColor="text1"/>
          </w:rPr>
          <w:t>)?</w:t>
        </w:r>
        <w:r w:rsidR="00887F65">
          <w:rPr>
            <w:rStyle w:val="-Normal"/>
            <w:rFonts w:ascii="Frutiger LT Arabic 45 Light" w:hAnsi="Frutiger LT Arabic 45 Light" w:cs="Frutiger LT Arabic 45 Light"/>
            <w:color w:val="000000" w:themeColor="text1"/>
          </w:rPr>
          <w:t xml:space="preserve"> No</w:t>
        </w:r>
      </w:ins>
    </w:p>
    <w:p w14:paraId="67AD7676" w14:textId="136FED6E" w:rsidR="0042121E" w:rsidRPr="00EB1F74" w:rsidRDefault="0042121E" w:rsidP="00CB3C97">
      <w:pPr>
        <w:pStyle w:val="ListParagraph"/>
        <w:numPr>
          <w:ilvl w:val="0"/>
          <w:numId w:val="20"/>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Does the system send full card numbers (Y/N)?</w:t>
      </w:r>
      <w:ins w:id="5682" w:author="Islam Nady" w:date="2024-06-09T20:52:00Z">
        <w:r w:rsidR="00887F65" w:rsidRPr="00887F65">
          <w:rPr>
            <w:rStyle w:val="-Normal"/>
            <w:rFonts w:ascii="Frutiger LT Arabic 45 Light" w:hAnsi="Frutiger LT Arabic 45 Light" w:cs="Frutiger LT Arabic 45 Light"/>
            <w:color w:val="000000" w:themeColor="text1"/>
          </w:rPr>
          <w:t xml:space="preserve"> </w:t>
        </w:r>
        <w:r w:rsidR="00887F65">
          <w:rPr>
            <w:rStyle w:val="-Normal"/>
            <w:rFonts w:ascii="Frutiger LT Arabic 45 Light" w:hAnsi="Frutiger LT Arabic 45 Light" w:cs="Frutiger LT Arabic 45 Light"/>
            <w:color w:val="000000" w:themeColor="text1"/>
          </w:rPr>
          <w:t>No</w:t>
        </w:r>
      </w:ins>
    </w:p>
    <w:p w14:paraId="04A66942" w14:textId="03A83BF1" w:rsidR="0042121E" w:rsidRPr="00EB1F74" w:rsidRDefault="0042121E" w:rsidP="00CB3C97">
      <w:pPr>
        <w:pStyle w:val="ListParagraph"/>
        <w:numPr>
          <w:ilvl w:val="0"/>
          <w:numId w:val="20"/>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Does the system store full card numbers (Y/N)?</w:t>
      </w:r>
      <w:ins w:id="5683" w:author="Islam Nady" w:date="2024-06-09T20:53:00Z">
        <w:r w:rsidR="00887F65" w:rsidRPr="00887F65">
          <w:rPr>
            <w:rStyle w:val="-Normal"/>
            <w:rFonts w:ascii="Frutiger LT Arabic 45 Light" w:hAnsi="Frutiger LT Arabic 45 Light" w:cs="Frutiger LT Arabic 45 Light"/>
            <w:color w:val="000000" w:themeColor="text1"/>
          </w:rPr>
          <w:t xml:space="preserve"> </w:t>
        </w:r>
        <w:r w:rsidR="00887F65">
          <w:rPr>
            <w:rStyle w:val="-Normal"/>
            <w:rFonts w:ascii="Frutiger LT Arabic 45 Light" w:hAnsi="Frutiger LT Arabic 45 Light" w:cs="Frutiger LT Arabic 45 Light"/>
            <w:color w:val="000000" w:themeColor="text1"/>
          </w:rPr>
          <w:t>No</w:t>
        </w:r>
      </w:ins>
    </w:p>
    <w:p w14:paraId="7F20BB06" w14:textId="52FDA812" w:rsidR="0042121E" w:rsidRPr="00EB1F74" w:rsidRDefault="0042121E" w:rsidP="00CB3C97">
      <w:pPr>
        <w:pStyle w:val="ListParagraph"/>
        <w:numPr>
          <w:ilvl w:val="0"/>
          <w:numId w:val="20"/>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Does the system display full card numbers (Y/N)?</w:t>
      </w:r>
      <w:ins w:id="5684" w:author="Islam Nady" w:date="2024-06-09T20:53:00Z">
        <w:r w:rsidR="00887F65" w:rsidRPr="00887F65">
          <w:rPr>
            <w:rStyle w:val="-Normal"/>
            <w:rFonts w:ascii="Frutiger LT Arabic 45 Light" w:hAnsi="Frutiger LT Arabic 45 Light" w:cs="Frutiger LT Arabic 45 Light"/>
            <w:color w:val="000000" w:themeColor="text1"/>
          </w:rPr>
          <w:t xml:space="preserve"> </w:t>
        </w:r>
        <w:r w:rsidR="00887F65">
          <w:rPr>
            <w:rStyle w:val="-Normal"/>
            <w:rFonts w:ascii="Frutiger LT Arabic 45 Light" w:hAnsi="Frutiger LT Arabic 45 Light" w:cs="Frutiger LT Arabic 45 Light"/>
            <w:color w:val="000000" w:themeColor="text1"/>
          </w:rPr>
          <w:t>No</w:t>
        </w:r>
      </w:ins>
    </w:p>
    <w:p w14:paraId="25B3E246" w14:textId="06F06570" w:rsidR="0042121E" w:rsidRPr="00EB1F74" w:rsidRDefault="0042121E" w:rsidP="00CB3C97">
      <w:pPr>
        <w:pStyle w:val="ListParagraph"/>
        <w:numPr>
          <w:ilvl w:val="0"/>
          <w:numId w:val="20"/>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Does the system process full card numbers (Y/N)?</w:t>
      </w:r>
      <w:ins w:id="5685" w:author="Islam Nady" w:date="2024-06-09T20:53:00Z">
        <w:r w:rsidR="00887F65" w:rsidRPr="00887F65">
          <w:rPr>
            <w:rStyle w:val="-Normal"/>
            <w:rFonts w:ascii="Frutiger LT Arabic 45 Light" w:hAnsi="Frutiger LT Arabic 45 Light" w:cs="Frutiger LT Arabic 45 Light"/>
            <w:color w:val="000000" w:themeColor="text1"/>
          </w:rPr>
          <w:t xml:space="preserve"> </w:t>
        </w:r>
        <w:r w:rsidR="00887F65">
          <w:rPr>
            <w:rStyle w:val="-Normal"/>
            <w:rFonts w:ascii="Frutiger LT Arabic 45 Light" w:hAnsi="Frutiger LT Arabic 45 Light" w:cs="Frutiger LT Arabic 45 Light"/>
            <w:color w:val="000000" w:themeColor="text1"/>
          </w:rPr>
          <w:t>No</w:t>
        </w:r>
      </w:ins>
    </w:p>
    <w:p w14:paraId="00FC4C1C" w14:textId="77777777" w:rsidR="0042121E"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If your answer was “No” to all of the above questions, then your system is out of the PCI-DSS project scope.</w:t>
      </w:r>
    </w:p>
    <w:p w14:paraId="6A0075E2" w14:textId="77777777" w:rsidR="0042121E"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If your answer was “Yes” to one, you are required to have the following:</w:t>
      </w:r>
    </w:p>
    <w:p w14:paraId="2EB74349" w14:textId="77777777" w:rsidR="0042121E" w:rsidRPr="00EB1F74" w:rsidRDefault="0042121E"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PCI Required Agents / Required OS and DB Hardening</w:t>
      </w:r>
    </w:p>
    <w:p w14:paraId="479D00D7" w14:textId="77777777" w:rsidR="0042121E" w:rsidRPr="00EB1F74" w:rsidRDefault="0042121E" w:rsidP="00CB3C97">
      <w:pPr>
        <w:pStyle w:val="ListParagraph"/>
        <w:numPr>
          <w:ilvl w:val="0"/>
          <w:numId w:val="21"/>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Tripwire OS Agent for Platform</w:t>
      </w:r>
    </w:p>
    <w:p w14:paraId="6D361038" w14:textId="77777777" w:rsidR="0042121E" w:rsidRPr="00EB1F74" w:rsidRDefault="0042121E" w:rsidP="00CB3C97">
      <w:pPr>
        <w:pStyle w:val="ListParagraph"/>
        <w:numPr>
          <w:ilvl w:val="0"/>
          <w:numId w:val="21"/>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Tripwire Oracle on SUN DB Connector /SQL Connector</w:t>
      </w:r>
    </w:p>
    <w:p w14:paraId="4E19258F" w14:textId="77777777" w:rsidR="0042121E" w:rsidRPr="00EB1F74" w:rsidRDefault="0042121E" w:rsidP="00CB3C97">
      <w:pPr>
        <w:pStyle w:val="ListParagraph"/>
        <w:numPr>
          <w:ilvl w:val="0"/>
          <w:numId w:val="21"/>
        </w:num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PCI Hardening for OS</w:t>
      </w:r>
    </w:p>
    <w:p w14:paraId="35C2CA79" w14:textId="77777777" w:rsidR="00E11697" w:rsidRPr="00EB1F74" w:rsidRDefault="0042121E" w:rsidP="00CB3C97">
      <w:pPr>
        <w:pStyle w:val="ListParagraph"/>
        <w:numPr>
          <w:ilvl w:val="0"/>
          <w:numId w:val="21"/>
        </w:numPr>
        <w:jc w:val="both"/>
        <w:rPr>
          <w:rStyle w:val="-Normal"/>
          <w:rFonts w:ascii="Frutiger LT Arabic 45 Light" w:hAnsi="Frutiger LT Arabic 45 Light" w:cs="Frutiger LT Arabic 45 Light"/>
          <w:i/>
          <w:iCs/>
          <w:color w:val="000000" w:themeColor="text1"/>
        </w:rPr>
      </w:pPr>
      <w:r w:rsidRPr="00EB1F74">
        <w:rPr>
          <w:rStyle w:val="-Normal"/>
          <w:rFonts w:ascii="Frutiger LT Arabic 45 Light" w:hAnsi="Frutiger LT Arabic 45 Light" w:cs="Frutiger LT Arabic 45 Light"/>
          <w:color w:val="000000" w:themeColor="text1"/>
        </w:rPr>
        <w:t>PCI Hardening for Oracle DB /SQL</w:t>
      </w:r>
    </w:p>
    <w:p w14:paraId="0CDE508A" w14:textId="77777777" w:rsidR="00E11697" w:rsidRPr="00367045" w:rsidRDefault="00123131" w:rsidP="00CB3C97">
      <w:pPr>
        <w:pStyle w:val="-Heading2"/>
        <w:rPr>
          <w:rFonts w:ascii="Frutiger LT Arabic 45 Light" w:eastAsia="Calibri" w:hAnsi="Frutiger LT Arabic 45 Light" w:cs="Frutiger LT Arabic 45 Light"/>
          <w:i/>
          <w:iCs/>
          <w:color w:val="8A7967"/>
        </w:rPr>
      </w:pPr>
      <w:bookmarkStart w:id="5686" w:name="_Toc465250459"/>
      <w:bookmarkStart w:id="5687" w:name="_Toc465254822"/>
      <w:bookmarkStart w:id="5688" w:name="_Toc133740309"/>
      <w:r w:rsidRPr="00367045">
        <w:rPr>
          <w:rFonts w:ascii="Frutiger LT Arabic 45 Light" w:eastAsia="Calibri" w:hAnsi="Frutiger LT Arabic 45 Light" w:cs="Frutiger LT Arabic 45 Light"/>
          <w:i/>
          <w:iCs/>
          <w:color w:val="8A7967"/>
        </w:rPr>
        <w:t>Port List</w:t>
      </w:r>
      <w:bookmarkEnd w:id="5686"/>
      <w:bookmarkEnd w:id="5687"/>
      <w:bookmarkEnd w:id="5688"/>
      <w:r w:rsidR="00E11697" w:rsidRPr="00367045">
        <w:rPr>
          <w:rFonts w:ascii="Frutiger LT Arabic 45 Light" w:eastAsia="Calibri" w:hAnsi="Frutiger LT Arabic 45 Light" w:cs="Frutiger LT Arabic 45 Light"/>
          <w:i/>
          <w:iCs/>
          <w:color w:val="8A7967"/>
        </w:rPr>
        <w:t xml:space="preserve"> </w:t>
      </w:r>
    </w:p>
    <w:p w14:paraId="47C463AC" w14:textId="77777777" w:rsidR="00E11697" w:rsidRPr="00EB1F74" w:rsidRDefault="00123131"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List all the ports to be opened, this includes firewall ports and any communication ports such as application to database traffic.</w:t>
      </w:r>
    </w:p>
    <w:p w14:paraId="54309766" w14:textId="1E427E6D" w:rsidR="00123131" w:rsidRDefault="00123131" w:rsidP="00CB3C97">
      <w:pPr>
        <w:pStyle w:val="Heading3"/>
        <w:spacing w:before="120"/>
        <w:rPr>
          <w:ins w:id="5689" w:author="Islam Nady" w:date="2024-06-09T20:56:00Z"/>
          <w:rStyle w:val="-Normal"/>
          <w:rFonts w:ascii="Frutiger LT Arabic 45 Light" w:hAnsi="Frutiger LT Arabic 45 Light" w:cs="Frutiger LT Arabic 45 Light"/>
          <w:i/>
          <w:iCs/>
          <w:color w:val="000000" w:themeColor="text1"/>
          <w:sz w:val="22"/>
          <w:szCs w:val="22"/>
        </w:rPr>
      </w:pPr>
      <w:bookmarkStart w:id="5690" w:name="_Toc465254823"/>
      <w:bookmarkStart w:id="5691" w:name="_Toc133740310"/>
      <w:r w:rsidRPr="00A7108F">
        <w:rPr>
          <w:rStyle w:val="-Normal"/>
          <w:rFonts w:ascii="Frutiger LT Arabic 45 Light" w:hAnsi="Frutiger LT Arabic 45 Light" w:cs="Frutiger LT Arabic 45 Light"/>
          <w:i/>
          <w:iCs/>
          <w:color w:val="000000" w:themeColor="text1"/>
          <w:sz w:val="22"/>
          <w:szCs w:val="22"/>
        </w:rPr>
        <w:t>Production Ports List</w:t>
      </w:r>
      <w:bookmarkEnd w:id="5690"/>
      <w:bookmarkEnd w:id="5691"/>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Change w:id="5692" w:author="Mohamed Amer" w:date="2024-07-28T16:36:00Z" w16du:dateUtc="2024-07-28T13:36:00Z">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PrChange>
      </w:tblPr>
      <w:tblGrid>
        <w:gridCol w:w="2830"/>
        <w:gridCol w:w="2690"/>
        <w:gridCol w:w="1734"/>
        <w:gridCol w:w="3236"/>
        <w:tblGridChange w:id="5693">
          <w:tblGrid>
            <w:gridCol w:w="15"/>
            <w:gridCol w:w="1638"/>
            <w:gridCol w:w="342"/>
            <w:gridCol w:w="835"/>
            <w:gridCol w:w="1047"/>
            <w:gridCol w:w="1643"/>
            <w:gridCol w:w="1734"/>
            <w:gridCol w:w="321"/>
            <w:gridCol w:w="2915"/>
            <w:gridCol w:w="15"/>
          </w:tblGrid>
        </w:tblGridChange>
      </w:tblGrid>
      <w:tr w:rsidR="00FB31B6" w14:paraId="0AED7809" w14:textId="77777777" w:rsidTr="00897CB5">
        <w:trPr>
          <w:cnfStyle w:val="100000000000" w:firstRow="1" w:lastRow="0" w:firstColumn="0" w:lastColumn="0" w:oddVBand="0" w:evenVBand="0" w:oddHBand="0" w:evenHBand="0" w:firstRowFirstColumn="0" w:firstRowLastColumn="0" w:lastRowFirstColumn="0" w:lastRowLastColumn="0"/>
          <w:tblHeader/>
          <w:ins w:id="5694" w:author="Islam Nady" w:date="2024-06-09T20:56:00Z"/>
          <w:trPrChange w:id="5695" w:author="Mohamed Amer" w:date="2024-07-28T16:36:00Z" w16du:dateUtc="2024-07-28T13:36:00Z">
            <w:trPr>
              <w:gridBefore w:val="1"/>
              <w:tblHeader/>
            </w:trPr>
          </w:trPrChange>
        </w:trPr>
        <w:tc>
          <w:tcPr>
            <w:tcW w:w="1980" w:type="dxa"/>
            <w:tcPrChange w:id="5696" w:author="Mohamed Amer" w:date="2024-07-28T16:36:00Z" w16du:dateUtc="2024-07-28T13:36:00Z">
              <w:tcPr>
                <w:tcW w:w="1638" w:type="dxa"/>
              </w:tcPr>
            </w:tcPrChange>
          </w:tcPr>
          <w:p w14:paraId="49C53056" w14:textId="77777777" w:rsidR="00FB31B6" w:rsidRPr="000926D4" w:rsidRDefault="00FB31B6" w:rsidP="00E162B2">
            <w:pPr>
              <w:tabs>
                <w:tab w:val="right" w:pos="224"/>
              </w:tabs>
              <w:cnfStyle w:val="100000000000" w:firstRow="1" w:lastRow="0" w:firstColumn="0" w:lastColumn="0" w:oddVBand="0" w:evenVBand="0" w:oddHBand="0" w:evenHBand="0" w:firstRowFirstColumn="0" w:firstRowLastColumn="0" w:lastRowFirstColumn="0" w:lastRowLastColumn="0"/>
              <w:rPr>
                <w:ins w:id="5697" w:author="Islam Nady" w:date="2024-06-09T20:56:00Z"/>
                <w:b w:val="0"/>
                <w:bCs w:val="0"/>
                <w:color w:val="FFFFFF"/>
              </w:rPr>
            </w:pPr>
            <w:bookmarkStart w:id="5698" w:name="_Hlk161239351"/>
            <w:ins w:id="5699" w:author="Islam Nady" w:date="2024-06-09T20:56:00Z">
              <w:r>
                <w:rPr>
                  <w:color w:val="FFFFFF"/>
                </w:rPr>
                <w:t>Source (Computer Name/IP)</w:t>
              </w:r>
            </w:ins>
          </w:p>
        </w:tc>
        <w:tc>
          <w:tcPr>
            <w:tcW w:w="1882" w:type="dxa"/>
            <w:tcPrChange w:id="5700" w:author="Mohamed Amer" w:date="2024-07-28T16:36:00Z" w16du:dateUtc="2024-07-28T13:36:00Z">
              <w:tcPr>
                <w:tcW w:w="2224" w:type="dxa"/>
                <w:gridSpan w:val="3"/>
              </w:tcPr>
            </w:tcPrChange>
          </w:tcPr>
          <w:p w14:paraId="2CDC284A" w14:textId="77777777" w:rsidR="00FB31B6" w:rsidRPr="000926D4" w:rsidRDefault="00FB31B6" w:rsidP="00E162B2">
            <w:pPr>
              <w:tabs>
                <w:tab w:val="right" w:pos="224"/>
              </w:tabs>
              <w:cnfStyle w:val="100000000000" w:firstRow="1" w:lastRow="0" w:firstColumn="0" w:lastColumn="0" w:oddVBand="0" w:evenVBand="0" w:oddHBand="0" w:evenHBand="0" w:firstRowFirstColumn="0" w:firstRowLastColumn="0" w:lastRowFirstColumn="0" w:lastRowLastColumn="0"/>
              <w:rPr>
                <w:ins w:id="5701" w:author="Islam Nady" w:date="2024-06-09T20:56:00Z"/>
                <w:b w:val="0"/>
                <w:bCs w:val="0"/>
                <w:color w:val="FFFFFF"/>
              </w:rPr>
            </w:pPr>
            <w:ins w:id="5702" w:author="Islam Nady" w:date="2024-06-09T20:56:00Z">
              <w:r>
                <w:rPr>
                  <w:color w:val="FFFFFF"/>
                </w:rPr>
                <w:t>Destination (Computer name/IP)</w:t>
              </w:r>
            </w:ins>
          </w:p>
        </w:tc>
        <w:tc>
          <w:tcPr>
            <w:tcW w:w="0" w:type="dxa"/>
            <w:tcPrChange w:id="5703" w:author="Mohamed Amer" w:date="2024-07-28T16:36:00Z" w16du:dateUtc="2024-07-28T13:36:00Z">
              <w:tcPr>
                <w:tcW w:w="3698" w:type="dxa"/>
                <w:gridSpan w:val="3"/>
              </w:tcPr>
            </w:tcPrChange>
          </w:tcPr>
          <w:p w14:paraId="15025895" w14:textId="77777777" w:rsidR="00FB31B6" w:rsidRPr="007967CB" w:rsidRDefault="00FB31B6" w:rsidP="00E162B2">
            <w:pPr>
              <w:tabs>
                <w:tab w:val="right" w:pos="224"/>
              </w:tabs>
              <w:cnfStyle w:val="100000000000" w:firstRow="1" w:lastRow="0" w:firstColumn="0" w:lastColumn="0" w:oddVBand="0" w:evenVBand="0" w:oddHBand="0" w:evenHBand="0" w:firstRowFirstColumn="0" w:firstRowLastColumn="0" w:lastRowFirstColumn="0" w:lastRowLastColumn="0"/>
              <w:rPr>
                <w:ins w:id="5704" w:author="Islam Nady" w:date="2024-06-09T20:56:00Z"/>
                <w:color w:val="FFFFFF"/>
              </w:rPr>
            </w:pPr>
            <w:ins w:id="5705" w:author="Islam Nady" w:date="2024-06-09T20:56:00Z">
              <w:r>
                <w:rPr>
                  <w:color w:val="FFFFFF"/>
                </w:rPr>
                <w:t>TCP / UDP / Both</w:t>
              </w:r>
            </w:ins>
          </w:p>
        </w:tc>
        <w:tc>
          <w:tcPr>
            <w:tcW w:w="0" w:type="dxa"/>
            <w:tcPrChange w:id="5706" w:author="Mohamed Amer" w:date="2024-07-28T16:36:00Z" w16du:dateUtc="2024-07-28T13:36:00Z">
              <w:tcPr>
                <w:tcW w:w="2930" w:type="dxa"/>
                <w:gridSpan w:val="2"/>
              </w:tcPr>
            </w:tcPrChange>
          </w:tcPr>
          <w:p w14:paraId="160CFA5D" w14:textId="77777777" w:rsidR="00FB31B6" w:rsidRDefault="00FB31B6" w:rsidP="00E162B2">
            <w:pPr>
              <w:tabs>
                <w:tab w:val="right" w:pos="224"/>
              </w:tabs>
              <w:cnfStyle w:val="100000000000" w:firstRow="1" w:lastRow="0" w:firstColumn="0" w:lastColumn="0" w:oddVBand="0" w:evenVBand="0" w:oddHBand="0" w:evenHBand="0" w:firstRowFirstColumn="0" w:firstRowLastColumn="0" w:lastRowFirstColumn="0" w:lastRowLastColumn="0"/>
              <w:rPr>
                <w:ins w:id="5707" w:author="Islam Nady" w:date="2024-06-09T20:56:00Z"/>
                <w:color w:val="FFFFFF"/>
              </w:rPr>
            </w:pPr>
            <w:ins w:id="5708" w:author="Islam Nady" w:date="2024-06-09T20:56:00Z">
              <w:r>
                <w:rPr>
                  <w:color w:val="FFFFFF"/>
                </w:rPr>
                <w:t>Port number</w:t>
              </w:r>
            </w:ins>
          </w:p>
        </w:tc>
      </w:tr>
      <w:tr w:rsidR="00FB31B6" w14:paraId="054668BE" w14:textId="77777777" w:rsidTr="00897CB5">
        <w:trPr>
          <w:trHeight w:val="251"/>
          <w:ins w:id="5709" w:author="Islam Nady" w:date="2024-06-09T20:56:00Z"/>
          <w:trPrChange w:id="5710" w:author="Mohamed Amer" w:date="2024-07-28T16:36:00Z" w16du:dateUtc="2024-07-28T13:36:00Z">
            <w:trPr>
              <w:gridBefore w:val="1"/>
              <w:trHeight w:val="251"/>
            </w:trPr>
          </w:trPrChange>
        </w:trPr>
        <w:tc>
          <w:tcPr>
            <w:tcW w:w="1980" w:type="dxa"/>
            <w:vAlign w:val="top"/>
            <w:tcPrChange w:id="5711" w:author="Mohamed Amer" w:date="2024-07-28T16:36:00Z" w16du:dateUtc="2024-07-28T13:36:00Z">
              <w:tcPr>
                <w:tcW w:w="1638" w:type="dxa"/>
                <w:vAlign w:val="top"/>
              </w:tcPr>
            </w:tcPrChange>
          </w:tcPr>
          <w:p w14:paraId="5322B83A" w14:textId="77777777" w:rsidR="00FB31B6" w:rsidRPr="00503772" w:rsidRDefault="00FB31B6" w:rsidP="00E162B2">
            <w:pPr>
              <w:pStyle w:val="TableBodyText"/>
              <w:rPr>
                <w:ins w:id="5712" w:author="Islam Nady" w:date="2024-06-09T20:56:00Z"/>
                <w:rStyle w:val="-Normal"/>
                <w:rFonts w:ascii="Frutiger LT Arabic 45 Light" w:hAnsi="Frutiger LT Arabic 45 Light" w:cs="Frutiger LT Arabic 45 Light"/>
                <w:bCs w:val="0"/>
                <w:color w:val="000000" w:themeColor="text1"/>
              </w:rPr>
            </w:pPr>
            <w:ins w:id="5713" w:author="Islam Nady" w:date="2024-06-09T20:56:00Z">
              <w:r>
                <w:rPr>
                  <w:rStyle w:val="-Normal"/>
                  <w:rFonts w:ascii="Frutiger LT Arabic 45 Light" w:hAnsi="Frutiger LT Arabic 45 Light" w:cs="Frutiger LT Arabic 45 Light"/>
                  <w:bCs w:val="0"/>
                  <w:color w:val="000000" w:themeColor="text1"/>
                </w:rPr>
                <w:t>C</w:t>
              </w:r>
              <w:r>
                <w:rPr>
                  <w:rStyle w:val="-Normal"/>
                  <w:rFonts w:ascii="Frutiger LT Arabic 45 Light" w:hAnsi="Frutiger LT Arabic 45 Light" w:cs="Frutiger LT Arabic 45 Light"/>
                  <w:color w:val="000000" w:themeColor="text1"/>
                </w:rPr>
                <w:t>ontrol Room</w:t>
              </w:r>
            </w:ins>
          </w:p>
        </w:tc>
        <w:tc>
          <w:tcPr>
            <w:tcW w:w="1882" w:type="dxa"/>
            <w:vAlign w:val="top"/>
            <w:tcPrChange w:id="5714" w:author="Mohamed Amer" w:date="2024-07-28T16:36:00Z" w16du:dateUtc="2024-07-28T13:36:00Z">
              <w:tcPr>
                <w:tcW w:w="2224" w:type="dxa"/>
                <w:gridSpan w:val="3"/>
                <w:vAlign w:val="top"/>
              </w:tcPr>
            </w:tcPrChange>
          </w:tcPr>
          <w:p w14:paraId="7602636E" w14:textId="77777777" w:rsidR="00FB31B6" w:rsidRPr="00503772" w:rsidRDefault="00FB31B6" w:rsidP="00E162B2">
            <w:pPr>
              <w:pStyle w:val="TableBodyText"/>
              <w:rPr>
                <w:ins w:id="5715" w:author="Islam Nady" w:date="2024-06-09T20:56:00Z"/>
                <w:rStyle w:val="-Normal"/>
                <w:rFonts w:ascii="Frutiger LT Arabic 45 Light" w:hAnsi="Frutiger LT Arabic 45 Light" w:cs="Frutiger LT Arabic 45 Light"/>
                <w:bCs w:val="0"/>
                <w:color w:val="000000" w:themeColor="text1"/>
              </w:rPr>
            </w:pPr>
            <w:ins w:id="5716" w:author="Islam Nady" w:date="2024-06-09T20:56:00Z">
              <w:r w:rsidRPr="00503772">
                <w:rPr>
                  <w:rStyle w:val="-Normal"/>
                  <w:rFonts w:ascii="Frutiger LT Arabic 45 Light" w:hAnsi="Frutiger LT Arabic 45 Light" w:cs="Frutiger LT Arabic 45 Light"/>
                  <w:bCs w:val="0"/>
                  <w:color w:val="000000" w:themeColor="text1"/>
                </w:rPr>
                <w:t>Active Directory</w:t>
              </w:r>
            </w:ins>
          </w:p>
        </w:tc>
        <w:tc>
          <w:tcPr>
            <w:tcW w:w="0" w:type="dxa"/>
            <w:gridSpan w:val="2"/>
            <w:vMerge w:val="restart"/>
            <w:tcPrChange w:id="5717" w:author="Mohamed Amer" w:date="2024-07-28T16:36:00Z" w16du:dateUtc="2024-07-28T13:36:00Z">
              <w:tcPr>
                <w:tcW w:w="6628" w:type="dxa"/>
                <w:gridSpan w:val="5"/>
                <w:vMerge w:val="restart"/>
              </w:tcPr>
            </w:tcPrChange>
          </w:tcPr>
          <w:tbl>
            <w:tblPr>
              <w:tblStyle w:val="TableGrid"/>
              <w:tblW w:w="0" w:type="auto"/>
              <w:tblLook w:val="04A0" w:firstRow="1" w:lastRow="0" w:firstColumn="1" w:lastColumn="0" w:noHBand="0" w:noVBand="1"/>
            </w:tblPr>
            <w:tblGrid>
              <w:gridCol w:w="1781"/>
              <w:gridCol w:w="1280"/>
              <w:gridCol w:w="1683"/>
            </w:tblGrid>
            <w:tr w:rsidR="00FB31B6" w14:paraId="345F1B65" w14:textId="77777777" w:rsidTr="00E162B2">
              <w:trPr>
                <w:ins w:id="5718" w:author="Islam Nady" w:date="2024-06-09T20:56:00Z"/>
              </w:trPr>
              <w:tc>
                <w:tcPr>
                  <w:tcW w:w="0" w:type="auto"/>
                  <w:hideMark/>
                </w:tcPr>
                <w:p w14:paraId="54AD7569" w14:textId="77777777" w:rsidR="00FB31B6" w:rsidRPr="00016E3C" w:rsidRDefault="00FB31B6" w:rsidP="00E162B2">
                  <w:pPr>
                    <w:rPr>
                      <w:ins w:id="5719" w:author="Islam Nady" w:date="2024-06-09T20:56:00Z"/>
                      <w:rStyle w:val="-Normal"/>
                      <w:rFonts w:ascii="Frutiger LT Arabic 45 Light" w:hAnsi="Frutiger LT Arabic 45 Light" w:cs="Frutiger LT Arabic 45 Light"/>
                      <w:color w:val="000000" w:themeColor="text1"/>
                    </w:rPr>
                  </w:pPr>
                  <w:ins w:id="5720" w:author="Islam Nady" w:date="2024-06-09T20:56:00Z">
                    <w:r w:rsidRPr="00016E3C">
                      <w:rPr>
                        <w:rStyle w:val="-Normal"/>
                        <w:rFonts w:ascii="Frutiger LT Arabic 45 Light" w:hAnsi="Frutiger LT Arabic 45 Light" w:cs="Frutiger LT Arabic 45 Light"/>
                        <w:color w:val="000000" w:themeColor="text1"/>
                      </w:rPr>
                      <w:t>LDAP</w:t>
                    </w:r>
                  </w:ins>
                </w:p>
              </w:tc>
              <w:tc>
                <w:tcPr>
                  <w:tcW w:w="0" w:type="auto"/>
                  <w:hideMark/>
                </w:tcPr>
                <w:p w14:paraId="1D7E2021" w14:textId="77777777" w:rsidR="00FB31B6" w:rsidRPr="00016E3C" w:rsidRDefault="00FB31B6" w:rsidP="00E162B2">
                  <w:pPr>
                    <w:rPr>
                      <w:ins w:id="5721" w:author="Islam Nady" w:date="2024-06-09T20:56:00Z"/>
                      <w:rStyle w:val="-Normal"/>
                      <w:rFonts w:ascii="Frutiger LT Arabic 45 Light" w:hAnsi="Frutiger LT Arabic 45 Light" w:cs="Frutiger LT Arabic 45 Light"/>
                      <w:color w:val="000000" w:themeColor="text1"/>
                    </w:rPr>
                  </w:pPr>
                  <w:ins w:id="5722" w:author="Islam Nady" w:date="2024-06-09T20:56:00Z">
                    <w:r w:rsidRPr="00016E3C">
                      <w:rPr>
                        <w:rStyle w:val="-Normal"/>
                        <w:rFonts w:ascii="Frutiger LT Arabic 45 Light" w:hAnsi="Frutiger LT Arabic 45 Light" w:cs="Frutiger LT Arabic 45 Light"/>
                        <w:color w:val="000000" w:themeColor="text1"/>
                      </w:rPr>
                      <w:t>389 (TCP)</w:t>
                    </w:r>
                  </w:ins>
                </w:p>
              </w:tc>
              <w:tc>
                <w:tcPr>
                  <w:tcW w:w="0" w:type="auto"/>
                  <w:hideMark/>
                </w:tcPr>
                <w:p w14:paraId="0AA34372" w14:textId="77777777" w:rsidR="00FB31B6" w:rsidRPr="00016E3C" w:rsidRDefault="00FB31B6" w:rsidP="00E162B2">
                  <w:pPr>
                    <w:rPr>
                      <w:ins w:id="5723" w:author="Islam Nady" w:date="2024-06-09T20:56:00Z"/>
                      <w:rStyle w:val="-Normal"/>
                      <w:rFonts w:ascii="Frutiger LT Arabic 45 Light" w:hAnsi="Frutiger LT Arabic 45 Light" w:cs="Frutiger LT Arabic 45 Light"/>
                      <w:color w:val="000000" w:themeColor="text1"/>
                    </w:rPr>
                  </w:pPr>
                  <w:ins w:id="5724" w:author="Islam Nady" w:date="2024-06-09T20:56:00Z">
                    <w:r w:rsidRPr="00016E3C">
                      <w:rPr>
                        <w:rStyle w:val="-Normal"/>
                        <w:rFonts w:ascii="Frutiger LT Arabic 45 Light" w:hAnsi="Frutiger LT Arabic 45 Light" w:cs="Frutiger LT Arabic 45 Light"/>
                        <w:color w:val="000000" w:themeColor="text1"/>
                      </w:rPr>
                      <w:t>User authentication</w:t>
                    </w:r>
                  </w:ins>
                </w:p>
              </w:tc>
            </w:tr>
            <w:tr w:rsidR="00FB31B6" w14:paraId="689F99B2" w14:textId="77777777" w:rsidTr="00E162B2">
              <w:trPr>
                <w:ins w:id="5725" w:author="Islam Nady" w:date="2024-06-09T20:56:00Z"/>
              </w:trPr>
              <w:tc>
                <w:tcPr>
                  <w:tcW w:w="0" w:type="auto"/>
                  <w:hideMark/>
                </w:tcPr>
                <w:p w14:paraId="3FAAC743" w14:textId="77777777" w:rsidR="00FB31B6" w:rsidRPr="00016E3C" w:rsidRDefault="00FB31B6" w:rsidP="00E162B2">
                  <w:pPr>
                    <w:rPr>
                      <w:ins w:id="5726" w:author="Islam Nady" w:date="2024-06-09T20:56:00Z"/>
                      <w:rStyle w:val="-Normal"/>
                      <w:rFonts w:ascii="Frutiger LT Arabic 45 Light" w:hAnsi="Frutiger LT Arabic 45 Light" w:cs="Frutiger LT Arabic 45 Light"/>
                      <w:color w:val="000000" w:themeColor="text1"/>
                    </w:rPr>
                  </w:pPr>
                  <w:ins w:id="5727" w:author="Islam Nady" w:date="2024-06-09T20:56:00Z">
                    <w:r w:rsidRPr="00016E3C">
                      <w:rPr>
                        <w:rStyle w:val="-Normal"/>
                        <w:rFonts w:ascii="Frutiger LT Arabic 45 Light" w:hAnsi="Frutiger LT Arabic 45 Light" w:cs="Frutiger LT Arabic 45 Light"/>
                        <w:color w:val="000000" w:themeColor="text1"/>
                      </w:rPr>
                      <w:t>LDAP SSL</w:t>
                    </w:r>
                  </w:ins>
                </w:p>
              </w:tc>
              <w:tc>
                <w:tcPr>
                  <w:tcW w:w="0" w:type="auto"/>
                  <w:hideMark/>
                </w:tcPr>
                <w:p w14:paraId="15AB1974" w14:textId="77777777" w:rsidR="00FB31B6" w:rsidRPr="00016E3C" w:rsidRDefault="00FB31B6" w:rsidP="00E162B2">
                  <w:pPr>
                    <w:rPr>
                      <w:ins w:id="5728" w:author="Islam Nady" w:date="2024-06-09T20:56:00Z"/>
                      <w:rStyle w:val="-Normal"/>
                      <w:rFonts w:ascii="Frutiger LT Arabic 45 Light" w:hAnsi="Frutiger LT Arabic 45 Light" w:cs="Frutiger LT Arabic 45 Light"/>
                      <w:color w:val="000000" w:themeColor="text1"/>
                    </w:rPr>
                  </w:pPr>
                  <w:ins w:id="5729" w:author="Islam Nady" w:date="2024-06-09T20:56:00Z">
                    <w:r w:rsidRPr="00016E3C">
                      <w:rPr>
                        <w:rStyle w:val="-Normal"/>
                        <w:rFonts w:ascii="Frutiger LT Arabic 45 Light" w:hAnsi="Frutiger LT Arabic 45 Light" w:cs="Frutiger LT Arabic 45 Light"/>
                        <w:color w:val="000000" w:themeColor="text1"/>
                      </w:rPr>
                      <w:t>636 (TCP)</w:t>
                    </w:r>
                  </w:ins>
                </w:p>
              </w:tc>
              <w:tc>
                <w:tcPr>
                  <w:tcW w:w="0" w:type="auto"/>
                  <w:hideMark/>
                </w:tcPr>
                <w:p w14:paraId="5FFC2EE3" w14:textId="77777777" w:rsidR="00FB31B6" w:rsidRPr="00016E3C" w:rsidRDefault="00FB31B6" w:rsidP="00E162B2">
                  <w:pPr>
                    <w:rPr>
                      <w:ins w:id="5730" w:author="Islam Nady" w:date="2024-06-09T20:56:00Z"/>
                      <w:rStyle w:val="-Normal"/>
                      <w:rFonts w:ascii="Frutiger LT Arabic 45 Light" w:hAnsi="Frutiger LT Arabic 45 Light" w:cs="Frutiger LT Arabic 45 Light"/>
                      <w:color w:val="000000" w:themeColor="text1"/>
                    </w:rPr>
                  </w:pPr>
                  <w:ins w:id="5731" w:author="Islam Nady" w:date="2024-06-09T20:56:00Z">
                    <w:r w:rsidRPr="00016E3C">
                      <w:rPr>
                        <w:rStyle w:val="-Normal"/>
                        <w:rFonts w:ascii="Frutiger LT Arabic 45 Light" w:hAnsi="Frutiger LT Arabic 45 Light" w:cs="Frutiger LT Arabic 45 Light"/>
                        <w:color w:val="000000" w:themeColor="text1"/>
                      </w:rPr>
                      <w:t>User authentication</w:t>
                    </w:r>
                  </w:ins>
                </w:p>
              </w:tc>
            </w:tr>
            <w:tr w:rsidR="00FB31B6" w14:paraId="1D4456F3" w14:textId="77777777" w:rsidTr="00E162B2">
              <w:trPr>
                <w:ins w:id="5732" w:author="Islam Nady" w:date="2024-06-09T20:56:00Z"/>
              </w:trPr>
              <w:tc>
                <w:tcPr>
                  <w:tcW w:w="0" w:type="auto"/>
                  <w:hideMark/>
                </w:tcPr>
                <w:p w14:paraId="4DD83CB2" w14:textId="77777777" w:rsidR="00FB31B6" w:rsidRPr="00016E3C" w:rsidRDefault="00FB31B6" w:rsidP="00E162B2">
                  <w:pPr>
                    <w:rPr>
                      <w:ins w:id="5733" w:author="Islam Nady" w:date="2024-06-09T20:56:00Z"/>
                      <w:rStyle w:val="-Normal"/>
                      <w:rFonts w:ascii="Frutiger LT Arabic 45 Light" w:hAnsi="Frutiger LT Arabic 45 Light" w:cs="Frutiger LT Arabic 45 Light"/>
                      <w:color w:val="000000" w:themeColor="text1"/>
                    </w:rPr>
                  </w:pPr>
                  <w:ins w:id="5734" w:author="Islam Nady" w:date="2024-06-09T20:56:00Z">
                    <w:r w:rsidRPr="00016E3C">
                      <w:rPr>
                        <w:rStyle w:val="-Normal"/>
                        <w:rFonts w:ascii="Frutiger LT Arabic 45 Light" w:hAnsi="Frutiger LT Arabic 45 Light" w:cs="Frutiger LT Arabic 45 Light"/>
                        <w:color w:val="000000" w:themeColor="text1"/>
                      </w:rPr>
                      <w:t>LDAP global controller</w:t>
                    </w:r>
                  </w:ins>
                </w:p>
              </w:tc>
              <w:tc>
                <w:tcPr>
                  <w:tcW w:w="0" w:type="auto"/>
                  <w:hideMark/>
                </w:tcPr>
                <w:p w14:paraId="7B9D5C3E" w14:textId="77777777" w:rsidR="00FB31B6" w:rsidRPr="00016E3C" w:rsidRDefault="00FB31B6" w:rsidP="00E162B2">
                  <w:pPr>
                    <w:rPr>
                      <w:ins w:id="5735" w:author="Islam Nady" w:date="2024-06-09T20:56:00Z"/>
                      <w:rStyle w:val="-Normal"/>
                      <w:rFonts w:ascii="Frutiger LT Arabic 45 Light" w:hAnsi="Frutiger LT Arabic 45 Light" w:cs="Frutiger LT Arabic 45 Light"/>
                      <w:color w:val="000000" w:themeColor="text1"/>
                    </w:rPr>
                  </w:pPr>
                  <w:ins w:id="5736" w:author="Islam Nady" w:date="2024-06-09T20:56:00Z">
                    <w:r w:rsidRPr="00016E3C">
                      <w:rPr>
                        <w:rStyle w:val="-Normal"/>
                        <w:rFonts w:ascii="Frutiger LT Arabic 45 Light" w:hAnsi="Frutiger LT Arabic 45 Light" w:cs="Frutiger LT Arabic 45 Light"/>
                        <w:color w:val="000000" w:themeColor="text1"/>
                      </w:rPr>
                      <w:t>3268 (TCP)</w:t>
                    </w:r>
                  </w:ins>
                </w:p>
              </w:tc>
              <w:tc>
                <w:tcPr>
                  <w:tcW w:w="0" w:type="auto"/>
                  <w:hideMark/>
                </w:tcPr>
                <w:p w14:paraId="5EE89FB9" w14:textId="77777777" w:rsidR="00FB31B6" w:rsidRPr="00016E3C" w:rsidRDefault="00FB31B6" w:rsidP="00E162B2">
                  <w:pPr>
                    <w:rPr>
                      <w:ins w:id="5737" w:author="Islam Nady" w:date="2024-06-09T20:56:00Z"/>
                      <w:rStyle w:val="-Normal"/>
                      <w:rFonts w:ascii="Frutiger LT Arabic 45 Light" w:hAnsi="Frutiger LT Arabic 45 Light" w:cs="Frutiger LT Arabic 45 Light"/>
                      <w:color w:val="000000" w:themeColor="text1"/>
                    </w:rPr>
                  </w:pPr>
                  <w:ins w:id="5738" w:author="Islam Nady" w:date="2024-06-09T20:56:00Z">
                    <w:r w:rsidRPr="00016E3C">
                      <w:rPr>
                        <w:rStyle w:val="-Normal"/>
                        <w:rFonts w:ascii="Frutiger LT Arabic 45 Light" w:hAnsi="Frutiger LT Arabic 45 Light" w:cs="Frutiger LT Arabic 45 Light"/>
                        <w:color w:val="000000" w:themeColor="text1"/>
                      </w:rPr>
                      <w:t>User authentication</w:t>
                    </w:r>
                  </w:ins>
                </w:p>
              </w:tc>
            </w:tr>
            <w:tr w:rsidR="00FB31B6" w14:paraId="3AC77AEC" w14:textId="77777777" w:rsidTr="00E162B2">
              <w:trPr>
                <w:ins w:id="5739" w:author="Islam Nady" w:date="2024-06-09T20:56:00Z"/>
              </w:trPr>
              <w:tc>
                <w:tcPr>
                  <w:tcW w:w="0" w:type="auto"/>
                  <w:hideMark/>
                </w:tcPr>
                <w:p w14:paraId="61C85A7A" w14:textId="77777777" w:rsidR="00FB31B6" w:rsidRPr="00016E3C" w:rsidRDefault="00FB31B6" w:rsidP="00E162B2">
                  <w:pPr>
                    <w:rPr>
                      <w:ins w:id="5740" w:author="Islam Nady" w:date="2024-06-09T20:56:00Z"/>
                      <w:rStyle w:val="-Normal"/>
                      <w:rFonts w:ascii="Frutiger LT Arabic 45 Light" w:hAnsi="Frutiger LT Arabic 45 Light" w:cs="Frutiger LT Arabic 45 Light"/>
                      <w:color w:val="000000" w:themeColor="text1"/>
                    </w:rPr>
                  </w:pPr>
                  <w:ins w:id="5741" w:author="Islam Nady" w:date="2024-06-09T20:56:00Z">
                    <w:r w:rsidRPr="00016E3C">
                      <w:rPr>
                        <w:rStyle w:val="-Normal"/>
                        <w:rFonts w:ascii="Frutiger LT Arabic 45 Light" w:hAnsi="Frutiger LT Arabic 45 Light" w:cs="Frutiger LT Arabic 45 Light"/>
                        <w:color w:val="000000" w:themeColor="text1"/>
                      </w:rPr>
                      <w:t>LDAP global controller SSL</w:t>
                    </w:r>
                  </w:ins>
                </w:p>
              </w:tc>
              <w:tc>
                <w:tcPr>
                  <w:tcW w:w="0" w:type="auto"/>
                  <w:hideMark/>
                </w:tcPr>
                <w:p w14:paraId="5E43EEFB" w14:textId="77777777" w:rsidR="00FB31B6" w:rsidRPr="00016E3C" w:rsidRDefault="00FB31B6" w:rsidP="00E162B2">
                  <w:pPr>
                    <w:rPr>
                      <w:ins w:id="5742" w:author="Islam Nady" w:date="2024-06-09T20:56:00Z"/>
                      <w:rStyle w:val="-Normal"/>
                      <w:rFonts w:ascii="Frutiger LT Arabic 45 Light" w:hAnsi="Frutiger LT Arabic 45 Light" w:cs="Frutiger LT Arabic 45 Light"/>
                      <w:color w:val="000000" w:themeColor="text1"/>
                    </w:rPr>
                  </w:pPr>
                  <w:ins w:id="5743" w:author="Islam Nady" w:date="2024-06-09T20:56:00Z">
                    <w:r w:rsidRPr="00016E3C">
                      <w:rPr>
                        <w:rStyle w:val="-Normal"/>
                        <w:rFonts w:ascii="Frutiger LT Arabic 45 Light" w:hAnsi="Frutiger LT Arabic 45 Light" w:cs="Frutiger LT Arabic 45 Light"/>
                        <w:color w:val="000000" w:themeColor="text1"/>
                      </w:rPr>
                      <w:t>3269 (TCP)</w:t>
                    </w:r>
                  </w:ins>
                </w:p>
              </w:tc>
              <w:tc>
                <w:tcPr>
                  <w:tcW w:w="0" w:type="auto"/>
                  <w:hideMark/>
                </w:tcPr>
                <w:p w14:paraId="6F340C44" w14:textId="77777777" w:rsidR="00FB31B6" w:rsidRPr="00016E3C" w:rsidRDefault="00FB31B6" w:rsidP="00E162B2">
                  <w:pPr>
                    <w:rPr>
                      <w:ins w:id="5744" w:author="Islam Nady" w:date="2024-06-09T20:56:00Z"/>
                      <w:rStyle w:val="-Normal"/>
                      <w:rFonts w:ascii="Frutiger LT Arabic 45 Light" w:hAnsi="Frutiger LT Arabic 45 Light" w:cs="Frutiger LT Arabic 45 Light"/>
                      <w:color w:val="000000" w:themeColor="text1"/>
                    </w:rPr>
                  </w:pPr>
                  <w:ins w:id="5745" w:author="Islam Nady" w:date="2024-06-09T20:56:00Z">
                    <w:r w:rsidRPr="00016E3C">
                      <w:rPr>
                        <w:rStyle w:val="-Normal"/>
                        <w:rFonts w:ascii="Frutiger LT Arabic 45 Light" w:hAnsi="Frutiger LT Arabic 45 Light" w:cs="Frutiger LT Arabic 45 Light"/>
                        <w:color w:val="000000" w:themeColor="text1"/>
                      </w:rPr>
                      <w:t>User authentication</w:t>
                    </w:r>
                  </w:ins>
                </w:p>
              </w:tc>
            </w:tr>
            <w:tr w:rsidR="00FB31B6" w14:paraId="047217C0" w14:textId="77777777" w:rsidTr="00E162B2">
              <w:trPr>
                <w:ins w:id="5746" w:author="Islam Nady" w:date="2024-06-09T20:56:00Z"/>
              </w:trPr>
              <w:tc>
                <w:tcPr>
                  <w:tcW w:w="0" w:type="auto"/>
                  <w:hideMark/>
                </w:tcPr>
                <w:p w14:paraId="11C39112" w14:textId="77777777" w:rsidR="00FB31B6" w:rsidRPr="00016E3C" w:rsidRDefault="00FB31B6" w:rsidP="00E162B2">
                  <w:pPr>
                    <w:rPr>
                      <w:ins w:id="5747" w:author="Islam Nady" w:date="2024-06-09T20:56:00Z"/>
                      <w:rStyle w:val="-Normal"/>
                      <w:rFonts w:ascii="Frutiger LT Arabic 45 Light" w:hAnsi="Frutiger LT Arabic 45 Light" w:cs="Frutiger LT Arabic 45 Light"/>
                      <w:color w:val="000000" w:themeColor="text1"/>
                    </w:rPr>
                  </w:pPr>
                  <w:ins w:id="5748" w:author="Islam Nady" w:date="2024-06-09T20:56:00Z">
                    <w:r w:rsidRPr="00016E3C">
                      <w:rPr>
                        <w:rStyle w:val="-Normal"/>
                        <w:rFonts w:ascii="Frutiger LT Arabic 45 Light" w:hAnsi="Frutiger LT Arabic 45 Light" w:cs="Frutiger LT Arabic 45 Light"/>
                        <w:color w:val="000000" w:themeColor="text1"/>
                      </w:rPr>
                      <w:t>Kerberos</w:t>
                    </w:r>
                  </w:ins>
                </w:p>
              </w:tc>
              <w:tc>
                <w:tcPr>
                  <w:tcW w:w="0" w:type="auto"/>
                  <w:hideMark/>
                </w:tcPr>
                <w:p w14:paraId="16A11125" w14:textId="77777777" w:rsidR="00FB31B6" w:rsidRPr="00016E3C" w:rsidRDefault="00FB31B6" w:rsidP="00E162B2">
                  <w:pPr>
                    <w:rPr>
                      <w:ins w:id="5749" w:author="Islam Nady" w:date="2024-06-09T20:56:00Z"/>
                      <w:rStyle w:val="-Normal"/>
                      <w:rFonts w:ascii="Frutiger LT Arabic 45 Light" w:hAnsi="Frutiger LT Arabic 45 Light" w:cs="Frutiger LT Arabic 45 Light"/>
                      <w:color w:val="000000" w:themeColor="text1"/>
                    </w:rPr>
                  </w:pPr>
                  <w:ins w:id="5750" w:author="Islam Nady" w:date="2024-06-09T20:56:00Z">
                    <w:r w:rsidRPr="00016E3C">
                      <w:rPr>
                        <w:rStyle w:val="-Normal"/>
                        <w:rFonts w:ascii="Frutiger LT Arabic 45 Light" w:hAnsi="Frutiger LT Arabic 45 Light" w:cs="Frutiger LT Arabic 45 Light"/>
                        <w:color w:val="000000" w:themeColor="text1"/>
                      </w:rPr>
                      <w:t>88 (TCP and UDP)</w:t>
                    </w:r>
                  </w:ins>
                </w:p>
              </w:tc>
              <w:tc>
                <w:tcPr>
                  <w:tcW w:w="0" w:type="auto"/>
                  <w:hideMark/>
                </w:tcPr>
                <w:p w14:paraId="3C1B755C" w14:textId="77777777" w:rsidR="00FB31B6" w:rsidRPr="00016E3C" w:rsidRDefault="00FB31B6" w:rsidP="00E162B2">
                  <w:pPr>
                    <w:rPr>
                      <w:ins w:id="5751" w:author="Islam Nady" w:date="2024-06-09T20:56:00Z"/>
                      <w:rStyle w:val="-Normal"/>
                      <w:rFonts w:ascii="Frutiger LT Arabic 45 Light" w:hAnsi="Frutiger LT Arabic 45 Light" w:cs="Frutiger LT Arabic 45 Light"/>
                      <w:color w:val="000000" w:themeColor="text1"/>
                    </w:rPr>
                  </w:pPr>
                  <w:ins w:id="5752" w:author="Islam Nady" w:date="2024-06-09T20:56:00Z">
                    <w:r w:rsidRPr="00016E3C">
                      <w:rPr>
                        <w:rStyle w:val="-Normal"/>
                        <w:rFonts w:ascii="Frutiger LT Arabic 45 Light" w:hAnsi="Frutiger LT Arabic 45 Light" w:cs="Frutiger LT Arabic 45 Light"/>
                        <w:color w:val="000000" w:themeColor="text1"/>
                      </w:rPr>
                      <w:t>User authentication</w:t>
                    </w:r>
                  </w:ins>
                </w:p>
              </w:tc>
            </w:tr>
          </w:tbl>
          <w:p w14:paraId="2805E59C" w14:textId="77777777" w:rsidR="00FB31B6" w:rsidRPr="00356D25" w:rsidRDefault="00FB31B6" w:rsidP="00E162B2">
            <w:pPr>
              <w:pStyle w:val="TableBodyText"/>
              <w:rPr>
                <w:ins w:id="5753" w:author="Islam Nady" w:date="2024-06-09T20:56:00Z"/>
                <w:rStyle w:val="-Normal"/>
                <w:rFonts w:ascii="Frutiger LT Arabic 45 Light" w:hAnsi="Frutiger LT Arabic 45 Light" w:cs="Frutiger LT Arabic 45 Light"/>
                <w:bCs w:val="0"/>
                <w:color w:val="auto"/>
              </w:rPr>
            </w:pPr>
          </w:p>
        </w:tc>
      </w:tr>
      <w:tr w:rsidR="00FB31B6" w14:paraId="48B4A8FE" w14:textId="77777777" w:rsidTr="00897CB5">
        <w:trPr>
          <w:cnfStyle w:val="000000010000" w:firstRow="0" w:lastRow="0" w:firstColumn="0" w:lastColumn="0" w:oddVBand="0" w:evenVBand="0" w:oddHBand="0" w:evenHBand="1" w:firstRowFirstColumn="0" w:firstRowLastColumn="0" w:lastRowFirstColumn="0" w:lastRowLastColumn="0"/>
          <w:trHeight w:val="251"/>
          <w:ins w:id="5754" w:author="Islam Nady" w:date="2024-06-09T20:56:00Z"/>
          <w:trPrChange w:id="5755" w:author="Mohamed Amer" w:date="2024-07-28T16:36:00Z" w16du:dateUtc="2024-07-28T13:36:00Z">
            <w:trPr>
              <w:gridBefore w:val="1"/>
              <w:trHeight w:val="251"/>
            </w:trPr>
          </w:trPrChange>
        </w:trPr>
        <w:tc>
          <w:tcPr>
            <w:tcW w:w="1980" w:type="dxa"/>
            <w:vAlign w:val="top"/>
            <w:tcPrChange w:id="5756" w:author="Mohamed Amer" w:date="2024-07-28T16:36:00Z" w16du:dateUtc="2024-07-28T13:36:00Z">
              <w:tcPr>
                <w:tcW w:w="1638" w:type="dxa"/>
                <w:vAlign w:val="top"/>
              </w:tcPr>
            </w:tcPrChange>
          </w:tcPr>
          <w:p w14:paraId="792CF70B" w14:textId="77777777" w:rsidR="00FB31B6" w:rsidRPr="00503772" w:rsidDel="00F97587"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757" w:author="Islam Nady" w:date="2024-06-09T20:56:00Z"/>
                <w:rStyle w:val="-Normal"/>
                <w:rFonts w:ascii="Frutiger LT Arabic 45 Light" w:hAnsi="Frutiger LT Arabic 45 Light" w:cs="Frutiger LT Arabic 45 Light"/>
                <w:bCs w:val="0"/>
                <w:color w:val="000000" w:themeColor="text1"/>
              </w:rPr>
            </w:pPr>
            <w:ins w:id="5758" w:author="Islam Nady" w:date="2024-06-09T20:56:00Z">
              <w:r>
                <w:rPr>
                  <w:rStyle w:val="-Normal"/>
                  <w:rFonts w:ascii="Frutiger LT Arabic 45 Light" w:hAnsi="Frutiger LT Arabic 45 Light" w:cs="Frutiger LT Arabic 45 Light"/>
                  <w:bCs w:val="0"/>
                  <w:color w:val="000000"/>
                </w:rPr>
                <w:t>B</w:t>
              </w:r>
              <w:r>
                <w:rPr>
                  <w:rStyle w:val="-Normal"/>
                  <w:rFonts w:ascii="Frutiger LT Arabic 45 Light" w:hAnsi="Frutiger LT Arabic 45 Light" w:cs="Frutiger LT Arabic 45 Light"/>
                  <w:color w:val="000000"/>
                </w:rPr>
                <w:t>ot runner</w:t>
              </w:r>
            </w:ins>
          </w:p>
        </w:tc>
        <w:tc>
          <w:tcPr>
            <w:tcW w:w="1882" w:type="dxa"/>
            <w:vAlign w:val="top"/>
            <w:tcPrChange w:id="5759" w:author="Mohamed Amer" w:date="2024-07-28T16:36:00Z" w16du:dateUtc="2024-07-28T13:36:00Z">
              <w:tcPr>
                <w:tcW w:w="2224" w:type="dxa"/>
                <w:gridSpan w:val="3"/>
                <w:vAlign w:val="top"/>
              </w:tcPr>
            </w:tcPrChange>
          </w:tcPr>
          <w:p w14:paraId="4D0E5FC6" w14:textId="77777777" w:rsidR="00FB31B6" w:rsidRPr="00503772"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760" w:author="Islam Nady" w:date="2024-06-09T20:56:00Z"/>
                <w:rStyle w:val="-Normal"/>
                <w:rFonts w:ascii="Frutiger LT Arabic 45 Light" w:hAnsi="Frutiger LT Arabic 45 Light" w:cs="Frutiger LT Arabic 45 Light"/>
                <w:bCs w:val="0"/>
                <w:color w:val="000000" w:themeColor="text1"/>
              </w:rPr>
            </w:pPr>
            <w:ins w:id="5761" w:author="Islam Nady" w:date="2024-06-09T20:56:00Z">
              <w:r w:rsidRPr="00503772">
                <w:rPr>
                  <w:rStyle w:val="-Normal"/>
                  <w:rFonts w:ascii="Frutiger LT Arabic 45 Light" w:hAnsi="Frutiger LT Arabic 45 Light" w:cs="Frutiger LT Arabic 45 Light"/>
                  <w:bCs w:val="0"/>
                  <w:color w:val="000000" w:themeColor="text1"/>
                </w:rPr>
                <w:t>Active Directory</w:t>
              </w:r>
            </w:ins>
          </w:p>
        </w:tc>
        <w:tc>
          <w:tcPr>
            <w:tcW w:w="0" w:type="dxa"/>
            <w:gridSpan w:val="2"/>
            <w:vMerge/>
            <w:tcPrChange w:id="5762" w:author="Mohamed Amer" w:date="2024-07-28T16:36:00Z" w16du:dateUtc="2024-07-28T13:36:00Z">
              <w:tcPr>
                <w:tcW w:w="6628" w:type="dxa"/>
                <w:gridSpan w:val="5"/>
                <w:vMerge/>
              </w:tcPr>
            </w:tcPrChange>
          </w:tcPr>
          <w:p w14:paraId="3B7D15A8" w14:textId="77777777" w:rsidR="00FB31B6" w:rsidRPr="00030D10"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763" w:author="Islam Nady" w:date="2024-06-09T20:56:00Z"/>
                <w:rStyle w:val="-Normal"/>
                <w:rFonts w:ascii="Frutiger LT Arabic 45 Light" w:hAnsi="Frutiger LT Arabic 45 Light" w:cs="Frutiger LT Arabic 45 Light"/>
                <w:bCs w:val="0"/>
                <w:color w:val="auto"/>
              </w:rPr>
            </w:pPr>
          </w:p>
        </w:tc>
      </w:tr>
      <w:tr w:rsidR="00FB31B6" w:rsidRPr="00EB1F74" w14:paraId="4E730E0D" w14:textId="77777777" w:rsidTr="00897CB5">
        <w:trPr>
          <w:trHeight w:val="251"/>
          <w:ins w:id="5764" w:author="Islam Nady" w:date="2024-06-09T20:56:00Z"/>
          <w:trPrChange w:id="5765" w:author="Mohamed Amer" w:date="2024-07-28T16:36:00Z" w16du:dateUtc="2024-07-28T13:36:00Z">
            <w:trPr>
              <w:gridBefore w:val="1"/>
              <w:trHeight w:val="251"/>
            </w:trPr>
          </w:trPrChange>
        </w:trPr>
        <w:tc>
          <w:tcPr>
            <w:tcW w:w="1980" w:type="dxa"/>
            <w:vAlign w:val="top"/>
            <w:tcPrChange w:id="5766" w:author="Mohamed Amer" w:date="2024-07-28T16:36:00Z" w16du:dateUtc="2024-07-28T13:36:00Z">
              <w:tcPr>
                <w:tcW w:w="1638" w:type="dxa"/>
                <w:vAlign w:val="top"/>
              </w:tcPr>
            </w:tcPrChange>
          </w:tcPr>
          <w:p w14:paraId="55C405BE" w14:textId="77777777" w:rsidR="00FB31B6" w:rsidRDefault="00FB31B6" w:rsidP="00E162B2">
            <w:pPr>
              <w:pStyle w:val="TableBodyText"/>
              <w:rPr>
                <w:ins w:id="5767" w:author="Islam Nady" w:date="2024-06-09T20:56:00Z"/>
                <w:rStyle w:val="-Normal"/>
                <w:rFonts w:ascii="Frutiger LT Arabic 45 Light" w:hAnsi="Frutiger LT Arabic 45 Light" w:cs="Frutiger LT Arabic 45 Light"/>
                <w:bCs w:val="0"/>
                <w:color w:val="000000" w:themeColor="text1"/>
              </w:rPr>
            </w:pPr>
            <w:ins w:id="5768" w:author="Islam Nady" w:date="2024-06-09T20:56:00Z">
              <w:r>
                <w:rPr>
                  <w:rStyle w:val="-Normal"/>
                  <w:rFonts w:ascii="Frutiger LT Arabic 45 Light" w:hAnsi="Frutiger LT Arabic 45 Light" w:cs="Frutiger LT Arabic 45 Light"/>
                  <w:bCs w:val="0"/>
                  <w:color w:val="000000"/>
                </w:rPr>
                <w:t>B</w:t>
              </w:r>
              <w:r>
                <w:rPr>
                  <w:rStyle w:val="-Normal"/>
                  <w:rFonts w:ascii="Frutiger LT Arabic 45 Light" w:hAnsi="Frutiger LT Arabic 45 Light" w:cs="Frutiger LT Arabic 45 Light"/>
                  <w:color w:val="000000"/>
                </w:rPr>
                <w:t>ot runner</w:t>
              </w:r>
            </w:ins>
          </w:p>
        </w:tc>
        <w:tc>
          <w:tcPr>
            <w:tcW w:w="1882" w:type="dxa"/>
            <w:vAlign w:val="top"/>
            <w:tcPrChange w:id="5769" w:author="Mohamed Amer" w:date="2024-07-28T16:36:00Z" w16du:dateUtc="2024-07-28T13:36:00Z">
              <w:tcPr>
                <w:tcW w:w="2224" w:type="dxa"/>
                <w:gridSpan w:val="3"/>
                <w:vAlign w:val="top"/>
              </w:tcPr>
            </w:tcPrChange>
          </w:tcPr>
          <w:p w14:paraId="5C1D3252" w14:textId="77777777" w:rsidR="00FB31B6" w:rsidRPr="00503772" w:rsidRDefault="00FB31B6" w:rsidP="00E162B2">
            <w:pPr>
              <w:pStyle w:val="TableBodyText"/>
              <w:rPr>
                <w:ins w:id="5770" w:author="Islam Nady" w:date="2024-06-09T20:56:00Z"/>
                <w:rStyle w:val="-Normal"/>
                <w:rFonts w:ascii="Frutiger LT Arabic 45 Light" w:hAnsi="Frutiger LT Arabic 45 Light" w:cs="Frutiger LT Arabic 45 Light"/>
                <w:bCs w:val="0"/>
                <w:color w:val="000000" w:themeColor="text1"/>
              </w:rPr>
            </w:pPr>
            <w:ins w:id="5771" w:author="Islam Nady" w:date="2024-06-09T20:56:00Z">
              <w:r>
                <w:rPr>
                  <w:rStyle w:val="-Normal"/>
                  <w:rFonts w:ascii="Frutiger LT Arabic 45 Light" w:hAnsi="Frutiger LT Arabic 45 Light" w:cs="Frutiger LT Arabic 45 Light"/>
                  <w:bCs w:val="0"/>
                  <w:color w:val="000000" w:themeColor="text1"/>
                </w:rPr>
                <w:t>C</w:t>
              </w:r>
              <w:r>
                <w:rPr>
                  <w:rStyle w:val="-Normal"/>
                  <w:rFonts w:ascii="Frutiger LT Arabic 45 Light" w:hAnsi="Frutiger LT Arabic 45 Light" w:cs="Frutiger LT Arabic 45 Light"/>
                  <w:color w:val="000000" w:themeColor="text1"/>
                </w:rPr>
                <w:t>ontrol Room</w:t>
              </w:r>
            </w:ins>
          </w:p>
        </w:tc>
        <w:tc>
          <w:tcPr>
            <w:tcW w:w="0" w:type="dxa"/>
            <w:tcPrChange w:id="5772" w:author="Mohamed Amer" w:date="2024-07-28T16:36:00Z" w16du:dateUtc="2024-07-28T13:36:00Z">
              <w:tcPr>
                <w:tcW w:w="3698" w:type="dxa"/>
                <w:gridSpan w:val="3"/>
              </w:tcPr>
            </w:tcPrChange>
          </w:tcPr>
          <w:p w14:paraId="67206DFF" w14:textId="77777777" w:rsidR="00FB31B6" w:rsidRPr="00503772" w:rsidRDefault="00FB31B6" w:rsidP="00E162B2">
            <w:pPr>
              <w:pStyle w:val="TableBodyText"/>
              <w:rPr>
                <w:ins w:id="5773" w:author="Islam Nady" w:date="2024-06-09T20:56:00Z"/>
                <w:rStyle w:val="-Normal"/>
                <w:rFonts w:ascii="Frutiger LT Arabic 45 Light" w:hAnsi="Frutiger LT Arabic 45 Light" w:cs="Frutiger LT Arabic 45 Light"/>
                <w:bCs w:val="0"/>
                <w:color w:val="000000" w:themeColor="text1"/>
              </w:rPr>
            </w:pPr>
            <w:ins w:id="5774" w:author="Islam Nady" w:date="2024-06-09T20:56:00Z">
              <w:r>
                <w:rPr>
                  <w:rStyle w:val="-Normal"/>
                  <w:rFonts w:ascii="Frutiger LT Arabic 45 Light" w:hAnsi="Frutiger LT Arabic 45 Light" w:cs="Frutiger LT Arabic 45 Light"/>
                  <w:bCs w:val="0"/>
                  <w:color w:val="000000" w:themeColor="text1"/>
                </w:rPr>
                <w:t>Both</w:t>
              </w:r>
            </w:ins>
          </w:p>
        </w:tc>
        <w:tc>
          <w:tcPr>
            <w:tcW w:w="0" w:type="dxa"/>
            <w:tcPrChange w:id="5775" w:author="Mohamed Amer" w:date="2024-07-28T16:36:00Z" w16du:dateUtc="2024-07-28T13:36:00Z">
              <w:tcPr>
                <w:tcW w:w="2930" w:type="dxa"/>
                <w:gridSpan w:val="2"/>
              </w:tcPr>
            </w:tcPrChange>
          </w:tcPr>
          <w:p w14:paraId="6228B34A" w14:textId="77777777" w:rsidR="00FB31B6" w:rsidRPr="00503772" w:rsidRDefault="00FB31B6" w:rsidP="00E162B2">
            <w:pPr>
              <w:pStyle w:val="TableBodyText"/>
              <w:rPr>
                <w:ins w:id="5776" w:author="Islam Nady" w:date="2024-06-09T20:56:00Z"/>
                <w:rStyle w:val="-Normal"/>
                <w:rFonts w:ascii="Frutiger LT Arabic 45 Light" w:hAnsi="Frutiger LT Arabic 45 Light" w:cs="Frutiger LT Arabic 45 Light"/>
                <w:bCs w:val="0"/>
                <w:color w:val="000000" w:themeColor="text1"/>
              </w:rPr>
            </w:pPr>
            <w:ins w:id="5777" w:author="Islam Nady" w:date="2024-06-09T20:56:00Z">
              <w:r>
                <w:rPr>
                  <w:rStyle w:val="-Normal"/>
                  <w:rFonts w:ascii="Frutiger LT Arabic 45 Light" w:hAnsi="Frutiger LT Arabic 45 Light" w:cs="Frutiger LT Arabic 45 Light"/>
                  <w:bCs w:val="0"/>
                  <w:color w:val="000000" w:themeColor="text1"/>
                </w:rPr>
                <w:t>8</w:t>
              </w:r>
              <w:r>
                <w:rPr>
                  <w:rStyle w:val="-Normal"/>
                  <w:rFonts w:ascii="Frutiger LT Arabic 45 Light" w:hAnsi="Frutiger LT Arabic 45 Light" w:cs="Frutiger LT Arabic 45 Light"/>
                  <w:color w:val="000000" w:themeColor="text1"/>
                </w:rPr>
                <w:t>080/443</w:t>
              </w:r>
              <w:del w:id="5778" w:author="Mohamed Amer" w:date="2024-06-13T05:37:00Z" w16du:dateUtc="2024-06-13T02:37:00Z">
                <w:r w:rsidDel="00707F7C">
                  <w:rPr>
                    <w:rStyle w:val="-Normal"/>
                    <w:rFonts w:ascii="Frutiger LT Arabic 45 Light" w:hAnsi="Frutiger LT Arabic 45 Light" w:cs="Frutiger LT Arabic 45 Light"/>
                    <w:color w:val="000000" w:themeColor="text1"/>
                  </w:rPr>
                  <w:delText>/80</w:delText>
                </w:r>
              </w:del>
            </w:ins>
          </w:p>
        </w:tc>
      </w:tr>
      <w:tr w:rsidR="00FB31B6" w:rsidRPr="00EB1F74" w14:paraId="0B7F0966" w14:textId="77777777" w:rsidTr="00897CB5">
        <w:trPr>
          <w:cnfStyle w:val="000000010000" w:firstRow="0" w:lastRow="0" w:firstColumn="0" w:lastColumn="0" w:oddVBand="0" w:evenVBand="0" w:oddHBand="0" w:evenHBand="1" w:firstRowFirstColumn="0" w:firstRowLastColumn="0" w:lastRowFirstColumn="0" w:lastRowLastColumn="0"/>
          <w:trHeight w:val="251"/>
          <w:ins w:id="5779" w:author="Islam Nady" w:date="2024-06-09T20:56:00Z"/>
          <w:trPrChange w:id="5780" w:author="Mohamed Amer" w:date="2024-07-28T16:36:00Z" w16du:dateUtc="2024-07-28T13:36:00Z">
            <w:trPr>
              <w:gridBefore w:val="1"/>
              <w:trHeight w:val="251"/>
            </w:trPr>
          </w:trPrChange>
        </w:trPr>
        <w:tc>
          <w:tcPr>
            <w:tcW w:w="1980" w:type="dxa"/>
            <w:vAlign w:val="top"/>
            <w:tcPrChange w:id="5781" w:author="Mohamed Amer" w:date="2024-07-28T16:36:00Z" w16du:dateUtc="2024-07-28T13:36:00Z">
              <w:tcPr>
                <w:tcW w:w="1638" w:type="dxa"/>
                <w:vAlign w:val="top"/>
              </w:tcPr>
            </w:tcPrChange>
          </w:tcPr>
          <w:p w14:paraId="2EEEDF57" w14:textId="77777777" w:rsidR="00FB31B6" w:rsidRPr="00356D25"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782" w:author="Islam Nady" w:date="2024-06-09T20:56:00Z"/>
                <w:rStyle w:val="-Normal"/>
                <w:rFonts w:ascii="Frutiger LT Arabic 45 Light" w:hAnsi="Frutiger LT Arabic 45 Light" w:cs="Frutiger LT Arabic 45 Light"/>
                <w:bCs w:val="0"/>
                <w:color w:val="auto"/>
              </w:rPr>
            </w:pPr>
            <w:ins w:id="5783" w:author="Islam Nady" w:date="2024-06-09T20:56:00Z">
              <w:r>
                <w:rPr>
                  <w:rStyle w:val="-Normal"/>
                  <w:rFonts w:ascii="Frutiger LT Arabic 45 Light" w:hAnsi="Frutiger LT Arabic 45 Light" w:cs="Frutiger LT Arabic 45 Light"/>
                  <w:color w:val="000000"/>
                </w:rPr>
                <w:t>Bot Creator</w:t>
              </w:r>
            </w:ins>
          </w:p>
        </w:tc>
        <w:tc>
          <w:tcPr>
            <w:tcW w:w="1882" w:type="dxa"/>
            <w:vAlign w:val="top"/>
            <w:tcPrChange w:id="5784" w:author="Mohamed Amer" w:date="2024-07-28T16:36:00Z" w16du:dateUtc="2024-07-28T13:36:00Z">
              <w:tcPr>
                <w:tcW w:w="2224" w:type="dxa"/>
                <w:gridSpan w:val="3"/>
                <w:vAlign w:val="top"/>
              </w:tcPr>
            </w:tcPrChange>
          </w:tcPr>
          <w:p w14:paraId="1CFAE58C" w14:textId="77777777" w:rsidR="00FB31B6" w:rsidRPr="00356D25"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785" w:author="Islam Nady" w:date="2024-06-09T20:56:00Z"/>
                <w:rStyle w:val="-Normal"/>
                <w:rFonts w:ascii="Frutiger LT Arabic 45 Light" w:hAnsi="Frutiger LT Arabic 45 Light" w:cs="Frutiger LT Arabic 45 Light"/>
                <w:bCs w:val="0"/>
                <w:color w:val="auto"/>
              </w:rPr>
            </w:pPr>
            <w:ins w:id="5786" w:author="Islam Nady" w:date="2024-06-09T20:56:00Z">
              <w:r>
                <w:rPr>
                  <w:rStyle w:val="-Normal"/>
                  <w:rFonts w:ascii="Frutiger LT Arabic 45 Light" w:hAnsi="Frutiger LT Arabic 45 Light" w:cs="Frutiger LT Arabic 45 Light"/>
                  <w:bCs w:val="0"/>
                  <w:color w:val="000000" w:themeColor="text1"/>
                </w:rPr>
                <w:t>C</w:t>
              </w:r>
              <w:r>
                <w:rPr>
                  <w:rStyle w:val="-Normal"/>
                  <w:rFonts w:ascii="Frutiger LT Arabic 45 Light" w:hAnsi="Frutiger LT Arabic 45 Light" w:cs="Frutiger LT Arabic 45 Light"/>
                  <w:color w:val="000000" w:themeColor="text1"/>
                </w:rPr>
                <w:t>ontrol Room</w:t>
              </w:r>
            </w:ins>
          </w:p>
        </w:tc>
        <w:tc>
          <w:tcPr>
            <w:tcW w:w="0" w:type="dxa"/>
            <w:tcPrChange w:id="5787" w:author="Mohamed Amer" w:date="2024-07-28T16:36:00Z" w16du:dateUtc="2024-07-28T13:36:00Z">
              <w:tcPr>
                <w:tcW w:w="3698" w:type="dxa"/>
                <w:gridSpan w:val="3"/>
              </w:tcPr>
            </w:tcPrChange>
          </w:tcPr>
          <w:p w14:paraId="6044F6A3" w14:textId="77777777" w:rsidR="00FB31B6" w:rsidRPr="00356D25"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788" w:author="Islam Nady" w:date="2024-06-09T20:56:00Z"/>
                <w:rStyle w:val="-Normal"/>
                <w:rFonts w:ascii="Frutiger LT Arabic 45 Light" w:hAnsi="Frutiger LT Arabic 45 Light" w:cs="Frutiger LT Arabic 45 Light"/>
                <w:bCs w:val="0"/>
                <w:color w:val="auto"/>
              </w:rPr>
            </w:pPr>
            <w:ins w:id="5789" w:author="Islam Nady" w:date="2024-06-09T20:56:00Z">
              <w:r>
                <w:rPr>
                  <w:rStyle w:val="-Normal"/>
                  <w:rFonts w:ascii="Frutiger LT Arabic 45 Light" w:hAnsi="Frutiger LT Arabic 45 Light" w:cs="Frutiger LT Arabic 45 Light"/>
                  <w:bCs w:val="0"/>
                  <w:color w:val="000000" w:themeColor="text1"/>
                </w:rPr>
                <w:t>Both</w:t>
              </w:r>
            </w:ins>
          </w:p>
        </w:tc>
        <w:tc>
          <w:tcPr>
            <w:tcW w:w="0" w:type="dxa"/>
            <w:tcPrChange w:id="5790" w:author="Mohamed Amer" w:date="2024-07-28T16:36:00Z" w16du:dateUtc="2024-07-28T13:36:00Z">
              <w:tcPr>
                <w:tcW w:w="2930" w:type="dxa"/>
                <w:gridSpan w:val="2"/>
              </w:tcPr>
            </w:tcPrChange>
          </w:tcPr>
          <w:p w14:paraId="50B6AFB1" w14:textId="77777777" w:rsidR="00FB31B6" w:rsidRPr="00356D25"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791" w:author="Islam Nady" w:date="2024-06-09T20:56:00Z"/>
                <w:rStyle w:val="-Normal"/>
                <w:rFonts w:ascii="Frutiger LT Arabic 45 Light" w:hAnsi="Frutiger LT Arabic 45 Light" w:cs="Frutiger LT Arabic 45 Light"/>
                <w:bCs w:val="0"/>
                <w:color w:val="auto"/>
              </w:rPr>
            </w:pPr>
            <w:ins w:id="5792" w:author="Islam Nady" w:date="2024-06-09T20:56:00Z">
              <w:r>
                <w:rPr>
                  <w:rStyle w:val="-Normal"/>
                  <w:rFonts w:ascii="Frutiger LT Arabic 45 Light" w:hAnsi="Frutiger LT Arabic 45 Light" w:cs="Frutiger LT Arabic 45 Light"/>
                  <w:bCs w:val="0"/>
                  <w:color w:val="000000" w:themeColor="text1"/>
                </w:rPr>
                <w:t>8</w:t>
              </w:r>
              <w:r>
                <w:rPr>
                  <w:rStyle w:val="-Normal"/>
                  <w:rFonts w:ascii="Frutiger LT Arabic 45 Light" w:hAnsi="Frutiger LT Arabic 45 Light" w:cs="Frutiger LT Arabic 45 Light"/>
                  <w:color w:val="000000" w:themeColor="text1"/>
                </w:rPr>
                <w:t>080/443</w:t>
              </w:r>
              <w:del w:id="5793" w:author="Mohamed Amer" w:date="2024-06-13T05:37:00Z" w16du:dateUtc="2024-06-13T02:37:00Z">
                <w:r w:rsidDel="00707F7C">
                  <w:rPr>
                    <w:rStyle w:val="-Normal"/>
                    <w:rFonts w:ascii="Frutiger LT Arabic 45 Light" w:hAnsi="Frutiger LT Arabic 45 Light" w:cs="Frutiger LT Arabic 45 Light"/>
                    <w:color w:val="000000" w:themeColor="text1"/>
                  </w:rPr>
                  <w:delText>/80</w:delText>
                </w:r>
              </w:del>
            </w:ins>
          </w:p>
        </w:tc>
      </w:tr>
      <w:tr w:rsidR="00FB31B6" w:rsidRPr="00EB1F74" w14:paraId="218D1C8C" w14:textId="77777777" w:rsidTr="00897CB5">
        <w:trPr>
          <w:trHeight w:val="251"/>
          <w:ins w:id="5794" w:author="Islam Nady" w:date="2024-06-09T20:56:00Z"/>
          <w:trPrChange w:id="5795" w:author="Mohamed Amer" w:date="2024-07-28T16:36:00Z" w16du:dateUtc="2024-07-28T13:36:00Z">
            <w:trPr>
              <w:gridBefore w:val="1"/>
              <w:trHeight w:val="251"/>
            </w:trPr>
          </w:trPrChange>
        </w:trPr>
        <w:tc>
          <w:tcPr>
            <w:tcW w:w="1980" w:type="dxa"/>
            <w:vAlign w:val="top"/>
            <w:tcPrChange w:id="5796" w:author="Mohamed Amer" w:date="2024-07-28T16:36:00Z" w16du:dateUtc="2024-07-28T13:36:00Z">
              <w:tcPr>
                <w:tcW w:w="1638" w:type="dxa"/>
                <w:vAlign w:val="top"/>
              </w:tcPr>
            </w:tcPrChange>
          </w:tcPr>
          <w:p w14:paraId="23983758" w14:textId="729B670F" w:rsidR="00FB31B6" w:rsidRDefault="00897CB5" w:rsidP="00E162B2">
            <w:pPr>
              <w:pStyle w:val="TableBodyText"/>
              <w:rPr>
                <w:ins w:id="5797" w:author="Islam Nady" w:date="2024-06-09T20:56:00Z"/>
                <w:rStyle w:val="-Normal"/>
                <w:rFonts w:ascii="Frutiger LT Arabic 45 Light" w:hAnsi="Frutiger LT Arabic 45 Light" w:cs="Frutiger LT Arabic 45 Light"/>
                <w:bCs w:val="0"/>
                <w:color w:val="000000"/>
              </w:rPr>
            </w:pPr>
            <w:ins w:id="5798" w:author="Mohamed Amer" w:date="2024-07-28T16:34:00Z" w16du:dateUtc="2024-07-28T13:34:00Z">
              <w:r>
                <w:rPr>
                  <w:rStyle w:val="-Normal"/>
                  <w:rFonts w:ascii="Frutiger LT Arabic 45 Light" w:hAnsi="Frutiger LT Arabic 45 Light" w:cs="Frutiger LT Arabic 45 Light"/>
                  <w:bCs w:val="0"/>
                  <w:color w:val="000000" w:themeColor="text1"/>
                </w:rPr>
                <w:t xml:space="preserve"> </w:t>
              </w:r>
            </w:ins>
            <w:ins w:id="5799" w:author="Islam Nady" w:date="2024-06-09T20:56:00Z">
              <w:r w:rsidR="00FB31B6">
                <w:rPr>
                  <w:rStyle w:val="-Normal"/>
                  <w:rFonts w:ascii="Frutiger LT Arabic 45 Light" w:hAnsi="Frutiger LT Arabic 45 Light" w:cs="Frutiger LT Arabic 45 Light"/>
                  <w:bCs w:val="0"/>
                  <w:color w:val="000000" w:themeColor="text1"/>
                </w:rPr>
                <w:t>C</w:t>
              </w:r>
              <w:r w:rsidR="00FB31B6">
                <w:rPr>
                  <w:rStyle w:val="-Normal"/>
                  <w:rFonts w:ascii="Frutiger LT Arabic 45 Light" w:hAnsi="Frutiger LT Arabic 45 Light" w:cs="Frutiger LT Arabic 45 Light"/>
                  <w:color w:val="000000" w:themeColor="text1"/>
                </w:rPr>
                <w:t>ontrol Room</w:t>
              </w:r>
            </w:ins>
          </w:p>
        </w:tc>
        <w:tc>
          <w:tcPr>
            <w:tcW w:w="1882" w:type="dxa"/>
            <w:vAlign w:val="top"/>
            <w:tcPrChange w:id="5800" w:author="Mohamed Amer" w:date="2024-07-28T16:36:00Z" w16du:dateUtc="2024-07-28T13:36:00Z">
              <w:tcPr>
                <w:tcW w:w="2224" w:type="dxa"/>
                <w:gridSpan w:val="3"/>
                <w:vAlign w:val="top"/>
              </w:tcPr>
            </w:tcPrChange>
          </w:tcPr>
          <w:p w14:paraId="218FE1AB" w14:textId="77777777" w:rsidR="00FB31B6" w:rsidRDefault="00FB31B6" w:rsidP="00E162B2">
            <w:pPr>
              <w:pStyle w:val="TableBodyText"/>
              <w:rPr>
                <w:ins w:id="5801" w:author="Islam Nady" w:date="2024-06-09T20:56:00Z"/>
                <w:rStyle w:val="-Normal"/>
                <w:rFonts w:ascii="Frutiger LT Arabic 45 Light" w:hAnsi="Frutiger LT Arabic 45 Light" w:cs="Frutiger LT Arabic 45 Light"/>
                <w:bCs w:val="0"/>
                <w:color w:val="000000" w:themeColor="text1"/>
              </w:rPr>
            </w:pPr>
            <w:ins w:id="5802" w:author="Islam Nady" w:date="2024-06-09T20:56:00Z">
              <w:r>
                <w:rPr>
                  <w:rStyle w:val="-Normal"/>
                  <w:rFonts w:ascii="Frutiger LT Arabic 45 Light" w:hAnsi="Frutiger LT Arabic 45 Light" w:cs="Frutiger LT Arabic 45 Light"/>
                  <w:bCs w:val="0"/>
                  <w:color w:val="000000"/>
                </w:rPr>
                <w:t>B</w:t>
              </w:r>
              <w:r>
                <w:rPr>
                  <w:rStyle w:val="-Normal"/>
                  <w:rFonts w:ascii="Frutiger LT Arabic 45 Light" w:hAnsi="Frutiger LT Arabic 45 Light" w:cs="Frutiger LT Arabic 45 Light"/>
                  <w:color w:val="000000"/>
                </w:rPr>
                <w:t>ot runner</w:t>
              </w:r>
            </w:ins>
          </w:p>
        </w:tc>
        <w:tc>
          <w:tcPr>
            <w:tcW w:w="0" w:type="dxa"/>
            <w:tcPrChange w:id="5803" w:author="Mohamed Amer" w:date="2024-07-28T16:36:00Z" w16du:dateUtc="2024-07-28T13:36:00Z">
              <w:tcPr>
                <w:tcW w:w="3698" w:type="dxa"/>
                <w:gridSpan w:val="3"/>
              </w:tcPr>
            </w:tcPrChange>
          </w:tcPr>
          <w:p w14:paraId="27D12787" w14:textId="77777777" w:rsidR="00FB31B6" w:rsidRDefault="00FB31B6" w:rsidP="00E162B2">
            <w:pPr>
              <w:pStyle w:val="TableBodyText"/>
              <w:rPr>
                <w:ins w:id="5804" w:author="Islam Nady" w:date="2024-06-09T20:56:00Z"/>
                <w:rStyle w:val="-Normal"/>
                <w:rFonts w:ascii="Frutiger LT Arabic 45 Light" w:hAnsi="Frutiger LT Arabic 45 Light" w:cs="Frutiger LT Arabic 45 Light"/>
                <w:bCs w:val="0"/>
                <w:color w:val="000000" w:themeColor="text1"/>
              </w:rPr>
            </w:pPr>
            <w:ins w:id="5805" w:author="Islam Nady" w:date="2024-06-09T20:56:00Z">
              <w:r>
                <w:rPr>
                  <w:rStyle w:val="-Normal"/>
                  <w:rFonts w:ascii="Frutiger LT Arabic 45 Light" w:hAnsi="Frutiger LT Arabic 45 Light" w:cs="Frutiger LT Arabic 45 Light"/>
                  <w:bCs w:val="0"/>
                  <w:color w:val="000000" w:themeColor="text1"/>
                </w:rPr>
                <w:t>Both</w:t>
              </w:r>
            </w:ins>
          </w:p>
        </w:tc>
        <w:tc>
          <w:tcPr>
            <w:tcW w:w="0" w:type="dxa"/>
            <w:tcPrChange w:id="5806" w:author="Mohamed Amer" w:date="2024-07-28T16:36:00Z" w16du:dateUtc="2024-07-28T13:36:00Z">
              <w:tcPr>
                <w:tcW w:w="2930" w:type="dxa"/>
                <w:gridSpan w:val="2"/>
              </w:tcPr>
            </w:tcPrChange>
          </w:tcPr>
          <w:p w14:paraId="1DE627AF" w14:textId="6DD98BAA" w:rsidR="00FB31B6" w:rsidRDefault="00FB31B6" w:rsidP="00E162B2">
            <w:pPr>
              <w:pStyle w:val="TableBodyText"/>
              <w:rPr>
                <w:ins w:id="5807" w:author="Islam Nady" w:date="2024-06-09T20:56:00Z"/>
                <w:rStyle w:val="-Normal"/>
                <w:rFonts w:ascii="Frutiger LT Arabic 45 Light" w:hAnsi="Frutiger LT Arabic 45 Light" w:cs="Frutiger LT Arabic 45 Light"/>
                <w:bCs w:val="0"/>
                <w:color w:val="000000" w:themeColor="text1"/>
              </w:rPr>
            </w:pPr>
            <w:ins w:id="5808" w:author="Islam Nady" w:date="2024-06-09T20:56:00Z">
              <w:r>
                <w:rPr>
                  <w:rStyle w:val="-Normal"/>
                  <w:rFonts w:ascii="Frutiger LT Arabic 45 Light" w:hAnsi="Frutiger LT Arabic 45 Light" w:cs="Frutiger LT Arabic 45 Light"/>
                  <w:bCs w:val="0"/>
                  <w:color w:val="000000" w:themeColor="text1"/>
                </w:rPr>
                <w:t>8</w:t>
              </w:r>
              <w:r>
                <w:rPr>
                  <w:rStyle w:val="-Normal"/>
                  <w:rFonts w:ascii="Frutiger LT Arabic 45 Light" w:hAnsi="Frutiger LT Arabic 45 Light" w:cs="Frutiger LT Arabic 45 Light"/>
                  <w:color w:val="000000" w:themeColor="text1"/>
                </w:rPr>
                <w:t>080/44</w:t>
              </w:r>
            </w:ins>
            <w:ins w:id="5809" w:author="Mohamed Amer" w:date="2024-06-13T05:37:00Z" w16du:dateUtc="2024-06-13T02:37:00Z">
              <w:r w:rsidR="00707F7C">
                <w:rPr>
                  <w:rStyle w:val="-Normal"/>
                  <w:rFonts w:ascii="Frutiger LT Arabic 45 Light" w:hAnsi="Frutiger LT Arabic 45 Light" w:cs="Frutiger LT Arabic 45 Light"/>
                  <w:color w:val="000000" w:themeColor="text1"/>
                </w:rPr>
                <w:t>3</w:t>
              </w:r>
            </w:ins>
            <w:ins w:id="5810" w:author="Islam Nady" w:date="2024-06-09T20:56:00Z">
              <w:del w:id="5811" w:author="Mohamed Amer" w:date="2024-06-13T05:37:00Z" w16du:dateUtc="2024-06-13T02:37:00Z">
                <w:r w:rsidDel="00707F7C">
                  <w:rPr>
                    <w:rStyle w:val="-Normal"/>
                    <w:rFonts w:ascii="Frutiger LT Arabic 45 Light" w:hAnsi="Frutiger LT Arabic 45 Light" w:cs="Frutiger LT Arabic 45 Light"/>
                    <w:color w:val="000000" w:themeColor="text1"/>
                  </w:rPr>
                  <w:delText>3/80</w:delText>
                </w:r>
              </w:del>
            </w:ins>
          </w:p>
        </w:tc>
      </w:tr>
      <w:tr w:rsidR="00FB31B6" w:rsidRPr="00EB1F74" w14:paraId="28727381" w14:textId="77777777" w:rsidTr="00897CB5">
        <w:trPr>
          <w:cnfStyle w:val="000000010000" w:firstRow="0" w:lastRow="0" w:firstColumn="0" w:lastColumn="0" w:oddVBand="0" w:evenVBand="0" w:oddHBand="0" w:evenHBand="1" w:firstRowFirstColumn="0" w:firstRowLastColumn="0" w:lastRowFirstColumn="0" w:lastRowLastColumn="0"/>
          <w:trHeight w:val="251"/>
          <w:ins w:id="5812" w:author="Islam Nady" w:date="2024-06-09T20:56:00Z"/>
          <w:trPrChange w:id="5813" w:author="Mohamed Amer" w:date="2024-07-28T16:36:00Z" w16du:dateUtc="2024-07-28T13:36:00Z">
            <w:trPr>
              <w:gridBefore w:val="1"/>
              <w:trHeight w:val="251"/>
            </w:trPr>
          </w:trPrChange>
        </w:trPr>
        <w:tc>
          <w:tcPr>
            <w:tcW w:w="1980" w:type="dxa"/>
            <w:vAlign w:val="top"/>
            <w:tcPrChange w:id="5814" w:author="Mohamed Amer" w:date="2024-07-28T16:36:00Z" w16du:dateUtc="2024-07-28T13:36:00Z">
              <w:tcPr>
                <w:tcW w:w="1638" w:type="dxa"/>
                <w:vAlign w:val="top"/>
              </w:tcPr>
            </w:tcPrChange>
          </w:tcPr>
          <w:p w14:paraId="3D8CF4A3" w14:textId="77777777" w:rsidR="00FB31B6"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815" w:author="Islam Nady" w:date="2024-06-09T20:56:00Z"/>
                <w:rStyle w:val="-Normal"/>
                <w:rFonts w:ascii="Frutiger LT Arabic 45 Light" w:hAnsi="Frutiger LT Arabic 45 Light" w:cs="Frutiger LT Arabic 45 Light"/>
                <w:bCs w:val="0"/>
                <w:color w:val="000000"/>
              </w:rPr>
            </w:pPr>
            <w:ins w:id="5816" w:author="Islam Nady" w:date="2024-06-09T20:56:00Z">
              <w:r>
                <w:rPr>
                  <w:rStyle w:val="-Normal"/>
                  <w:rFonts w:ascii="Frutiger LT Arabic 45 Light" w:hAnsi="Frutiger LT Arabic 45 Light" w:cs="Frutiger LT Arabic 45 Light"/>
                  <w:bCs w:val="0"/>
                  <w:color w:val="000000" w:themeColor="text1"/>
                </w:rPr>
                <w:t>C</w:t>
              </w:r>
              <w:r>
                <w:rPr>
                  <w:rStyle w:val="-Normal"/>
                  <w:rFonts w:ascii="Frutiger LT Arabic 45 Light" w:hAnsi="Frutiger LT Arabic 45 Light" w:cs="Frutiger LT Arabic 45 Light"/>
                  <w:color w:val="000000" w:themeColor="text1"/>
                </w:rPr>
                <w:t>ontrol Room</w:t>
              </w:r>
            </w:ins>
          </w:p>
        </w:tc>
        <w:tc>
          <w:tcPr>
            <w:tcW w:w="1882" w:type="dxa"/>
            <w:vAlign w:val="top"/>
            <w:tcPrChange w:id="5817" w:author="Mohamed Amer" w:date="2024-07-28T16:36:00Z" w16du:dateUtc="2024-07-28T13:36:00Z">
              <w:tcPr>
                <w:tcW w:w="2224" w:type="dxa"/>
                <w:gridSpan w:val="3"/>
                <w:vAlign w:val="top"/>
              </w:tcPr>
            </w:tcPrChange>
          </w:tcPr>
          <w:p w14:paraId="6391D985" w14:textId="77777777" w:rsidR="00FB31B6"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818" w:author="Islam Nady" w:date="2024-06-09T20:56:00Z"/>
                <w:rStyle w:val="-Normal"/>
                <w:rFonts w:ascii="Frutiger LT Arabic 45 Light" w:hAnsi="Frutiger LT Arabic 45 Light" w:cs="Frutiger LT Arabic 45 Light"/>
                <w:bCs w:val="0"/>
                <w:color w:val="000000" w:themeColor="text1"/>
              </w:rPr>
            </w:pPr>
            <w:ins w:id="5819" w:author="Islam Nady" w:date="2024-06-09T20:56:00Z">
              <w:r>
                <w:rPr>
                  <w:rStyle w:val="-Normal"/>
                  <w:rFonts w:ascii="Frutiger LT Arabic 45 Light" w:hAnsi="Frutiger LT Arabic 45 Light" w:cs="Frutiger LT Arabic 45 Light"/>
                  <w:color w:val="000000"/>
                </w:rPr>
                <w:t>Bot Creator</w:t>
              </w:r>
            </w:ins>
          </w:p>
        </w:tc>
        <w:tc>
          <w:tcPr>
            <w:tcW w:w="0" w:type="dxa"/>
            <w:tcPrChange w:id="5820" w:author="Mohamed Amer" w:date="2024-07-28T16:36:00Z" w16du:dateUtc="2024-07-28T13:36:00Z">
              <w:tcPr>
                <w:tcW w:w="3698" w:type="dxa"/>
                <w:gridSpan w:val="3"/>
              </w:tcPr>
            </w:tcPrChange>
          </w:tcPr>
          <w:p w14:paraId="6D52A805" w14:textId="77777777" w:rsidR="00FB31B6"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821" w:author="Islam Nady" w:date="2024-06-09T20:56:00Z"/>
                <w:rStyle w:val="-Normal"/>
                <w:rFonts w:ascii="Frutiger LT Arabic 45 Light" w:hAnsi="Frutiger LT Arabic 45 Light" w:cs="Frutiger LT Arabic 45 Light"/>
                <w:bCs w:val="0"/>
                <w:color w:val="000000" w:themeColor="text1"/>
              </w:rPr>
            </w:pPr>
            <w:ins w:id="5822" w:author="Islam Nady" w:date="2024-06-09T20:56:00Z">
              <w:r>
                <w:rPr>
                  <w:rStyle w:val="-Normal"/>
                  <w:rFonts w:ascii="Frutiger LT Arabic 45 Light" w:hAnsi="Frutiger LT Arabic 45 Light" w:cs="Frutiger LT Arabic 45 Light"/>
                  <w:bCs w:val="0"/>
                  <w:color w:val="000000" w:themeColor="text1"/>
                </w:rPr>
                <w:t>Both</w:t>
              </w:r>
            </w:ins>
          </w:p>
        </w:tc>
        <w:tc>
          <w:tcPr>
            <w:tcW w:w="0" w:type="dxa"/>
            <w:tcPrChange w:id="5823" w:author="Mohamed Amer" w:date="2024-07-28T16:36:00Z" w16du:dateUtc="2024-07-28T13:36:00Z">
              <w:tcPr>
                <w:tcW w:w="2930" w:type="dxa"/>
                <w:gridSpan w:val="2"/>
              </w:tcPr>
            </w:tcPrChange>
          </w:tcPr>
          <w:p w14:paraId="1704A674" w14:textId="02EBC9E3" w:rsidR="00FB31B6" w:rsidRDefault="00FB31B6" w:rsidP="00E162B2">
            <w:pPr>
              <w:pStyle w:val="TableBodyText"/>
              <w:cnfStyle w:val="000000010000" w:firstRow="0" w:lastRow="0" w:firstColumn="0" w:lastColumn="0" w:oddVBand="0" w:evenVBand="0" w:oddHBand="0" w:evenHBand="1" w:firstRowFirstColumn="0" w:firstRowLastColumn="0" w:lastRowFirstColumn="0" w:lastRowLastColumn="0"/>
              <w:rPr>
                <w:ins w:id="5824" w:author="Islam Nady" w:date="2024-06-09T20:56:00Z"/>
                <w:rStyle w:val="-Normal"/>
                <w:rFonts w:ascii="Frutiger LT Arabic 45 Light" w:hAnsi="Frutiger LT Arabic 45 Light" w:cs="Frutiger LT Arabic 45 Light"/>
                <w:bCs w:val="0"/>
                <w:color w:val="000000" w:themeColor="text1"/>
              </w:rPr>
            </w:pPr>
            <w:ins w:id="5825" w:author="Islam Nady" w:date="2024-06-09T20:56:00Z">
              <w:r>
                <w:rPr>
                  <w:rStyle w:val="-Normal"/>
                  <w:rFonts w:ascii="Frutiger LT Arabic 45 Light" w:hAnsi="Frutiger LT Arabic 45 Light" w:cs="Frutiger LT Arabic 45 Light"/>
                  <w:bCs w:val="0"/>
                  <w:color w:val="000000" w:themeColor="text1"/>
                </w:rPr>
                <w:t>8</w:t>
              </w:r>
              <w:r>
                <w:rPr>
                  <w:rStyle w:val="-Normal"/>
                  <w:rFonts w:ascii="Frutiger LT Arabic 45 Light" w:hAnsi="Frutiger LT Arabic 45 Light" w:cs="Frutiger LT Arabic 45 Light"/>
                  <w:color w:val="000000" w:themeColor="text1"/>
                </w:rPr>
                <w:t>080/44</w:t>
              </w:r>
            </w:ins>
            <w:ins w:id="5826" w:author="Mohamed Amer" w:date="2024-06-13T05:37:00Z" w16du:dateUtc="2024-06-13T02:37:00Z">
              <w:r w:rsidR="00707F7C">
                <w:rPr>
                  <w:rStyle w:val="-Normal"/>
                  <w:rFonts w:ascii="Frutiger LT Arabic 45 Light" w:hAnsi="Frutiger LT Arabic 45 Light" w:cs="Frutiger LT Arabic 45 Light"/>
                  <w:color w:val="000000" w:themeColor="text1"/>
                </w:rPr>
                <w:t>3</w:t>
              </w:r>
            </w:ins>
            <w:ins w:id="5827" w:author="Islam Nady" w:date="2024-06-09T20:56:00Z">
              <w:del w:id="5828" w:author="Mohamed Amer" w:date="2024-06-13T05:37:00Z" w16du:dateUtc="2024-06-13T02:37:00Z">
                <w:r w:rsidDel="00707F7C">
                  <w:rPr>
                    <w:rStyle w:val="-Normal"/>
                    <w:rFonts w:ascii="Frutiger LT Arabic 45 Light" w:hAnsi="Frutiger LT Arabic 45 Light" w:cs="Frutiger LT Arabic 45 Light"/>
                    <w:color w:val="000000" w:themeColor="text1"/>
                  </w:rPr>
                  <w:delText>3/80</w:delText>
                </w:r>
              </w:del>
            </w:ins>
          </w:p>
        </w:tc>
      </w:tr>
      <w:tr w:rsidR="00FB31B6" w:rsidRPr="00EB1F74" w14:paraId="187D9E72" w14:textId="77777777" w:rsidTr="00897CB5">
        <w:trPr>
          <w:trHeight w:val="251"/>
          <w:ins w:id="5829" w:author="Islam Nady" w:date="2024-06-09T20:56:00Z"/>
          <w:trPrChange w:id="5830" w:author="Mohamed Amer" w:date="2024-07-28T16:36:00Z" w16du:dateUtc="2024-07-28T13:36:00Z">
            <w:trPr>
              <w:gridBefore w:val="1"/>
              <w:trHeight w:val="251"/>
            </w:trPr>
          </w:trPrChange>
        </w:trPr>
        <w:tc>
          <w:tcPr>
            <w:tcW w:w="1980" w:type="dxa"/>
            <w:vAlign w:val="top"/>
            <w:tcPrChange w:id="5831" w:author="Mohamed Amer" w:date="2024-07-28T16:36:00Z" w16du:dateUtc="2024-07-28T13:36:00Z">
              <w:tcPr>
                <w:tcW w:w="1638" w:type="dxa"/>
                <w:vAlign w:val="top"/>
              </w:tcPr>
            </w:tcPrChange>
          </w:tcPr>
          <w:p w14:paraId="49C5DAA7" w14:textId="77777777" w:rsidR="00FB31B6" w:rsidRPr="00356D25" w:rsidRDefault="00FB31B6" w:rsidP="00E162B2">
            <w:pPr>
              <w:pStyle w:val="TableBodyText"/>
              <w:rPr>
                <w:ins w:id="5832" w:author="Islam Nady" w:date="2024-06-09T20:56:00Z"/>
                <w:rStyle w:val="-Normal"/>
                <w:rFonts w:ascii="Frutiger LT Arabic 45 Light" w:hAnsi="Frutiger LT Arabic 45 Light" w:cs="Frutiger LT Arabic 45 Light"/>
                <w:bCs w:val="0"/>
                <w:color w:val="auto"/>
              </w:rPr>
            </w:pPr>
            <w:ins w:id="5833" w:author="Islam Nady" w:date="2024-06-09T20:56:00Z">
              <w:r>
                <w:rPr>
                  <w:rStyle w:val="-Normal"/>
                  <w:rFonts w:ascii="Frutiger LT Arabic 45 Light" w:hAnsi="Frutiger LT Arabic 45 Light" w:cs="Frutiger LT Arabic 45 Light"/>
                  <w:bCs w:val="0"/>
                  <w:color w:val="000000" w:themeColor="text1"/>
                </w:rPr>
                <w:lastRenderedPageBreak/>
                <w:t>C</w:t>
              </w:r>
              <w:r>
                <w:rPr>
                  <w:rStyle w:val="-Normal"/>
                  <w:rFonts w:ascii="Frutiger LT Arabic 45 Light" w:hAnsi="Frutiger LT Arabic 45 Light" w:cs="Frutiger LT Arabic 45 Light"/>
                  <w:color w:val="000000" w:themeColor="text1"/>
                </w:rPr>
                <w:t>ontrol Room</w:t>
              </w:r>
            </w:ins>
          </w:p>
        </w:tc>
        <w:tc>
          <w:tcPr>
            <w:tcW w:w="1882" w:type="dxa"/>
            <w:vAlign w:val="top"/>
            <w:tcPrChange w:id="5834" w:author="Mohamed Amer" w:date="2024-07-28T16:36:00Z" w16du:dateUtc="2024-07-28T13:36:00Z">
              <w:tcPr>
                <w:tcW w:w="2224" w:type="dxa"/>
                <w:gridSpan w:val="3"/>
                <w:vAlign w:val="top"/>
              </w:tcPr>
            </w:tcPrChange>
          </w:tcPr>
          <w:p w14:paraId="46621AC0" w14:textId="77777777" w:rsidR="00FB31B6" w:rsidRPr="00356D25" w:rsidRDefault="00FB31B6" w:rsidP="00E162B2">
            <w:pPr>
              <w:pStyle w:val="TableBodyText"/>
              <w:rPr>
                <w:ins w:id="5835" w:author="Islam Nady" w:date="2024-06-09T20:56:00Z"/>
                <w:rStyle w:val="-Normal"/>
                <w:rFonts w:ascii="Frutiger LT Arabic 45 Light" w:hAnsi="Frutiger LT Arabic 45 Light" w:cs="Frutiger LT Arabic 45 Light"/>
                <w:bCs w:val="0"/>
                <w:color w:val="auto"/>
              </w:rPr>
            </w:pPr>
            <w:ins w:id="5836" w:author="Islam Nady" w:date="2024-06-09T20:56:00Z">
              <w:r>
                <w:rPr>
                  <w:rStyle w:val="-Normal"/>
                  <w:rFonts w:ascii="Frutiger LT Arabic 45 Light" w:hAnsi="Frutiger LT Arabic 45 Light" w:cs="Frutiger LT Arabic 45 Light"/>
                  <w:bCs w:val="0"/>
                  <w:color w:val="000000"/>
                </w:rPr>
                <w:t>Database Server</w:t>
              </w:r>
            </w:ins>
          </w:p>
        </w:tc>
        <w:tc>
          <w:tcPr>
            <w:tcW w:w="0" w:type="dxa"/>
            <w:tcPrChange w:id="5837" w:author="Mohamed Amer" w:date="2024-07-28T16:36:00Z" w16du:dateUtc="2024-07-28T13:36:00Z">
              <w:tcPr>
                <w:tcW w:w="3698" w:type="dxa"/>
                <w:gridSpan w:val="3"/>
              </w:tcPr>
            </w:tcPrChange>
          </w:tcPr>
          <w:p w14:paraId="3CA908AC" w14:textId="77777777" w:rsidR="00FB31B6" w:rsidRPr="00356D25" w:rsidRDefault="00FB31B6" w:rsidP="00E162B2">
            <w:pPr>
              <w:pStyle w:val="TableBodyText"/>
              <w:rPr>
                <w:ins w:id="5838" w:author="Islam Nady" w:date="2024-06-09T20:56:00Z"/>
                <w:rStyle w:val="-Normal"/>
                <w:rFonts w:ascii="Frutiger LT Arabic 45 Light" w:hAnsi="Frutiger LT Arabic 45 Light" w:cs="Frutiger LT Arabic 45 Light"/>
                <w:bCs w:val="0"/>
                <w:color w:val="auto"/>
              </w:rPr>
            </w:pPr>
            <w:ins w:id="5839" w:author="Islam Nady" w:date="2024-06-09T20:56:00Z">
              <w:r>
                <w:rPr>
                  <w:rStyle w:val="-Normal"/>
                  <w:rFonts w:ascii="Frutiger LT Arabic 45 Light" w:hAnsi="Frutiger LT Arabic 45 Light" w:cs="Frutiger LT Arabic 45 Light"/>
                  <w:bCs w:val="0"/>
                  <w:color w:val="auto"/>
                </w:rPr>
                <w:t>TCP</w:t>
              </w:r>
            </w:ins>
          </w:p>
        </w:tc>
        <w:tc>
          <w:tcPr>
            <w:tcW w:w="0" w:type="dxa"/>
            <w:tcPrChange w:id="5840" w:author="Mohamed Amer" w:date="2024-07-28T16:36:00Z" w16du:dateUtc="2024-07-28T13:36:00Z">
              <w:tcPr>
                <w:tcW w:w="2930" w:type="dxa"/>
                <w:gridSpan w:val="2"/>
              </w:tcPr>
            </w:tcPrChange>
          </w:tcPr>
          <w:p w14:paraId="3BBE8EEB" w14:textId="77777777" w:rsidR="00FB31B6" w:rsidRPr="00356D25" w:rsidRDefault="00FB31B6" w:rsidP="00E162B2">
            <w:pPr>
              <w:pStyle w:val="TableBodyText"/>
              <w:rPr>
                <w:ins w:id="5841" w:author="Islam Nady" w:date="2024-06-09T20:56:00Z"/>
                <w:rStyle w:val="-Normal"/>
                <w:rFonts w:ascii="Frutiger LT Arabic 45 Light" w:hAnsi="Frutiger LT Arabic 45 Light" w:cs="Frutiger LT Arabic 45 Light"/>
                <w:bCs w:val="0"/>
                <w:color w:val="auto"/>
              </w:rPr>
            </w:pPr>
            <w:ins w:id="5842" w:author="Islam Nady" w:date="2024-06-09T20:56:00Z">
              <w:r>
                <w:rPr>
                  <w:rStyle w:val="-Normal"/>
                  <w:rFonts w:ascii="Frutiger LT Arabic 45 Light" w:hAnsi="Frutiger LT Arabic 45 Light" w:cs="Frutiger LT Arabic 45 Light"/>
                  <w:bCs w:val="0"/>
                  <w:color w:val="auto"/>
                </w:rPr>
                <w:t>SQL</w:t>
              </w:r>
              <w:r w:rsidRPr="00B922E1">
                <w:rPr>
                  <w:rStyle w:val="-Normal"/>
                  <w:rFonts w:ascii="Frutiger LT Arabic 45 Light" w:hAnsi="Frutiger LT Arabic 45 Light" w:cs="Frutiger LT Arabic 45 Light"/>
                  <w:bCs w:val="0"/>
                  <w:color w:val="auto"/>
                </w:rPr>
                <w:t xml:space="preserve"> Server Port Number</w:t>
              </w:r>
            </w:ins>
          </w:p>
        </w:tc>
      </w:tr>
      <w:tr w:rsidR="003B7B0A" w:rsidRPr="00EB1F74" w14:paraId="29BA27A9" w14:textId="77777777" w:rsidTr="00897CB5">
        <w:trPr>
          <w:cnfStyle w:val="000000010000" w:firstRow="0" w:lastRow="0" w:firstColumn="0" w:lastColumn="0" w:oddVBand="0" w:evenVBand="0" w:oddHBand="0" w:evenHBand="1" w:firstRowFirstColumn="0" w:firstRowLastColumn="0" w:lastRowFirstColumn="0" w:lastRowLastColumn="0"/>
          <w:trHeight w:val="251"/>
          <w:ins w:id="5843" w:author="Mohamed Amer" w:date="2024-06-13T05:40:00Z"/>
          <w:trPrChange w:id="5844" w:author="Mohamed Amer" w:date="2024-07-28T16:36:00Z" w16du:dateUtc="2024-07-28T13:36:00Z">
            <w:trPr>
              <w:gridBefore w:val="1"/>
              <w:trHeight w:val="251"/>
            </w:trPr>
          </w:trPrChange>
        </w:trPr>
        <w:tc>
          <w:tcPr>
            <w:tcW w:w="1980" w:type="dxa"/>
            <w:vAlign w:val="top"/>
            <w:tcPrChange w:id="5845" w:author="Mohamed Amer" w:date="2024-07-28T16:36:00Z" w16du:dateUtc="2024-07-28T13:36:00Z">
              <w:tcPr>
                <w:tcW w:w="1638" w:type="dxa"/>
                <w:vAlign w:val="top"/>
              </w:tcPr>
            </w:tcPrChange>
          </w:tcPr>
          <w:p w14:paraId="03FE1EEF" w14:textId="209D5FCB" w:rsidR="003B7B0A" w:rsidRDefault="003B7B0A" w:rsidP="003B7B0A">
            <w:pPr>
              <w:pStyle w:val="TableBodyText"/>
              <w:cnfStyle w:val="000000010000" w:firstRow="0" w:lastRow="0" w:firstColumn="0" w:lastColumn="0" w:oddVBand="0" w:evenVBand="0" w:oddHBand="0" w:evenHBand="1" w:firstRowFirstColumn="0" w:firstRowLastColumn="0" w:lastRowFirstColumn="0" w:lastRowLastColumn="0"/>
              <w:rPr>
                <w:ins w:id="5846" w:author="Mohamed Amer" w:date="2024-06-13T05:40:00Z" w16du:dateUtc="2024-06-13T02:40:00Z"/>
                <w:rStyle w:val="-Normal"/>
                <w:rFonts w:ascii="Frutiger LT Arabic 45 Light" w:hAnsi="Frutiger LT Arabic 45 Light" w:cs="Frutiger LT Arabic 45 Light"/>
                <w:bCs w:val="0"/>
                <w:color w:val="000000" w:themeColor="text1"/>
              </w:rPr>
            </w:pPr>
            <w:ins w:id="5847" w:author="Mohamed Amer" w:date="2024-06-13T05:41:00Z" w16du:dateUtc="2024-06-13T02:41:00Z">
              <w:r>
                <w:rPr>
                  <w:rStyle w:val="-Normal"/>
                  <w:rFonts w:ascii="Frutiger LT Arabic 45 Light" w:hAnsi="Frutiger LT Arabic 45 Light" w:cs="Frutiger LT Arabic 45 Light"/>
                  <w:bCs w:val="0"/>
                  <w:color w:val="000000" w:themeColor="text1"/>
                </w:rPr>
                <w:t>C</w:t>
              </w:r>
              <w:r>
                <w:rPr>
                  <w:rStyle w:val="-Normal"/>
                  <w:rFonts w:ascii="Frutiger LT Arabic 45 Light" w:hAnsi="Frutiger LT Arabic 45 Light" w:cs="Frutiger LT Arabic 45 Light"/>
                  <w:color w:val="000000" w:themeColor="text1"/>
                </w:rPr>
                <w:t>ontrol Room</w:t>
              </w:r>
            </w:ins>
          </w:p>
        </w:tc>
        <w:tc>
          <w:tcPr>
            <w:tcW w:w="1882" w:type="dxa"/>
            <w:vAlign w:val="top"/>
            <w:tcPrChange w:id="5848" w:author="Mohamed Amer" w:date="2024-07-28T16:36:00Z" w16du:dateUtc="2024-07-28T13:36:00Z">
              <w:tcPr>
                <w:tcW w:w="2224" w:type="dxa"/>
                <w:gridSpan w:val="3"/>
                <w:vAlign w:val="top"/>
              </w:tcPr>
            </w:tcPrChange>
          </w:tcPr>
          <w:p w14:paraId="46F558C4" w14:textId="1773971D" w:rsidR="003B7B0A" w:rsidRDefault="003B7B0A" w:rsidP="003B7B0A">
            <w:pPr>
              <w:pStyle w:val="TableBodyText"/>
              <w:cnfStyle w:val="000000010000" w:firstRow="0" w:lastRow="0" w:firstColumn="0" w:lastColumn="0" w:oddVBand="0" w:evenVBand="0" w:oddHBand="0" w:evenHBand="1" w:firstRowFirstColumn="0" w:firstRowLastColumn="0" w:lastRowFirstColumn="0" w:lastRowLastColumn="0"/>
              <w:rPr>
                <w:ins w:id="5849" w:author="Mohamed Amer" w:date="2024-06-13T05:40:00Z" w16du:dateUtc="2024-06-13T02:40:00Z"/>
                <w:rStyle w:val="-Normal"/>
                <w:rFonts w:ascii="Frutiger LT Arabic 45 Light" w:hAnsi="Frutiger LT Arabic 45 Light" w:cs="Frutiger LT Arabic 45 Light"/>
                <w:bCs w:val="0"/>
                <w:color w:val="000000"/>
              </w:rPr>
            </w:pPr>
            <w:ins w:id="5850" w:author="Mohamed Amer" w:date="2024-06-13T05:41:00Z" w16du:dateUtc="2024-06-13T02:41:00Z">
              <w:r>
                <w:rPr>
                  <w:rStyle w:val="-Normal"/>
                  <w:rFonts w:ascii="Frutiger LT Arabic 45 Light" w:hAnsi="Frutiger LT Arabic 45 Light" w:cs="Frutiger LT Arabic 45 Light"/>
                  <w:bCs w:val="0"/>
                  <w:color w:val="000000"/>
                </w:rPr>
                <w:t>Shared folder</w:t>
              </w:r>
            </w:ins>
          </w:p>
        </w:tc>
        <w:tc>
          <w:tcPr>
            <w:tcW w:w="0" w:type="dxa"/>
            <w:tcPrChange w:id="5851" w:author="Mohamed Amer" w:date="2024-07-28T16:36:00Z" w16du:dateUtc="2024-07-28T13:36:00Z">
              <w:tcPr>
                <w:tcW w:w="3698" w:type="dxa"/>
                <w:gridSpan w:val="3"/>
              </w:tcPr>
            </w:tcPrChange>
          </w:tcPr>
          <w:p w14:paraId="4D5B3BE8" w14:textId="0E7B9715" w:rsidR="003B7B0A" w:rsidRDefault="003B7B0A" w:rsidP="003B7B0A">
            <w:pPr>
              <w:pStyle w:val="TableBodyText"/>
              <w:cnfStyle w:val="000000010000" w:firstRow="0" w:lastRow="0" w:firstColumn="0" w:lastColumn="0" w:oddVBand="0" w:evenVBand="0" w:oddHBand="0" w:evenHBand="1" w:firstRowFirstColumn="0" w:firstRowLastColumn="0" w:lastRowFirstColumn="0" w:lastRowLastColumn="0"/>
              <w:rPr>
                <w:ins w:id="5852" w:author="Mohamed Amer" w:date="2024-06-13T05:40:00Z" w16du:dateUtc="2024-06-13T02:40:00Z"/>
                <w:rStyle w:val="-Normal"/>
                <w:rFonts w:ascii="Frutiger LT Arabic 45 Light" w:hAnsi="Frutiger LT Arabic 45 Light" w:cs="Frutiger LT Arabic 45 Light"/>
                <w:bCs w:val="0"/>
                <w:color w:val="auto"/>
              </w:rPr>
            </w:pPr>
            <w:ins w:id="5853" w:author="Mohamed Amer" w:date="2024-06-13T05:41:00Z" w16du:dateUtc="2024-06-13T02:41:00Z">
              <w:r>
                <w:rPr>
                  <w:rStyle w:val="-Normal"/>
                  <w:rFonts w:ascii="Frutiger LT Arabic 45 Light" w:hAnsi="Frutiger LT Arabic 45 Light" w:cs="Frutiger LT Arabic 45 Light"/>
                  <w:bCs w:val="0"/>
                  <w:color w:val="auto"/>
                </w:rPr>
                <w:t>UDP</w:t>
              </w:r>
            </w:ins>
          </w:p>
        </w:tc>
        <w:tc>
          <w:tcPr>
            <w:tcW w:w="0" w:type="dxa"/>
            <w:tcPrChange w:id="5854" w:author="Mohamed Amer" w:date="2024-07-28T16:36:00Z" w16du:dateUtc="2024-07-28T13:36:00Z">
              <w:tcPr>
                <w:tcW w:w="2930" w:type="dxa"/>
                <w:gridSpan w:val="2"/>
              </w:tcPr>
            </w:tcPrChange>
          </w:tcPr>
          <w:p w14:paraId="401611EA" w14:textId="232DBD47" w:rsidR="003B7B0A" w:rsidRDefault="003B7B0A" w:rsidP="003B7B0A">
            <w:pPr>
              <w:pStyle w:val="TableBodyText"/>
              <w:cnfStyle w:val="000000010000" w:firstRow="0" w:lastRow="0" w:firstColumn="0" w:lastColumn="0" w:oddVBand="0" w:evenVBand="0" w:oddHBand="0" w:evenHBand="1" w:firstRowFirstColumn="0" w:firstRowLastColumn="0" w:lastRowFirstColumn="0" w:lastRowLastColumn="0"/>
              <w:rPr>
                <w:ins w:id="5855" w:author="Mohamed Amer" w:date="2024-06-13T05:40:00Z" w16du:dateUtc="2024-06-13T02:40:00Z"/>
                <w:rStyle w:val="-Normal"/>
                <w:rFonts w:ascii="Frutiger LT Arabic 45 Light" w:hAnsi="Frutiger LT Arabic 45 Light" w:cs="Frutiger LT Arabic 45 Light"/>
                <w:bCs w:val="0"/>
                <w:color w:val="auto"/>
              </w:rPr>
            </w:pPr>
            <w:ins w:id="5856" w:author="Mohamed Amer" w:date="2024-06-13T05:41:00Z" w16du:dateUtc="2024-06-13T02:41:00Z">
              <w:r>
                <w:rPr>
                  <w:rStyle w:val="-Normal"/>
                  <w:rFonts w:ascii="Frutiger LT Arabic 45 Light" w:hAnsi="Frutiger LT Arabic 45 Light" w:cs="Frutiger LT Arabic 45 Light"/>
                  <w:bCs w:val="0"/>
                  <w:color w:val="auto"/>
                </w:rPr>
                <w:t>445</w:t>
              </w:r>
            </w:ins>
          </w:p>
        </w:tc>
      </w:tr>
      <w:tr w:rsidR="003B7B0A" w:rsidRPr="00EB1F74" w14:paraId="27DD139F" w14:textId="77777777" w:rsidTr="00897CB5">
        <w:trPr>
          <w:trHeight w:val="251"/>
          <w:ins w:id="5857" w:author="Mohamed Amer" w:date="2024-06-13T05:40:00Z"/>
          <w:trPrChange w:id="5858" w:author="Mohamed Amer" w:date="2024-07-28T16:36:00Z" w16du:dateUtc="2024-07-28T13:36:00Z">
            <w:trPr>
              <w:gridBefore w:val="1"/>
              <w:trHeight w:val="251"/>
            </w:trPr>
          </w:trPrChange>
        </w:trPr>
        <w:tc>
          <w:tcPr>
            <w:tcW w:w="1980" w:type="dxa"/>
            <w:vAlign w:val="top"/>
            <w:tcPrChange w:id="5859" w:author="Mohamed Amer" w:date="2024-07-28T16:36:00Z" w16du:dateUtc="2024-07-28T13:36:00Z">
              <w:tcPr>
                <w:tcW w:w="1638" w:type="dxa"/>
                <w:vAlign w:val="top"/>
              </w:tcPr>
            </w:tcPrChange>
          </w:tcPr>
          <w:p w14:paraId="17A17800" w14:textId="7AF90B8C" w:rsidR="003B7B0A" w:rsidRDefault="003B7B0A" w:rsidP="003B7B0A">
            <w:pPr>
              <w:pStyle w:val="TableBodyText"/>
              <w:rPr>
                <w:ins w:id="5860" w:author="Mohamed Amer" w:date="2024-06-13T05:40:00Z" w16du:dateUtc="2024-06-13T02:40:00Z"/>
                <w:rStyle w:val="-Normal"/>
                <w:rFonts w:ascii="Frutiger LT Arabic 45 Light" w:hAnsi="Frutiger LT Arabic 45 Light" w:cs="Frutiger LT Arabic 45 Light"/>
                <w:bCs w:val="0"/>
                <w:color w:val="000000" w:themeColor="text1"/>
              </w:rPr>
            </w:pPr>
            <w:ins w:id="5861" w:author="Mohamed Amer" w:date="2024-06-13T05:41:00Z" w16du:dateUtc="2024-06-13T02:41:00Z">
              <w:r>
                <w:rPr>
                  <w:rStyle w:val="-Normal"/>
                  <w:rFonts w:ascii="Frutiger LT Arabic 45 Light" w:hAnsi="Frutiger LT Arabic 45 Light" w:cs="Frutiger LT Arabic 45 Light"/>
                  <w:bCs w:val="0"/>
                  <w:color w:val="000000" w:themeColor="text1"/>
                </w:rPr>
                <w:t xml:space="preserve">Bot </w:t>
              </w:r>
            </w:ins>
            <w:ins w:id="5862" w:author="Mohamed Amer" w:date="2024-06-13T05:42:00Z" w16du:dateUtc="2024-06-13T02:42:00Z">
              <w:r>
                <w:rPr>
                  <w:rStyle w:val="-Normal"/>
                  <w:rFonts w:ascii="Frutiger LT Arabic 45 Light" w:hAnsi="Frutiger LT Arabic 45 Light" w:cs="Frutiger LT Arabic 45 Light"/>
                  <w:bCs w:val="0"/>
                  <w:color w:val="000000" w:themeColor="text1"/>
                </w:rPr>
                <w:t>runner</w:t>
              </w:r>
            </w:ins>
          </w:p>
        </w:tc>
        <w:tc>
          <w:tcPr>
            <w:tcW w:w="1882" w:type="dxa"/>
            <w:vAlign w:val="top"/>
            <w:tcPrChange w:id="5863" w:author="Mohamed Amer" w:date="2024-07-28T16:36:00Z" w16du:dateUtc="2024-07-28T13:36:00Z">
              <w:tcPr>
                <w:tcW w:w="2224" w:type="dxa"/>
                <w:gridSpan w:val="3"/>
                <w:vAlign w:val="top"/>
              </w:tcPr>
            </w:tcPrChange>
          </w:tcPr>
          <w:p w14:paraId="28855CB6" w14:textId="5013B025" w:rsidR="003B7B0A" w:rsidRDefault="003B7B0A" w:rsidP="003B7B0A">
            <w:pPr>
              <w:pStyle w:val="TableBodyText"/>
              <w:rPr>
                <w:ins w:id="5864" w:author="Mohamed Amer" w:date="2024-06-13T05:40:00Z" w16du:dateUtc="2024-06-13T02:40:00Z"/>
                <w:rStyle w:val="-Normal"/>
                <w:rFonts w:ascii="Frutiger LT Arabic 45 Light" w:hAnsi="Frutiger LT Arabic 45 Light" w:cs="Frutiger LT Arabic 45 Light"/>
                <w:bCs w:val="0"/>
                <w:color w:val="000000"/>
              </w:rPr>
            </w:pPr>
            <w:ins w:id="5865" w:author="Mohamed Amer" w:date="2024-06-13T05:41:00Z" w16du:dateUtc="2024-06-13T02:41:00Z">
              <w:r>
                <w:rPr>
                  <w:rStyle w:val="-Normal"/>
                  <w:rFonts w:ascii="Frutiger LT Arabic 45 Light" w:hAnsi="Frutiger LT Arabic 45 Light" w:cs="Frutiger LT Arabic 45 Light"/>
                  <w:bCs w:val="0"/>
                  <w:color w:val="000000"/>
                </w:rPr>
                <w:t>Shared folder</w:t>
              </w:r>
            </w:ins>
          </w:p>
        </w:tc>
        <w:tc>
          <w:tcPr>
            <w:tcW w:w="0" w:type="dxa"/>
            <w:tcPrChange w:id="5866" w:author="Mohamed Amer" w:date="2024-07-28T16:36:00Z" w16du:dateUtc="2024-07-28T13:36:00Z">
              <w:tcPr>
                <w:tcW w:w="3698" w:type="dxa"/>
                <w:gridSpan w:val="3"/>
              </w:tcPr>
            </w:tcPrChange>
          </w:tcPr>
          <w:p w14:paraId="1F427B40" w14:textId="4E2A08E6" w:rsidR="003B7B0A" w:rsidRDefault="003B7B0A" w:rsidP="003B7B0A">
            <w:pPr>
              <w:pStyle w:val="TableBodyText"/>
              <w:rPr>
                <w:ins w:id="5867" w:author="Mohamed Amer" w:date="2024-06-13T05:40:00Z" w16du:dateUtc="2024-06-13T02:40:00Z"/>
                <w:rStyle w:val="-Normal"/>
                <w:rFonts w:ascii="Frutiger LT Arabic 45 Light" w:hAnsi="Frutiger LT Arabic 45 Light" w:cs="Frutiger LT Arabic 45 Light"/>
                <w:bCs w:val="0"/>
                <w:color w:val="auto"/>
              </w:rPr>
            </w:pPr>
            <w:ins w:id="5868" w:author="Mohamed Amer" w:date="2024-06-13T05:41:00Z" w16du:dateUtc="2024-06-13T02:41:00Z">
              <w:r>
                <w:rPr>
                  <w:rStyle w:val="-Normal"/>
                  <w:rFonts w:ascii="Frutiger LT Arabic 45 Light" w:hAnsi="Frutiger LT Arabic 45 Light" w:cs="Frutiger LT Arabic 45 Light"/>
                  <w:bCs w:val="0"/>
                  <w:color w:val="auto"/>
                </w:rPr>
                <w:t>UD</w:t>
              </w:r>
            </w:ins>
            <w:ins w:id="5869" w:author="Mohamed Amer" w:date="2024-06-13T05:42:00Z" w16du:dateUtc="2024-06-13T02:42:00Z">
              <w:r>
                <w:rPr>
                  <w:rStyle w:val="-Normal"/>
                  <w:rFonts w:ascii="Frutiger LT Arabic 45 Light" w:hAnsi="Frutiger LT Arabic 45 Light" w:cs="Frutiger LT Arabic 45 Light"/>
                  <w:bCs w:val="0"/>
                  <w:color w:val="auto"/>
                </w:rPr>
                <w:t>P</w:t>
              </w:r>
            </w:ins>
          </w:p>
        </w:tc>
        <w:tc>
          <w:tcPr>
            <w:tcW w:w="0" w:type="dxa"/>
            <w:tcPrChange w:id="5870" w:author="Mohamed Amer" w:date="2024-07-28T16:36:00Z" w16du:dateUtc="2024-07-28T13:36:00Z">
              <w:tcPr>
                <w:tcW w:w="2930" w:type="dxa"/>
                <w:gridSpan w:val="2"/>
              </w:tcPr>
            </w:tcPrChange>
          </w:tcPr>
          <w:p w14:paraId="547F0484" w14:textId="0AA8D435" w:rsidR="003B7B0A" w:rsidRDefault="003B7B0A" w:rsidP="003B7B0A">
            <w:pPr>
              <w:pStyle w:val="TableBodyText"/>
              <w:rPr>
                <w:ins w:id="5871" w:author="Mohamed Amer" w:date="2024-06-13T05:40:00Z" w16du:dateUtc="2024-06-13T02:40:00Z"/>
                <w:rStyle w:val="-Normal"/>
                <w:rFonts w:ascii="Frutiger LT Arabic 45 Light" w:hAnsi="Frutiger LT Arabic 45 Light" w:cs="Frutiger LT Arabic 45 Light"/>
                <w:bCs w:val="0"/>
                <w:color w:val="auto"/>
              </w:rPr>
            </w:pPr>
            <w:ins w:id="5872" w:author="Mohamed Amer" w:date="2024-06-13T05:42:00Z" w16du:dateUtc="2024-06-13T02:42:00Z">
              <w:r>
                <w:rPr>
                  <w:rStyle w:val="-Normal"/>
                  <w:rFonts w:ascii="Frutiger LT Arabic 45 Light" w:hAnsi="Frutiger LT Arabic 45 Light" w:cs="Frutiger LT Arabic 45 Light"/>
                  <w:bCs w:val="0"/>
                  <w:color w:val="auto"/>
                </w:rPr>
                <w:t>445</w:t>
              </w:r>
            </w:ins>
          </w:p>
        </w:tc>
      </w:tr>
      <w:tr w:rsidR="003B7B0A" w:rsidRPr="00EB1F74" w14:paraId="03AA76AD" w14:textId="77777777" w:rsidTr="00897CB5">
        <w:trPr>
          <w:cnfStyle w:val="000000010000" w:firstRow="0" w:lastRow="0" w:firstColumn="0" w:lastColumn="0" w:oddVBand="0" w:evenVBand="0" w:oddHBand="0" w:evenHBand="1" w:firstRowFirstColumn="0" w:firstRowLastColumn="0" w:lastRowFirstColumn="0" w:lastRowLastColumn="0"/>
          <w:trHeight w:val="251"/>
          <w:ins w:id="5873" w:author="Mohamed Amer" w:date="2024-06-13T05:42:00Z"/>
          <w:trPrChange w:id="5874" w:author="Mohamed Amer" w:date="2024-07-28T16:36:00Z" w16du:dateUtc="2024-07-28T13:36:00Z">
            <w:trPr>
              <w:gridBefore w:val="1"/>
              <w:trHeight w:val="251"/>
            </w:trPr>
          </w:trPrChange>
        </w:trPr>
        <w:tc>
          <w:tcPr>
            <w:tcW w:w="1980" w:type="dxa"/>
            <w:vAlign w:val="top"/>
            <w:tcPrChange w:id="5875" w:author="Mohamed Amer" w:date="2024-07-28T16:36:00Z" w16du:dateUtc="2024-07-28T13:36:00Z">
              <w:tcPr>
                <w:tcW w:w="1638" w:type="dxa"/>
                <w:vAlign w:val="top"/>
              </w:tcPr>
            </w:tcPrChange>
          </w:tcPr>
          <w:p w14:paraId="68D2872F" w14:textId="7C457372" w:rsidR="003B7B0A" w:rsidRDefault="003B7B0A" w:rsidP="003B7B0A">
            <w:pPr>
              <w:pStyle w:val="TableBodyText"/>
              <w:cnfStyle w:val="000000010000" w:firstRow="0" w:lastRow="0" w:firstColumn="0" w:lastColumn="0" w:oddVBand="0" w:evenVBand="0" w:oddHBand="0" w:evenHBand="1" w:firstRowFirstColumn="0" w:firstRowLastColumn="0" w:lastRowFirstColumn="0" w:lastRowLastColumn="0"/>
              <w:rPr>
                <w:ins w:id="5876" w:author="Mohamed Amer" w:date="2024-06-13T05:42:00Z" w16du:dateUtc="2024-06-13T02:42:00Z"/>
                <w:rStyle w:val="-Normal"/>
                <w:rFonts w:ascii="Frutiger LT Arabic 45 Light" w:hAnsi="Frutiger LT Arabic 45 Light" w:cs="Frutiger LT Arabic 45 Light"/>
                <w:bCs w:val="0"/>
                <w:color w:val="000000" w:themeColor="text1"/>
              </w:rPr>
            </w:pPr>
            <w:ins w:id="5877" w:author="Mohamed Amer" w:date="2024-06-13T05:42:00Z" w16du:dateUtc="2024-06-13T02:42:00Z">
              <w:r>
                <w:rPr>
                  <w:rStyle w:val="-Normal"/>
                  <w:rFonts w:ascii="Frutiger LT Arabic 45 Light" w:hAnsi="Frutiger LT Arabic 45 Light" w:cs="Frutiger LT Arabic 45 Light"/>
                  <w:bCs w:val="0"/>
                  <w:color w:val="000000" w:themeColor="text1"/>
                </w:rPr>
                <w:t>Bot creator</w:t>
              </w:r>
            </w:ins>
          </w:p>
        </w:tc>
        <w:tc>
          <w:tcPr>
            <w:tcW w:w="1882" w:type="dxa"/>
            <w:vAlign w:val="top"/>
            <w:tcPrChange w:id="5878" w:author="Mohamed Amer" w:date="2024-07-28T16:36:00Z" w16du:dateUtc="2024-07-28T13:36:00Z">
              <w:tcPr>
                <w:tcW w:w="2224" w:type="dxa"/>
                <w:gridSpan w:val="3"/>
                <w:vAlign w:val="top"/>
              </w:tcPr>
            </w:tcPrChange>
          </w:tcPr>
          <w:p w14:paraId="6F990BDC" w14:textId="3429E7F7" w:rsidR="003B7B0A" w:rsidRDefault="003B7B0A" w:rsidP="003B7B0A">
            <w:pPr>
              <w:pStyle w:val="TableBodyText"/>
              <w:cnfStyle w:val="000000010000" w:firstRow="0" w:lastRow="0" w:firstColumn="0" w:lastColumn="0" w:oddVBand="0" w:evenVBand="0" w:oddHBand="0" w:evenHBand="1" w:firstRowFirstColumn="0" w:firstRowLastColumn="0" w:lastRowFirstColumn="0" w:lastRowLastColumn="0"/>
              <w:rPr>
                <w:ins w:id="5879" w:author="Mohamed Amer" w:date="2024-06-13T05:42:00Z" w16du:dateUtc="2024-06-13T02:42:00Z"/>
                <w:rStyle w:val="-Normal"/>
                <w:rFonts w:ascii="Frutiger LT Arabic 45 Light" w:hAnsi="Frutiger LT Arabic 45 Light" w:cs="Frutiger LT Arabic 45 Light"/>
                <w:bCs w:val="0"/>
                <w:color w:val="000000"/>
              </w:rPr>
            </w:pPr>
            <w:ins w:id="5880" w:author="Mohamed Amer" w:date="2024-06-13T05:42:00Z" w16du:dateUtc="2024-06-13T02:42:00Z">
              <w:r>
                <w:rPr>
                  <w:rStyle w:val="-Normal"/>
                  <w:rFonts w:ascii="Frutiger LT Arabic 45 Light" w:hAnsi="Frutiger LT Arabic 45 Light" w:cs="Frutiger LT Arabic 45 Light"/>
                  <w:bCs w:val="0"/>
                  <w:color w:val="000000"/>
                </w:rPr>
                <w:t>Shared folder</w:t>
              </w:r>
            </w:ins>
          </w:p>
        </w:tc>
        <w:tc>
          <w:tcPr>
            <w:tcW w:w="0" w:type="dxa"/>
            <w:tcPrChange w:id="5881" w:author="Mohamed Amer" w:date="2024-07-28T16:36:00Z" w16du:dateUtc="2024-07-28T13:36:00Z">
              <w:tcPr>
                <w:tcW w:w="3698" w:type="dxa"/>
                <w:gridSpan w:val="3"/>
              </w:tcPr>
            </w:tcPrChange>
          </w:tcPr>
          <w:p w14:paraId="5D68E571" w14:textId="46B4B1CB" w:rsidR="003B7B0A" w:rsidRDefault="003B7B0A" w:rsidP="003B7B0A">
            <w:pPr>
              <w:pStyle w:val="TableBodyText"/>
              <w:cnfStyle w:val="000000010000" w:firstRow="0" w:lastRow="0" w:firstColumn="0" w:lastColumn="0" w:oddVBand="0" w:evenVBand="0" w:oddHBand="0" w:evenHBand="1" w:firstRowFirstColumn="0" w:firstRowLastColumn="0" w:lastRowFirstColumn="0" w:lastRowLastColumn="0"/>
              <w:rPr>
                <w:ins w:id="5882" w:author="Mohamed Amer" w:date="2024-06-13T05:42:00Z" w16du:dateUtc="2024-06-13T02:42:00Z"/>
                <w:rStyle w:val="-Normal"/>
                <w:rFonts w:ascii="Frutiger LT Arabic 45 Light" w:hAnsi="Frutiger LT Arabic 45 Light" w:cs="Frutiger LT Arabic 45 Light"/>
                <w:bCs w:val="0"/>
                <w:color w:val="auto"/>
              </w:rPr>
            </w:pPr>
            <w:ins w:id="5883" w:author="Mohamed Amer" w:date="2024-06-13T05:42:00Z" w16du:dateUtc="2024-06-13T02:42:00Z">
              <w:r>
                <w:rPr>
                  <w:rStyle w:val="-Normal"/>
                  <w:rFonts w:ascii="Frutiger LT Arabic 45 Light" w:hAnsi="Frutiger LT Arabic 45 Light" w:cs="Frutiger LT Arabic 45 Light"/>
                  <w:bCs w:val="0"/>
                  <w:color w:val="auto"/>
                </w:rPr>
                <w:t>UDP</w:t>
              </w:r>
            </w:ins>
          </w:p>
        </w:tc>
        <w:tc>
          <w:tcPr>
            <w:tcW w:w="0" w:type="dxa"/>
            <w:tcPrChange w:id="5884" w:author="Mohamed Amer" w:date="2024-07-28T16:36:00Z" w16du:dateUtc="2024-07-28T13:36:00Z">
              <w:tcPr>
                <w:tcW w:w="2930" w:type="dxa"/>
                <w:gridSpan w:val="2"/>
              </w:tcPr>
            </w:tcPrChange>
          </w:tcPr>
          <w:p w14:paraId="1C36F6E5" w14:textId="1D158207" w:rsidR="003B7B0A" w:rsidRDefault="003B7B0A" w:rsidP="003B7B0A">
            <w:pPr>
              <w:pStyle w:val="TableBodyText"/>
              <w:cnfStyle w:val="000000010000" w:firstRow="0" w:lastRow="0" w:firstColumn="0" w:lastColumn="0" w:oddVBand="0" w:evenVBand="0" w:oddHBand="0" w:evenHBand="1" w:firstRowFirstColumn="0" w:firstRowLastColumn="0" w:lastRowFirstColumn="0" w:lastRowLastColumn="0"/>
              <w:rPr>
                <w:ins w:id="5885" w:author="Mohamed Amer" w:date="2024-06-13T05:42:00Z" w16du:dateUtc="2024-06-13T02:42:00Z"/>
                <w:rStyle w:val="-Normal"/>
                <w:rFonts w:ascii="Frutiger LT Arabic 45 Light" w:hAnsi="Frutiger LT Arabic 45 Light" w:cs="Frutiger LT Arabic 45 Light"/>
                <w:bCs w:val="0"/>
                <w:color w:val="auto"/>
              </w:rPr>
            </w:pPr>
            <w:ins w:id="5886" w:author="Mohamed Amer" w:date="2024-06-13T05:42:00Z" w16du:dateUtc="2024-06-13T02:42:00Z">
              <w:r>
                <w:rPr>
                  <w:rStyle w:val="-Normal"/>
                  <w:rFonts w:ascii="Frutiger LT Arabic 45 Light" w:hAnsi="Frutiger LT Arabic 45 Light" w:cs="Frutiger LT Arabic 45 Light"/>
                  <w:bCs w:val="0"/>
                  <w:color w:val="auto"/>
                </w:rPr>
                <w:t>445</w:t>
              </w:r>
            </w:ins>
          </w:p>
        </w:tc>
      </w:tr>
      <w:tr w:rsidR="00897CB5" w:rsidRPr="00EB1F74" w14:paraId="06663D7A" w14:textId="77777777" w:rsidTr="00897CB5">
        <w:trPr>
          <w:trHeight w:val="251"/>
          <w:ins w:id="5887" w:author="Mohamed Amer" w:date="2024-07-28T16:34:00Z"/>
          <w:trPrChange w:id="5888" w:author="Mohamed Amer" w:date="2024-07-28T16:36:00Z" w16du:dateUtc="2024-07-28T13:36:00Z">
            <w:trPr>
              <w:gridBefore w:val="1"/>
              <w:trHeight w:val="251"/>
            </w:trPr>
          </w:trPrChange>
        </w:trPr>
        <w:tc>
          <w:tcPr>
            <w:tcW w:w="1980" w:type="dxa"/>
            <w:vAlign w:val="top"/>
            <w:tcPrChange w:id="5889" w:author="Mohamed Amer" w:date="2024-07-28T16:36:00Z" w16du:dateUtc="2024-07-28T13:36:00Z">
              <w:tcPr>
                <w:tcW w:w="1638" w:type="dxa"/>
                <w:vAlign w:val="top"/>
              </w:tcPr>
            </w:tcPrChange>
          </w:tcPr>
          <w:p w14:paraId="7F8EC894" w14:textId="31F77104" w:rsidR="00897CB5" w:rsidRDefault="00897CB5" w:rsidP="003B7B0A">
            <w:pPr>
              <w:pStyle w:val="TableBodyText"/>
              <w:rPr>
                <w:ins w:id="5890" w:author="Mohamed Amer" w:date="2024-07-28T16:34:00Z" w16du:dateUtc="2024-07-28T13:34:00Z"/>
                <w:rStyle w:val="-Normal"/>
                <w:rFonts w:ascii="Frutiger LT Arabic 45 Light" w:hAnsi="Frutiger LT Arabic 45 Light" w:cs="Frutiger LT Arabic 45 Light"/>
                <w:bCs w:val="0"/>
                <w:color w:val="000000" w:themeColor="text1"/>
              </w:rPr>
            </w:pPr>
            <w:ins w:id="5891" w:author="Mohamed Amer" w:date="2024-07-28T16:34:00Z" w16du:dateUtc="2024-07-28T13:34:00Z">
              <w:r>
                <w:rPr>
                  <w:rStyle w:val="-Normal"/>
                  <w:rFonts w:ascii="Frutiger LT Arabic 45 Light" w:hAnsi="Frutiger LT Arabic 45 Light" w:cs="Frutiger LT Arabic 45 Light"/>
                  <w:bCs w:val="0"/>
                  <w:color w:val="000000" w:themeColor="text1"/>
                </w:rPr>
                <w:t>Control room</w:t>
              </w:r>
            </w:ins>
          </w:p>
        </w:tc>
        <w:tc>
          <w:tcPr>
            <w:tcW w:w="1882" w:type="dxa"/>
            <w:vAlign w:val="top"/>
            <w:tcPrChange w:id="5892" w:author="Mohamed Amer" w:date="2024-07-28T16:36:00Z" w16du:dateUtc="2024-07-28T13:36:00Z">
              <w:tcPr>
                <w:tcW w:w="2224" w:type="dxa"/>
                <w:gridSpan w:val="3"/>
                <w:vAlign w:val="top"/>
              </w:tcPr>
            </w:tcPrChange>
          </w:tcPr>
          <w:p w14:paraId="23B1D9B7" w14:textId="66779CAA" w:rsidR="00897CB5" w:rsidRDefault="00897CB5" w:rsidP="003B7B0A">
            <w:pPr>
              <w:pStyle w:val="TableBodyText"/>
              <w:rPr>
                <w:ins w:id="5893" w:author="Mohamed Amer" w:date="2024-07-28T16:34:00Z" w16du:dateUtc="2024-07-28T13:34:00Z"/>
                <w:rStyle w:val="-Normal"/>
                <w:rFonts w:ascii="Frutiger LT Arabic 45 Light" w:hAnsi="Frutiger LT Arabic 45 Light" w:cs="Frutiger LT Arabic 45 Light"/>
                <w:bCs w:val="0"/>
                <w:color w:val="000000"/>
              </w:rPr>
            </w:pPr>
            <w:ins w:id="5894" w:author="Mohamed Amer" w:date="2024-07-28T16:34:00Z" w16du:dateUtc="2024-07-28T13:34:00Z">
              <w:r>
                <w:rPr>
                  <w:rStyle w:val="-Normal"/>
                  <w:rFonts w:ascii="Frutiger LT Arabic 45 Light" w:hAnsi="Frutiger LT Arabic 45 Light" w:cs="Frutiger LT Arabic 45 Light"/>
                  <w:bCs w:val="0"/>
                  <w:color w:val="000000"/>
                </w:rPr>
                <w:t>Splunk IP</w:t>
              </w:r>
            </w:ins>
          </w:p>
        </w:tc>
        <w:tc>
          <w:tcPr>
            <w:tcW w:w="0" w:type="dxa"/>
            <w:tcPrChange w:id="5895" w:author="Mohamed Amer" w:date="2024-07-28T16:36:00Z" w16du:dateUtc="2024-07-28T13:36:00Z">
              <w:tcPr>
                <w:tcW w:w="3698" w:type="dxa"/>
                <w:gridSpan w:val="3"/>
              </w:tcPr>
            </w:tcPrChange>
          </w:tcPr>
          <w:p w14:paraId="78FA165F" w14:textId="77777777" w:rsidR="00897CB5" w:rsidRDefault="00897CB5" w:rsidP="003B7B0A">
            <w:pPr>
              <w:pStyle w:val="TableBodyText"/>
              <w:rPr>
                <w:ins w:id="5896" w:author="Mohamed Amer" w:date="2024-07-28T16:34:00Z" w16du:dateUtc="2024-07-28T13:34:00Z"/>
                <w:rStyle w:val="-Normal"/>
                <w:rFonts w:ascii="Frutiger LT Arabic 45 Light" w:hAnsi="Frutiger LT Arabic 45 Light" w:cs="Frutiger LT Arabic 45 Light"/>
                <w:bCs w:val="0"/>
                <w:color w:val="auto"/>
              </w:rPr>
            </w:pPr>
          </w:p>
        </w:tc>
        <w:tc>
          <w:tcPr>
            <w:tcW w:w="0" w:type="dxa"/>
            <w:tcPrChange w:id="5897" w:author="Mohamed Amer" w:date="2024-07-28T16:36:00Z" w16du:dateUtc="2024-07-28T13:36:00Z">
              <w:tcPr>
                <w:tcW w:w="2930" w:type="dxa"/>
                <w:gridSpan w:val="2"/>
              </w:tcPr>
            </w:tcPrChange>
          </w:tcPr>
          <w:p w14:paraId="2D3932FF" w14:textId="77777777" w:rsidR="00897CB5" w:rsidRDefault="00897CB5" w:rsidP="003B7B0A">
            <w:pPr>
              <w:pStyle w:val="TableBodyText"/>
              <w:rPr>
                <w:ins w:id="5898" w:author="Mohamed Amer" w:date="2024-07-28T16:34:00Z" w16du:dateUtc="2024-07-28T13:34:00Z"/>
                <w:rStyle w:val="-Normal"/>
                <w:rFonts w:ascii="Frutiger LT Arabic 45 Light" w:hAnsi="Frutiger LT Arabic 45 Light" w:cs="Frutiger LT Arabic 45 Light"/>
                <w:bCs w:val="0"/>
                <w:color w:val="auto"/>
              </w:rPr>
            </w:pPr>
          </w:p>
        </w:tc>
      </w:tr>
      <w:tr w:rsidR="00897CB5" w:rsidRPr="00EB1F74" w14:paraId="49C70605" w14:textId="77777777" w:rsidTr="00897CB5">
        <w:trPr>
          <w:cnfStyle w:val="000000010000" w:firstRow="0" w:lastRow="0" w:firstColumn="0" w:lastColumn="0" w:oddVBand="0" w:evenVBand="0" w:oddHBand="0" w:evenHBand="1" w:firstRowFirstColumn="0" w:firstRowLastColumn="0" w:lastRowFirstColumn="0" w:lastRowLastColumn="0"/>
          <w:trHeight w:val="251"/>
          <w:ins w:id="5899" w:author="Mohamed Amer" w:date="2024-07-28T16:35:00Z"/>
          <w:trPrChange w:id="5900" w:author="Mohamed Amer" w:date="2024-07-28T16:36:00Z" w16du:dateUtc="2024-07-28T13:36:00Z">
            <w:trPr>
              <w:gridBefore w:val="1"/>
              <w:trHeight w:val="251"/>
            </w:trPr>
          </w:trPrChange>
        </w:trPr>
        <w:tc>
          <w:tcPr>
            <w:tcW w:w="1980" w:type="dxa"/>
            <w:vAlign w:val="top"/>
            <w:tcPrChange w:id="5901" w:author="Mohamed Amer" w:date="2024-07-28T16:36:00Z" w16du:dateUtc="2024-07-28T13:36:00Z">
              <w:tcPr>
                <w:tcW w:w="1638" w:type="dxa"/>
                <w:vAlign w:val="top"/>
              </w:tcPr>
            </w:tcPrChange>
          </w:tcPr>
          <w:p w14:paraId="1D3417D6" w14:textId="7B41583A" w:rsidR="00897CB5" w:rsidRDefault="00897CB5" w:rsidP="003B7B0A">
            <w:pPr>
              <w:pStyle w:val="TableBodyText"/>
              <w:cnfStyle w:val="000000010000" w:firstRow="0" w:lastRow="0" w:firstColumn="0" w:lastColumn="0" w:oddVBand="0" w:evenVBand="0" w:oddHBand="0" w:evenHBand="1" w:firstRowFirstColumn="0" w:firstRowLastColumn="0" w:lastRowFirstColumn="0" w:lastRowLastColumn="0"/>
              <w:rPr>
                <w:ins w:id="5902" w:author="Mohamed Amer" w:date="2024-07-28T16:35:00Z" w16du:dateUtc="2024-07-28T13:35:00Z"/>
                <w:rStyle w:val="-Normal"/>
                <w:rFonts w:ascii="Frutiger LT Arabic 45 Light" w:hAnsi="Frutiger LT Arabic 45 Light" w:cs="Frutiger LT Arabic 45 Light"/>
                <w:bCs w:val="0"/>
                <w:color w:val="000000" w:themeColor="text1"/>
              </w:rPr>
            </w:pPr>
            <w:ins w:id="5903" w:author="Mohamed Amer" w:date="2024-07-28T16:35:00Z" w16du:dateUtc="2024-07-28T13:35:00Z">
              <w:r>
                <w:rPr>
                  <w:rStyle w:val="-Normal"/>
                  <w:rFonts w:ascii="Frutiger LT Arabic 45 Light" w:hAnsi="Frutiger LT Arabic 45 Light" w:cs="Frutiger LT Arabic 45 Light"/>
                  <w:bCs w:val="0"/>
                  <w:color w:val="000000" w:themeColor="text1"/>
                </w:rPr>
                <w:t>Control room</w:t>
              </w:r>
            </w:ins>
          </w:p>
        </w:tc>
        <w:tc>
          <w:tcPr>
            <w:tcW w:w="1882" w:type="dxa"/>
            <w:vAlign w:val="top"/>
            <w:tcPrChange w:id="5904" w:author="Mohamed Amer" w:date="2024-07-28T16:36:00Z" w16du:dateUtc="2024-07-28T13:36:00Z">
              <w:tcPr>
                <w:tcW w:w="2224" w:type="dxa"/>
                <w:gridSpan w:val="3"/>
                <w:vAlign w:val="top"/>
              </w:tcPr>
            </w:tcPrChange>
          </w:tcPr>
          <w:p w14:paraId="728323A9" w14:textId="6D5B4A37" w:rsidR="00897CB5" w:rsidRDefault="00897CB5" w:rsidP="003B7B0A">
            <w:pPr>
              <w:pStyle w:val="TableBodyText"/>
              <w:cnfStyle w:val="000000010000" w:firstRow="0" w:lastRow="0" w:firstColumn="0" w:lastColumn="0" w:oddVBand="0" w:evenVBand="0" w:oddHBand="0" w:evenHBand="1" w:firstRowFirstColumn="0" w:firstRowLastColumn="0" w:lastRowFirstColumn="0" w:lastRowLastColumn="0"/>
              <w:rPr>
                <w:ins w:id="5905" w:author="Mohamed Amer" w:date="2024-07-28T16:35:00Z" w16du:dateUtc="2024-07-28T13:35:00Z"/>
                <w:rStyle w:val="-Normal"/>
                <w:rFonts w:ascii="Frutiger LT Arabic 45 Light" w:hAnsi="Frutiger LT Arabic 45 Light" w:cs="Frutiger LT Arabic 45 Light"/>
                <w:bCs w:val="0"/>
                <w:color w:val="000000"/>
              </w:rPr>
            </w:pPr>
            <w:ins w:id="5906" w:author="Mohamed Amer" w:date="2024-07-28T16:35:00Z" w16du:dateUtc="2024-07-28T13:35:00Z">
              <w:r>
                <w:rPr>
                  <w:rStyle w:val="-Normal"/>
                  <w:rFonts w:ascii="Frutiger LT Arabic 45 Light" w:hAnsi="Frutiger LT Arabic 45 Light" w:cs="Frutiger LT Arabic 45 Light"/>
                  <w:bCs w:val="0"/>
                  <w:color w:val="000000"/>
                </w:rPr>
                <w:t>Email server</w:t>
              </w:r>
            </w:ins>
          </w:p>
        </w:tc>
        <w:tc>
          <w:tcPr>
            <w:tcW w:w="0" w:type="dxa"/>
            <w:tcPrChange w:id="5907" w:author="Mohamed Amer" w:date="2024-07-28T16:36:00Z" w16du:dateUtc="2024-07-28T13:36:00Z">
              <w:tcPr>
                <w:tcW w:w="3698" w:type="dxa"/>
                <w:gridSpan w:val="3"/>
              </w:tcPr>
            </w:tcPrChange>
          </w:tcPr>
          <w:p w14:paraId="2BFC1011" w14:textId="5AFF48CF" w:rsidR="00897CB5" w:rsidRDefault="00897CB5" w:rsidP="003B7B0A">
            <w:pPr>
              <w:pStyle w:val="TableBodyText"/>
              <w:cnfStyle w:val="000000010000" w:firstRow="0" w:lastRow="0" w:firstColumn="0" w:lastColumn="0" w:oddVBand="0" w:evenVBand="0" w:oddHBand="0" w:evenHBand="1" w:firstRowFirstColumn="0" w:firstRowLastColumn="0" w:lastRowFirstColumn="0" w:lastRowLastColumn="0"/>
              <w:rPr>
                <w:ins w:id="5908" w:author="Mohamed Amer" w:date="2024-07-28T16:35:00Z" w16du:dateUtc="2024-07-28T13:35:00Z"/>
                <w:rStyle w:val="-Normal"/>
                <w:rFonts w:ascii="Frutiger LT Arabic 45 Light" w:hAnsi="Frutiger LT Arabic 45 Light" w:cs="Frutiger LT Arabic 45 Light"/>
                <w:bCs w:val="0"/>
                <w:color w:val="auto"/>
              </w:rPr>
            </w:pPr>
            <w:ins w:id="5909" w:author="Mohamed Amer" w:date="2024-07-28T16:35:00Z" w16du:dateUtc="2024-07-28T13:35:00Z">
              <w:r>
                <w:rPr>
                  <w:rStyle w:val="-Normal"/>
                  <w:rFonts w:ascii="Frutiger LT Arabic 45 Light" w:hAnsi="Frutiger LT Arabic 45 Light" w:cs="Frutiger LT Arabic 45 Light"/>
                  <w:bCs w:val="0"/>
                  <w:color w:val="auto"/>
                </w:rPr>
                <w:t>SMTP</w:t>
              </w:r>
            </w:ins>
          </w:p>
        </w:tc>
        <w:tc>
          <w:tcPr>
            <w:tcW w:w="0" w:type="dxa"/>
            <w:tcPrChange w:id="5910" w:author="Mohamed Amer" w:date="2024-07-28T16:36:00Z" w16du:dateUtc="2024-07-28T13:36:00Z">
              <w:tcPr>
                <w:tcW w:w="2930" w:type="dxa"/>
                <w:gridSpan w:val="2"/>
              </w:tcPr>
            </w:tcPrChange>
          </w:tcPr>
          <w:p w14:paraId="000137D1" w14:textId="77777777" w:rsidR="00897CB5" w:rsidRDefault="00897CB5" w:rsidP="003B7B0A">
            <w:pPr>
              <w:pStyle w:val="TableBodyText"/>
              <w:cnfStyle w:val="000000010000" w:firstRow="0" w:lastRow="0" w:firstColumn="0" w:lastColumn="0" w:oddVBand="0" w:evenVBand="0" w:oddHBand="0" w:evenHBand="1" w:firstRowFirstColumn="0" w:firstRowLastColumn="0" w:lastRowFirstColumn="0" w:lastRowLastColumn="0"/>
              <w:rPr>
                <w:ins w:id="5911" w:author="Mohamed Amer" w:date="2024-07-28T16:35:00Z" w16du:dateUtc="2024-07-28T13:35:00Z"/>
                <w:rStyle w:val="-Normal"/>
                <w:rFonts w:ascii="Frutiger LT Arabic 45 Light" w:hAnsi="Frutiger LT Arabic 45 Light" w:cs="Frutiger LT Arabic 45 Light"/>
                <w:bCs w:val="0"/>
                <w:color w:val="auto"/>
              </w:rPr>
            </w:pPr>
          </w:p>
        </w:tc>
      </w:tr>
      <w:tr w:rsidR="00897CB5" w:rsidRPr="00EB1F74" w14:paraId="24F29F97" w14:textId="77777777" w:rsidTr="00897CB5">
        <w:trPr>
          <w:trHeight w:val="251"/>
          <w:ins w:id="5912" w:author="Mohamed Amer" w:date="2024-07-28T16:35:00Z"/>
          <w:trPrChange w:id="5913" w:author="Mohamed Amer" w:date="2024-07-28T16:36:00Z" w16du:dateUtc="2024-07-28T13:36:00Z">
            <w:trPr>
              <w:gridBefore w:val="1"/>
              <w:trHeight w:val="251"/>
            </w:trPr>
          </w:trPrChange>
        </w:trPr>
        <w:tc>
          <w:tcPr>
            <w:tcW w:w="1980" w:type="dxa"/>
            <w:vAlign w:val="top"/>
            <w:tcPrChange w:id="5914" w:author="Mohamed Amer" w:date="2024-07-28T16:36:00Z" w16du:dateUtc="2024-07-28T13:36:00Z">
              <w:tcPr>
                <w:tcW w:w="1638" w:type="dxa"/>
                <w:vAlign w:val="top"/>
              </w:tcPr>
            </w:tcPrChange>
          </w:tcPr>
          <w:p w14:paraId="64111DFB" w14:textId="4708D4DB" w:rsidR="00897CB5" w:rsidRDefault="00897CB5" w:rsidP="00897CB5">
            <w:pPr>
              <w:pStyle w:val="TableBodyText"/>
              <w:rPr>
                <w:ins w:id="5915" w:author="Mohamed Amer" w:date="2024-07-28T16:35:00Z" w16du:dateUtc="2024-07-28T13:35:00Z"/>
                <w:rStyle w:val="-Normal"/>
                <w:rFonts w:ascii="Frutiger LT Arabic 45 Light" w:hAnsi="Frutiger LT Arabic 45 Light" w:cs="Frutiger LT Arabic 45 Light"/>
                <w:bCs w:val="0"/>
                <w:color w:val="000000" w:themeColor="text1"/>
              </w:rPr>
            </w:pPr>
            <w:ins w:id="5916" w:author="Mohamed Amer" w:date="2024-07-28T16:35:00Z" w16du:dateUtc="2024-07-28T13:35:00Z">
              <w:r>
                <w:rPr>
                  <w:rStyle w:val="-Normal"/>
                  <w:rFonts w:ascii="Frutiger LT Arabic 45 Light" w:hAnsi="Frutiger LT Arabic 45 Light" w:cs="Frutiger LT Arabic 45 Light"/>
                  <w:bCs w:val="0"/>
                  <w:color w:val="000000" w:themeColor="text1"/>
                </w:rPr>
                <w:t>Bo</w:t>
              </w:r>
            </w:ins>
            <w:ins w:id="5917" w:author="Mohamed Amer" w:date="2024-07-28T16:36:00Z" w16du:dateUtc="2024-07-28T13:36:00Z">
              <w:r>
                <w:rPr>
                  <w:rStyle w:val="-Normal"/>
                  <w:rFonts w:ascii="Frutiger LT Arabic 45 Light" w:hAnsi="Frutiger LT Arabic 45 Light" w:cs="Frutiger LT Arabic 45 Light"/>
                  <w:bCs w:val="0"/>
                  <w:color w:val="000000" w:themeColor="text1"/>
                </w:rPr>
                <w:t>t creators and runners machines</w:t>
              </w:r>
            </w:ins>
          </w:p>
        </w:tc>
        <w:tc>
          <w:tcPr>
            <w:tcW w:w="1882" w:type="dxa"/>
            <w:vAlign w:val="top"/>
            <w:tcPrChange w:id="5918" w:author="Mohamed Amer" w:date="2024-07-28T16:36:00Z" w16du:dateUtc="2024-07-28T13:36:00Z">
              <w:tcPr>
                <w:tcW w:w="2224" w:type="dxa"/>
                <w:gridSpan w:val="3"/>
                <w:vAlign w:val="top"/>
              </w:tcPr>
            </w:tcPrChange>
          </w:tcPr>
          <w:p w14:paraId="7FB8075D" w14:textId="3F320080" w:rsidR="00897CB5" w:rsidRDefault="00897CB5" w:rsidP="00897CB5">
            <w:pPr>
              <w:pStyle w:val="TableBodyText"/>
              <w:rPr>
                <w:ins w:id="5919" w:author="Mohamed Amer" w:date="2024-07-28T16:35:00Z" w16du:dateUtc="2024-07-28T13:35:00Z"/>
                <w:rStyle w:val="-Normal"/>
                <w:rFonts w:ascii="Frutiger LT Arabic 45 Light" w:hAnsi="Frutiger LT Arabic 45 Light" w:cs="Frutiger LT Arabic 45 Light"/>
                <w:bCs w:val="0"/>
                <w:color w:val="000000"/>
              </w:rPr>
            </w:pPr>
            <w:ins w:id="5920" w:author="Mohamed Amer" w:date="2024-07-28T16:36:00Z" w16du:dateUtc="2024-07-28T13:36:00Z">
              <w:r>
                <w:rPr>
                  <w:rStyle w:val="-Normal"/>
                  <w:rFonts w:ascii="Frutiger LT Arabic 45 Light" w:hAnsi="Frutiger LT Arabic 45 Light" w:cs="Frutiger LT Arabic 45 Light"/>
                  <w:bCs w:val="0"/>
                  <w:color w:val="000000"/>
                </w:rPr>
                <w:t>Database Server</w:t>
              </w:r>
            </w:ins>
          </w:p>
        </w:tc>
        <w:tc>
          <w:tcPr>
            <w:tcW w:w="0" w:type="dxa"/>
            <w:tcPrChange w:id="5921" w:author="Mohamed Amer" w:date="2024-07-28T16:36:00Z" w16du:dateUtc="2024-07-28T13:36:00Z">
              <w:tcPr>
                <w:tcW w:w="3698" w:type="dxa"/>
                <w:gridSpan w:val="3"/>
              </w:tcPr>
            </w:tcPrChange>
          </w:tcPr>
          <w:p w14:paraId="51FF6B2D" w14:textId="7C4A0C88" w:rsidR="00897CB5" w:rsidRDefault="00897CB5" w:rsidP="00897CB5">
            <w:pPr>
              <w:pStyle w:val="TableBodyText"/>
              <w:rPr>
                <w:ins w:id="5922" w:author="Mohamed Amer" w:date="2024-07-28T16:35:00Z" w16du:dateUtc="2024-07-28T13:35:00Z"/>
                <w:rStyle w:val="-Normal"/>
                <w:rFonts w:ascii="Frutiger LT Arabic 45 Light" w:hAnsi="Frutiger LT Arabic 45 Light" w:cs="Frutiger LT Arabic 45 Light"/>
                <w:bCs w:val="0"/>
                <w:color w:val="auto"/>
              </w:rPr>
            </w:pPr>
            <w:ins w:id="5923" w:author="Mohamed Amer" w:date="2024-07-28T16:36:00Z" w16du:dateUtc="2024-07-28T13:36:00Z">
              <w:r>
                <w:rPr>
                  <w:rStyle w:val="-Normal"/>
                  <w:rFonts w:ascii="Frutiger LT Arabic 45 Light" w:hAnsi="Frutiger LT Arabic 45 Light" w:cs="Frutiger LT Arabic 45 Light"/>
                  <w:bCs w:val="0"/>
                  <w:color w:val="auto"/>
                </w:rPr>
                <w:t>TCP</w:t>
              </w:r>
            </w:ins>
          </w:p>
        </w:tc>
        <w:tc>
          <w:tcPr>
            <w:tcW w:w="0" w:type="dxa"/>
            <w:tcPrChange w:id="5924" w:author="Mohamed Amer" w:date="2024-07-28T16:36:00Z" w16du:dateUtc="2024-07-28T13:36:00Z">
              <w:tcPr>
                <w:tcW w:w="2930" w:type="dxa"/>
                <w:gridSpan w:val="2"/>
              </w:tcPr>
            </w:tcPrChange>
          </w:tcPr>
          <w:p w14:paraId="4EBF88DF" w14:textId="3FCFBC09" w:rsidR="00897CB5" w:rsidRDefault="00897CB5" w:rsidP="00897CB5">
            <w:pPr>
              <w:pStyle w:val="TableBodyText"/>
              <w:rPr>
                <w:ins w:id="5925" w:author="Mohamed Amer" w:date="2024-07-28T16:35:00Z" w16du:dateUtc="2024-07-28T13:35:00Z"/>
                <w:rStyle w:val="-Normal"/>
                <w:rFonts w:ascii="Frutiger LT Arabic 45 Light" w:hAnsi="Frutiger LT Arabic 45 Light" w:cs="Frutiger LT Arabic 45 Light"/>
                <w:bCs w:val="0"/>
                <w:color w:val="auto"/>
              </w:rPr>
            </w:pPr>
            <w:ins w:id="5926" w:author="Mohamed Amer" w:date="2024-07-28T16:36:00Z" w16du:dateUtc="2024-07-28T13:36:00Z">
              <w:r>
                <w:rPr>
                  <w:rStyle w:val="-Normal"/>
                  <w:rFonts w:ascii="Frutiger LT Arabic 45 Light" w:hAnsi="Frutiger LT Arabic 45 Light" w:cs="Frutiger LT Arabic 45 Light"/>
                  <w:bCs w:val="0"/>
                  <w:color w:val="auto"/>
                </w:rPr>
                <w:t>SQL</w:t>
              </w:r>
              <w:r w:rsidRPr="00B922E1">
                <w:rPr>
                  <w:rStyle w:val="-Normal"/>
                  <w:rFonts w:ascii="Frutiger LT Arabic 45 Light" w:hAnsi="Frutiger LT Arabic 45 Light" w:cs="Frutiger LT Arabic 45 Light"/>
                  <w:bCs w:val="0"/>
                  <w:color w:val="auto"/>
                </w:rPr>
                <w:t xml:space="preserve"> Server Port Number</w:t>
              </w:r>
            </w:ins>
          </w:p>
        </w:tc>
      </w:tr>
      <w:tr w:rsidR="00897CB5" w:rsidRPr="00EB1F74" w14:paraId="03C43BBF" w14:textId="77777777" w:rsidTr="00A50F06">
        <w:trPr>
          <w:cnfStyle w:val="000000010000" w:firstRow="0" w:lastRow="0" w:firstColumn="0" w:lastColumn="0" w:oddVBand="0" w:evenVBand="0" w:oddHBand="0" w:evenHBand="1" w:firstRowFirstColumn="0" w:firstRowLastColumn="0" w:lastRowFirstColumn="0" w:lastRowLastColumn="0"/>
          <w:trHeight w:val="251"/>
          <w:ins w:id="5927" w:author="Mohamed Amer" w:date="2024-07-28T16:36:00Z"/>
          <w:trPrChange w:id="5928" w:author="Mohamed Amer" w:date="2024-07-28T16:37:00Z" w16du:dateUtc="2024-07-28T13:37:00Z">
            <w:trPr>
              <w:gridBefore w:val="1"/>
              <w:trHeight w:val="251"/>
            </w:trPr>
          </w:trPrChange>
        </w:trPr>
        <w:tc>
          <w:tcPr>
            <w:tcW w:w="0" w:type="dxa"/>
            <w:vAlign w:val="top"/>
            <w:tcPrChange w:id="5929" w:author="Mohamed Amer" w:date="2024-07-28T16:37:00Z" w16du:dateUtc="2024-07-28T13:37:00Z">
              <w:tcPr>
                <w:tcW w:w="1980" w:type="dxa"/>
                <w:gridSpan w:val="2"/>
                <w:vAlign w:val="top"/>
              </w:tcPr>
            </w:tcPrChange>
          </w:tcPr>
          <w:p w14:paraId="49B9B7AD" w14:textId="32C19599" w:rsidR="00897CB5" w:rsidRDefault="00897CB5" w:rsidP="00897CB5">
            <w:pPr>
              <w:pStyle w:val="TableBodyText"/>
              <w:cnfStyle w:val="000000010000" w:firstRow="0" w:lastRow="0" w:firstColumn="0" w:lastColumn="0" w:oddVBand="0" w:evenVBand="0" w:oddHBand="0" w:evenHBand="1" w:firstRowFirstColumn="0" w:firstRowLastColumn="0" w:lastRowFirstColumn="0" w:lastRowLastColumn="0"/>
              <w:rPr>
                <w:ins w:id="5930" w:author="Mohamed Amer" w:date="2024-07-28T16:36:00Z" w16du:dateUtc="2024-07-28T13:36:00Z"/>
                <w:rStyle w:val="-Normal"/>
                <w:rFonts w:ascii="Frutiger LT Arabic 45 Light" w:hAnsi="Frutiger LT Arabic 45 Light" w:cs="Frutiger LT Arabic 45 Light"/>
                <w:bCs w:val="0"/>
                <w:color w:val="000000" w:themeColor="text1"/>
              </w:rPr>
            </w:pPr>
            <w:ins w:id="5931" w:author="Mohamed Amer" w:date="2024-07-28T16:36:00Z" w16du:dateUtc="2024-07-28T13:36:00Z">
              <w:r>
                <w:rPr>
                  <w:rStyle w:val="-Normal"/>
                  <w:rFonts w:ascii="Frutiger LT Arabic 45 Light" w:hAnsi="Frutiger LT Arabic 45 Light" w:cs="Frutiger LT Arabic 45 Light"/>
                  <w:bCs w:val="0"/>
                  <w:color w:val="000000" w:themeColor="text1"/>
                </w:rPr>
                <w:t>Bot creators and runners machines</w:t>
              </w:r>
            </w:ins>
          </w:p>
        </w:tc>
        <w:tc>
          <w:tcPr>
            <w:tcW w:w="0" w:type="dxa"/>
            <w:vAlign w:val="top"/>
            <w:tcPrChange w:id="5932" w:author="Mohamed Amer" w:date="2024-07-28T16:37:00Z" w16du:dateUtc="2024-07-28T13:37:00Z">
              <w:tcPr>
                <w:tcW w:w="1882" w:type="dxa"/>
                <w:gridSpan w:val="2"/>
                <w:vAlign w:val="top"/>
              </w:tcPr>
            </w:tcPrChange>
          </w:tcPr>
          <w:p w14:paraId="74C8565D" w14:textId="48A8E5F0" w:rsidR="00897CB5" w:rsidRDefault="00897CB5" w:rsidP="00897CB5">
            <w:pPr>
              <w:pStyle w:val="TableBodyText"/>
              <w:cnfStyle w:val="000000010000" w:firstRow="0" w:lastRow="0" w:firstColumn="0" w:lastColumn="0" w:oddVBand="0" w:evenVBand="0" w:oddHBand="0" w:evenHBand="1" w:firstRowFirstColumn="0" w:firstRowLastColumn="0" w:lastRowFirstColumn="0" w:lastRowLastColumn="0"/>
              <w:rPr>
                <w:ins w:id="5933" w:author="Mohamed Amer" w:date="2024-07-28T16:36:00Z" w16du:dateUtc="2024-07-28T13:36:00Z"/>
                <w:rStyle w:val="-Normal"/>
                <w:rFonts w:ascii="Frutiger LT Arabic 45 Light" w:hAnsi="Frutiger LT Arabic 45 Light" w:cs="Frutiger LT Arabic 45 Light"/>
                <w:bCs w:val="0"/>
                <w:color w:val="000000"/>
              </w:rPr>
            </w:pPr>
            <w:ins w:id="5934" w:author="Mohamed Amer" w:date="2024-07-28T16:36:00Z" w16du:dateUtc="2024-07-28T13:36:00Z">
              <w:r>
                <w:rPr>
                  <w:rStyle w:val="-Normal"/>
                  <w:rFonts w:ascii="Frutiger LT Arabic 45 Light" w:hAnsi="Frutiger LT Arabic 45 Light" w:cs="Frutiger LT Arabic 45 Light"/>
                  <w:bCs w:val="0"/>
                  <w:color w:val="000000"/>
                </w:rPr>
                <w:t>AT</w:t>
              </w:r>
            </w:ins>
            <w:ins w:id="5935" w:author="Mohamed Amer" w:date="2024-07-28T16:37:00Z" w16du:dateUtc="2024-07-28T13:37:00Z">
              <w:r>
                <w:rPr>
                  <w:rStyle w:val="-Normal"/>
                  <w:rFonts w:ascii="Frutiger LT Arabic 45 Light" w:hAnsi="Frutiger LT Arabic 45 Light" w:cs="Frutiger LT Arabic 45 Light"/>
                  <w:bCs w:val="0"/>
                  <w:color w:val="000000"/>
                </w:rPr>
                <w:t xml:space="preserve"> servers</w:t>
              </w:r>
            </w:ins>
          </w:p>
        </w:tc>
        <w:tc>
          <w:tcPr>
            <w:tcW w:w="0" w:type="dxa"/>
            <w:vAlign w:val="top"/>
            <w:tcPrChange w:id="5936" w:author="Mohamed Amer" w:date="2024-07-28T16:37:00Z" w16du:dateUtc="2024-07-28T13:37:00Z">
              <w:tcPr>
                <w:tcW w:w="3698" w:type="dxa"/>
                <w:gridSpan w:val="3"/>
              </w:tcPr>
            </w:tcPrChange>
          </w:tcPr>
          <w:p w14:paraId="44A62AEA" w14:textId="7DF05F85" w:rsidR="00897CB5" w:rsidRDefault="00897CB5" w:rsidP="00897CB5">
            <w:pPr>
              <w:pStyle w:val="TableBodyText"/>
              <w:cnfStyle w:val="000000010000" w:firstRow="0" w:lastRow="0" w:firstColumn="0" w:lastColumn="0" w:oddVBand="0" w:evenVBand="0" w:oddHBand="0" w:evenHBand="1" w:firstRowFirstColumn="0" w:firstRowLastColumn="0" w:lastRowFirstColumn="0" w:lastRowLastColumn="0"/>
              <w:rPr>
                <w:ins w:id="5937" w:author="Mohamed Amer" w:date="2024-07-28T16:36:00Z" w16du:dateUtc="2024-07-28T13:36:00Z"/>
                <w:rStyle w:val="-Normal"/>
                <w:rFonts w:ascii="Frutiger LT Arabic 45 Light" w:hAnsi="Frutiger LT Arabic 45 Light" w:cs="Frutiger LT Arabic 45 Light"/>
                <w:bCs w:val="0"/>
                <w:color w:val="auto"/>
              </w:rPr>
            </w:pPr>
            <w:ins w:id="5938" w:author="Mohamed Amer" w:date="2024-07-28T16:37:00Z" w16du:dateUtc="2024-07-28T13:37:00Z">
              <w:r w:rsidRPr="000D472E">
                <w:rPr>
                  <w:rStyle w:val="-Normal"/>
                  <w:rFonts w:ascii="Frutiger LT Arabic 45 Light" w:hAnsi="Frutiger LT Arabic 45 Light" w:cs="Frutiger LT Arabic 45 Light"/>
                  <w:bCs w:val="0"/>
                  <w:color w:val="auto"/>
                </w:rPr>
                <w:t>TCP</w:t>
              </w:r>
            </w:ins>
          </w:p>
        </w:tc>
        <w:tc>
          <w:tcPr>
            <w:tcW w:w="0" w:type="dxa"/>
            <w:tcPrChange w:id="5939" w:author="Mohamed Amer" w:date="2024-07-28T16:37:00Z" w16du:dateUtc="2024-07-28T13:37:00Z">
              <w:tcPr>
                <w:tcW w:w="2930" w:type="dxa"/>
                <w:gridSpan w:val="2"/>
              </w:tcPr>
            </w:tcPrChange>
          </w:tcPr>
          <w:p w14:paraId="35C93A09" w14:textId="77777777" w:rsidR="00897CB5" w:rsidRDefault="00897CB5" w:rsidP="00897CB5">
            <w:pPr>
              <w:pStyle w:val="TableBodyText"/>
              <w:cnfStyle w:val="000000010000" w:firstRow="0" w:lastRow="0" w:firstColumn="0" w:lastColumn="0" w:oddVBand="0" w:evenVBand="0" w:oddHBand="0" w:evenHBand="1" w:firstRowFirstColumn="0" w:firstRowLastColumn="0" w:lastRowFirstColumn="0" w:lastRowLastColumn="0"/>
              <w:rPr>
                <w:ins w:id="5940" w:author="Mohamed Amer" w:date="2024-07-28T16:36:00Z" w16du:dateUtc="2024-07-28T13:36:00Z"/>
                <w:rStyle w:val="-Normal"/>
                <w:rFonts w:ascii="Frutiger LT Arabic 45 Light" w:hAnsi="Frutiger LT Arabic 45 Light" w:cs="Frutiger LT Arabic 45 Light"/>
                <w:bCs w:val="0"/>
                <w:color w:val="auto"/>
              </w:rPr>
            </w:pPr>
          </w:p>
        </w:tc>
      </w:tr>
      <w:tr w:rsidR="00897CB5" w:rsidRPr="00EB1F74" w14:paraId="4671E291" w14:textId="77777777" w:rsidTr="00A50F06">
        <w:trPr>
          <w:trHeight w:val="251"/>
          <w:ins w:id="5941" w:author="Mohamed Amer" w:date="2024-07-28T16:36:00Z"/>
          <w:trPrChange w:id="5942" w:author="Mohamed Amer" w:date="2024-07-28T16:37:00Z" w16du:dateUtc="2024-07-28T13:37:00Z">
            <w:trPr>
              <w:gridBefore w:val="1"/>
              <w:trHeight w:val="251"/>
            </w:trPr>
          </w:trPrChange>
        </w:trPr>
        <w:tc>
          <w:tcPr>
            <w:tcW w:w="0" w:type="dxa"/>
            <w:vAlign w:val="top"/>
            <w:tcPrChange w:id="5943" w:author="Mohamed Amer" w:date="2024-07-28T16:37:00Z" w16du:dateUtc="2024-07-28T13:37:00Z">
              <w:tcPr>
                <w:tcW w:w="1980" w:type="dxa"/>
                <w:gridSpan w:val="2"/>
                <w:vAlign w:val="top"/>
              </w:tcPr>
            </w:tcPrChange>
          </w:tcPr>
          <w:p w14:paraId="356EF0E0" w14:textId="26C117D2" w:rsidR="00897CB5" w:rsidRDefault="00897CB5" w:rsidP="00897CB5">
            <w:pPr>
              <w:pStyle w:val="TableBodyText"/>
              <w:rPr>
                <w:ins w:id="5944" w:author="Mohamed Amer" w:date="2024-07-28T16:36:00Z" w16du:dateUtc="2024-07-28T13:36:00Z"/>
                <w:rStyle w:val="-Normal"/>
                <w:rFonts w:ascii="Frutiger LT Arabic 45 Light" w:hAnsi="Frutiger LT Arabic 45 Light" w:cs="Frutiger LT Arabic 45 Light"/>
                <w:bCs w:val="0"/>
                <w:color w:val="000000" w:themeColor="text1"/>
              </w:rPr>
            </w:pPr>
            <w:ins w:id="5945" w:author="Mohamed Amer" w:date="2024-07-28T16:37:00Z" w16du:dateUtc="2024-07-28T13:37:00Z">
              <w:r>
                <w:rPr>
                  <w:rStyle w:val="-Normal"/>
                  <w:rFonts w:ascii="Frutiger LT Arabic 45 Light" w:hAnsi="Frutiger LT Arabic 45 Light" w:cs="Frutiger LT Arabic 45 Light"/>
                  <w:bCs w:val="0"/>
                  <w:color w:val="000000" w:themeColor="text1"/>
                </w:rPr>
                <w:t>Bot creators and runners machines</w:t>
              </w:r>
            </w:ins>
          </w:p>
        </w:tc>
        <w:tc>
          <w:tcPr>
            <w:tcW w:w="0" w:type="dxa"/>
            <w:vAlign w:val="top"/>
            <w:tcPrChange w:id="5946" w:author="Mohamed Amer" w:date="2024-07-28T16:37:00Z" w16du:dateUtc="2024-07-28T13:37:00Z">
              <w:tcPr>
                <w:tcW w:w="1882" w:type="dxa"/>
                <w:gridSpan w:val="2"/>
                <w:vAlign w:val="top"/>
              </w:tcPr>
            </w:tcPrChange>
          </w:tcPr>
          <w:p w14:paraId="7C1B9DC2" w14:textId="3575CA31" w:rsidR="00897CB5" w:rsidRDefault="00897CB5" w:rsidP="00897CB5">
            <w:pPr>
              <w:pStyle w:val="TableBodyText"/>
              <w:rPr>
                <w:ins w:id="5947" w:author="Mohamed Amer" w:date="2024-07-28T16:36:00Z" w16du:dateUtc="2024-07-28T13:36:00Z"/>
                <w:rStyle w:val="-Normal"/>
                <w:rFonts w:ascii="Frutiger LT Arabic 45 Light" w:hAnsi="Frutiger LT Arabic 45 Light" w:cs="Frutiger LT Arabic 45 Light"/>
                <w:bCs w:val="0"/>
                <w:color w:val="000000"/>
              </w:rPr>
            </w:pPr>
            <w:ins w:id="5948" w:author="Mohamed Amer" w:date="2024-07-28T16:37:00Z" w16du:dateUtc="2024-07-28T13:37:00Z">
              <w:r>
                <w:rPr>
                  <w:rStyle w:val="-Normal"/>
                  <w:rFonts w:ascii="Frutiger LT Arabic 45 Light" w:hAnsi="Frutiger LT Arabic 45 Light" w:cs="Frutiger LT Arabic 45 Light"/>
                  <w:bCs w:val="0"/>
                  <w:color w:val="000000"/>
                </w:rPr>
                <w:t>T24</w:t>
              </w:r>
            </w:ins>
          </w:p>
        </w:tc>
        <w:tc>
          <w:tcPr>
            <w:tcW w:w="0" w:type="dxa"/>
            <w:vAlign w:val="top"/>
            <w:tcPrChange w:id="5949" w:author="Mohamed Amer" w:date="2024-07-28T16:37:00Z" w16du:dateUtc="2024-07-28T13:37:00Z">
              <w:tcPr>
                <w:tcW w:w="3698" w:type="dxa"/>
                <w:gridSpan w:val="3"/>
              </w:tcPr>
            </w:tcPrChange>
          </w:tcPr>
          <w:p w14:paraId="4A801A41" w14:textId="098D5EDD" w:rsidR="00897CB5" w:rsidRDefault="00897CB5" w:rsidP="00897CB5">
            <w:pPr>
              <w:pStyle w:val="TableBodyText"/>
              <w:rPr>
                <w:ins w:id="5950" w:author="Mohamed Amer" w:date="2024-07-28T16:36:00Z" w16du:dateUtc="2024-07-28T13:36:00Z"/>
                <w:rStyle w:val="-Normal"/>
                <w:rFonts w:ascii="Frutiger LT Arabic 45 Light" w:hAnsi="Frutiger LT Arabic 45 Light" w:cs="Frutiger LT Arabic 45 Light"/>
                <w:bCs w:val="0"/>
                <w:color w:val="auto"/>
              </w:rPr>
            </w:pPr>
            <w:ins w:id="5951" w:author="Mohamed Amer" w:date="2024-07-28T16:37:00Z" w16du:dateUtc="2024-07-28T13:37:00Z">
              <w:r w:rsidRPr="000D472E">
                <w:rPr>
                  <w:rStyle w:val="-Normal"/>
                  <w:rFonts w:ascii="Frutiger LT Arabic 45 Light" w:hAnsi="Frutiger LT Arabic 45 Light" w:cs="Frutiger LT Arabic 45 Light"/>
                  <w:bCs w:val="0"/>
                  <w:color w:val="auto"/>
                </w:rPr>
                <w:t>TCP</w:t>
              </w:r>
            </w:ins>
          </w:p>
        </w:tc>
        <w:tc>
          <w:tcPr>
            <w:tcW w:w="0" w:type="dxa"/>
            <w:tcPrChange w:id="5952" w:author="Mohamed Amer" w:date="2024-07-28T16:37:00Z" w16du:dateUtc="2024-07-28T13:37:00Z">
              <w:tcPr>
                <w:tcW w:w="2930" w:type="dxa"/>
                <w:gridSpan w:val="2"/>
              </w:tcPr>
            </w:tcPrChange>
          </w:tcPr>
          <w:p w14:paraId="2F7C1657" w14:textId="77777777" w:rsidR="00897CB5" w:rsidRDefault="00897CB5" w:rsidP="00897CB5">
            <w:pPr>
              <w:pStyle w:val="TableBodyText"/>
              <w:rPr>
                <w:ins w:id="5953" w:author="Mohamed Amer" w:date="2024-07-28T16:36:00Z" w16du:dateUtc="2024-07-28T13:36:00Z"/>
                <w:rStyle w:val="-Normal"/>
                <w:rFonts w:ascii="Frutiger LT Arabic 45 Light" w:hAnsi="Frutiger LT Arabic 45 Light" w:cs="Frutiger LT Arabic 45 Light"/>
                <w:bCs w:val="0"/>
                <w:color w:val="auto"/>
              </w:rPr>
            </w:pPr>
          </w:p>
        </w:tc>
      </w:tr>
      <w:tr w:rsidR="00897CB5" w:rsidRPr="00EB1F74" w14:paraId="79D4A57B" w14:textId="77777777" w:rsidTr="00A50F06">
        <w:trPr>
          <w:cnfStyle w:val="000000010000" w:firstRow="0" w:lastRow="0" w:firstColumn="0" w:lastColumn="0" w:oddVBand="0" w:evenVBand="0" w:oddHBand="0" w:evenHBand="1" w:firstRowFirstColumn="0" w:firstRowLastColumn="0" w:lastRowFirstColumn="0" w:lastRowLastColumn="0"/>
          <w:trHeight w:val="251"/>
          <w:ins w:id="5954" w:author="Mohamed Amer" w:date="2024-07-28T16:37:00Z"/>
          <w:trPrChange w:id="5955" w:author="Mohamed Amer" w:date="2024-07-28T16:37:00Z" w16du:dateUtc="2024-07-28T13:37:00Z">
            <w:trPr>
              <w:gridBefore w:val="1"/>
              <w:trHeight w:val="251"/>
            </w:trPr>
          </w:trPrChange>
        </w:trPr>
        <w:tc>
          <w:tcPr>
            <w:tcW w:w="0" w:type="dxa"/>
            <w:vAlign w:val="top"/>
            <w:tcPrChange w:id="5956" w:author="Mohamed Amer" w:date="2024-07-28T16:37:00Z" w16du:dateUtc="2024-07-28T13:37:00Z">
              <w:tcPr>
                <w:tcW w:w="1980" w:type="dxa"/>
                <w:gridSpan w:val="2"/>
                <w:vAlign w:val="top"/>
              </w:tcPr>
            </w:tcPrChange>
          </w:tcPr>
          <w:p w14:paraId="03ABBEF2" w14:textId="05C1DFFB" w:rsidR="00897CB5" w:rsidRDefault="00897CB5" w:rsidP="00897CB5">
            <w:pPr>
              <w:pStyle w:val="TableBodyText"/>
              <w:cnfStyle w:val="000000010000" w:firstRow="0" w:lastRow="0" w:firstColumn="0" w:lastColumn="0" w:oddVBand="0" w:evenVBand="0" w:oddHBand="0" w:evenHBand="1" w:firstRowFirstColumn="0" w:firstRowLastColumn="0" w:lastRowFirstColumn="0" w:lastRowLastColumn="0"/>
              <w:rPr>
                <w:ins w:id="5957" w:author="Mohamed Amer" w:date="2024-07-28T16:37:00Z" w16du:dateUtc="2024-07-28T13:37:00Z"/>
                <w:rStyle w:val="-Normal"/>
                <w:rFonts w:ascii="Frutiger LT Arabic 45 Light" w:hAnsi="Frutiger LT Arabic 45 Light" w:cs="Frutiger LT Arabic 45 Light"/>
                <w:bCs w:val="0"/>
                <w:color w:val="000000" w:themeColor="text1"/>
              </w:rPr>
            </w:pPr>
            <w:ins w:id="5958" w:author="Mohamed Amer" w:date="2024-07-28T16:37:00Z" w16du:dateUtc="2024-07-28T13:37:00Z">
              <w:r>
                <w:rPr>
                  <w:rStyle w:val="-Normal"/>
                  <w:rFonts w:ascii="Frutiger LT Arabic 45 Light" w:hAnsi="Frutiger LT Arabic 45 Light" w:cs="Frutiger LT Arabic 45 Light"/>
                  <w:bCs w:val="0"/>
                  <w:color w:val="000000" w:themeColor="text1"/>
                </w:rPr>
                <w:t>Bot creators and runners machines</w:t>
              </w:r>
            </w:ins>
          </w:p>
        </w:tc>
        <w:tc>
          <w:tcPr>
            <w:tcW w:w="0" w:type="dxa"/>
            <w:vAlign w:val="top"/>
            <w:tcPrChange w:id="5959" w:author="Mohamed Amer" w:date="2024-07-28T16:37:00Z" w16du:dateUtc="2024-07-28T13:37:00Z">
              <w:tcPr>
                <w:tcW w:w="1882" w:type="dxa"/>
                <w:gridSpan w:val="2"/>
                <w:vAlign w:val="top"/>
              </w:tcPr>
            </w:tcPrChange>
          </w:tcPr>
          <w:p w14:paraId="6EC8F42C" w14:textId="1CE28076" w:rsidR="00897CB5" w:rsidRDefault="00897CB5" w:rsidP="00897CB5">
            <w:pPr>
              <w:pStyle w:val="TableBodyText"/>
              <w:cnfStyle w:val="000000010000" w:firstRow="0" w:lastRow="0" w:firstColumn="0" w:lastColumn="0" w:oddVBand="0" w:evenVBand="0" w:oddHBand="0" w:evenHBand="1" w:firstRowFirstColumn="0" w:firstRowLastColumn="0" w:lastRowFirstColumn="0" w:lastRowLastColumn="0"/>
              <w:rPr>
                <w:ins w:id="5960" w:author="Mohamed Amer" w:date="2024-07-28T16:37:00Z" w16du:dateUtc="2024-07-28T13:37:00Z"/>
                <w:rStyle w:val="-Normal"/>
                <w:rFonts w:ascii="Frutiger LT Arabic 45 Light" w:hAnsi="Frutiger LT Arabic 45 Light" w:cs="Frutiger LT Arabic 45 Light"/>
                <w:bCs w:val="0"/>
                <w:color w:val="000000"/>
              </w:rPr>
            </w:pPr>
            <w:ins w:id="5961" w:author="Mohamed Amer" w:date="2024-07-28T16:37:00Z" w16du:dateUtc="2024-07-28T13:37:00Z">
              <w:r>
                <w:rPr>
                  <w:rStyle w:val="-Normal"/>
                  <w:rFonts w:ascii="Frutiger LT Arabic 45 Light" w:hAnsi="Frutiger LT Arabic 45 Light" w:cs="Frutiger LT Arabic 45 Light"/>
                  <w:bCs w:val="0"/>
                  <w:color w:val="000000"/>
                </w:rPr>
                <w:t>Client Account</w:t>
              </w:r>
            </w:ins>
          </w:p>
        </w:tc>
        <w:tc>
          <w:tcPr>
            <w:tcW w:w="0" w:type="dxa"/>
            <w:vAlign w:val="top"/>
            <w:tcPrChange w:id="5962" w:author="Mohamed Amer" w:date="2024-07-28T16:37:00Z" w16du:dateUtc="2024-07-28T13:37:00Z">
              <w:tcPr>
                <w:tcW w:w="3698" w:type="dxa"/>
                <w:gridSpan w:val="3"/>
              </w:tcPr>
            </w:tcPrChange>
          </w:tcPr>
          <w:p w14:paraId="2E4C26E9" w14:textId="0F7D0D58" w:rsidR="00897CB5" w:rsidRDefault="00897CB5" w:rsidP="00897CB5">
            <w:pPr>
              <w:pStyle w:val="TableBodyText"/>
              <w:cnfStyle w:val="000000010000" w:firstRow="0" w:lastRow="0" w:firstColumn="0" w:lastColumn="0" w:oddVBand="0" w:evenVBand="0" w:oddHBand="0" w:evenHBand="1" w:firstRowFirstColumn="0" w:firstRowLastColumn="0" w:lastRowFirstColumn="0" w:lastRowLastColumn="0"/>
              <w:rPr>
                <w:ins w:id="5963" w:author="Mohamed Amer" w:date="2024-07-28T16:37:00Z" w16du:dateUtc="2024-07-28T13:37:00Z"/>
                <w:rStyle w:val="-Normal"/>
                <w:rFonts w:ascii="Frutiger LT Arabic 45 Light" w:hAnsi="Frutiger LT Arabic 45 Light" w:cs="Frutiger LT Arabic 45 Light"/>
                <w:bCs w:val="0"/>
                <w:color w:val="auto"/>
              </w:rPr>
            </w:pPr>
            <w:ins w:id="5964" w:author="Mohamed Amer" w:date="2024-07-28T16:37:00Z" w16du:dateUtc="2024-07-28T13:37:00Z">
              <w:r w:rsidRPr="000D472E">
                <w:rPr>
                  <w:rStyle w:val="-Normal"/>
                  <w:rFonts w:ascii="Frutiger LT Arabic 45 Light" w:hAnsi="Frutiger LT Arabic 45 Light" w:cs="Frutiger LT Arabic 45 Light"/>
                  <w:bCs w:val="0"/>
                  <w:color w:val="auto"/>
                </w:rPr>
                <w:t>TCP</w:t>
              </w:r>
            </w:ins>
          </w:p>
        </w:tc>
        <w:tc>
          <w:tcPr>
            <w:tcW w:w="0" w:type="dxa"/>
            <w:tcPrChange w:id="5965" w:author="Mohamed Amer" w:date="2024-07-28T16:37:00Z" w16du:dateUtc="2024-07-28T13:37:00Z">
              <w:tcPr>
                <w:tcW w:w="2930" w:type="dxa"/>
                <w:gridSpan w:val="2"/>
              </w:tcPr>
            </w:tcPrChange>
          </w:tcPr>
          <w:p w14:paraId="3A7D73EA" w14:textId="77777777" w:rsidR="00897CB5" w:rsidRDefault="00897CB5" w:rsidP="00897CB5">
            <w:pPr>
              <w:pStyle w:val="TableBodyText"/>
              <w:cnfStyle w:val="000000010000" w:firstRow="0" w:lastRow="0" w:firstColumn="0" w:lastColumn="0" w:oddVBand="0" w:evenVBand="0" w:oddHBand="0" w:evenHBand="1" w:firstRowFirstColumn="0" w:firstRowLastColumn="0" w:lastRowFirstColumn="0" w:lastRowLastColumn="0"/>
              <w:rPr>
                <w:ins w:id="5966" w:author="Mohamed Amer" w:date="2024-07-28T16:37:00Z" w16du:dateUtc="2024-07-28T13:37:00Z"/>
                <w:rStyle w:val="-Normal"/>
                <w:rFonts w:ascii="Frutiger LT Arabic 45 Light" w:hAnsi="Frutiger LT Arabic 45 Light" w:cs="Frutiger LT Arabic 45 Light"/>
                <w:bCs w:val="0"/>
                <w:color w:val="auto"/>
              </w:rPr>
            </w:pPr>
          </w:p>
        </w:tc>
      </w:tr>
      <w:bookmarkEnd w:id="5698"/>
    </w:tbl>
    <w:p w14:paraId="77F8E746" w14:textId="22CD53CE" w:rsidR="00FB31B6" w:rsidRDefault="00FB31B6" w:rsidP="00FB31B6">
      <w:pPr>
        <w:rPr>
          <w:ins w:id="5967" w:author="Islam Nady" w:date="2024-06-09T20:56:00Z"/>
        </w:rPr>
      </w:pPr>
    </w:p>
    <w:p w14:paraId="3A14C48D" w14:textId="212CA2CF" w:rsidR="00FB31B6" w:rsidRPr="00FB31B6" w:rsidDel="00114343" w:rsidRDefault="00FB31B6">
      <w:pPr>
        <w:rPr>
          <w:del w:id="5968" w:author="Islam Nady" w:date="2024-06-09T20:56:00Z"/>
          <w:rPrChange w:id="5969" w:author="Islam Nady" w:date="2024-06-09T20:56:00Z">
            <w:rPr>
              <w:del w:id="5970" w:author="Islam Nady" w:date="2024-06-09T20:56:00Z"/>
              <w:rStyle w:val="-Normal"/>
              <w:rFonts w:ascii="Frutiger LT Arabic 45 Light" w:hAnsi="Frutiger LT Arabic 45 Light" w:cs="Frutiger LT Arabic 45 Light"/>
              <w:b w:val="0"/>
              <w:bCs w:val="0"/>
              <w:i/>
              <w:iCs/>
              <w:color w:val="000000" w:themeColor="text1"/>
              <w:sz w:val="22"/>
              <w:szCs w:val="22"/>
            </w:rPr>
          </w:rPrChange>
        </w:rPr>
        <w:pPrChange w:id="5971" w:author="Islam Nady" w:date="2024-06-09T20:56:00Z">
          <w:pPr>
            <w:pStyle w:val="Heading3"/>
            <w:spacing w:before="120"/>
          </w:pPr>
        </w:pPrChange>
      </w:pPr>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3331"/>
        <w:gridCol w:w="3332"/>
        <w:gridCol w:w="1913"/>
        <w:gridCol w:w="1914"/>
      </w:tblGrid>
      <w:tr w:rsidR="00503772" w:rsidDel="00FB31B6" w14:paraId="334943C1" w14:textId="2CE946C3" w:rsidTr="00503772">
        <w:trPr>
          <w:cnfStyle w:val="100000000000" w:firstRow="1" w:lastRow="0" w:firstColumn="0" w:lastColumn="0" w:oddVBand="0" w:evenVBand="0" w:oddHBand="0" w:evenHBand="0" w:firstRowFirstColumn="0" w:firstRowLastColumn="0" w:lastRowFirstColumn="0" w:lastRowLastColumn="0"/>
          <w:tblHeader/>
          <w:del w:id="5972" w:author="Islam Nady" w:date="2024-06-09T20:56:00Z"/>
        </w:trPr>
        <w:tc>
          <w:tcPr>
            <w:tcW w:w="3331" w:type="dxa"/>
          </w:tcPr>
          <w:p w14:paraId="672CFCB1" w14:textId="32ABFC23" w:rsidR="00503772" w:rsidRPr="000926D4" w:rsidDel="00FB31B6" w:rsidRDefault="00503772" w:rsidP="00503772">
            <w:pPr>
              <w:tabs>
                <w:tab w:val="right" w:pos="224"/>
              </w:tabs>
              <w:rPr>
                <w:del w:id="5973" w:author="Islam Nady" w:date="2024-06-09T20:56:00Z"/>
                <w:b w:val="0"/>
                <w:bCs w:val="0"/>
                <w:color w:val="FFFFFF"/>
              </w:rPr>
            </w:pPr>
            <w:del w:id="5974" w:author="Islam Nady" w:date="2024-06-09T20:56:00Z">
              <w:r w:rsidDel="00FB31B6">
                <w:rPr>
                  <w:color w:val="FFFFFF"/>
                </w:rPr>
                <w:delText>Source (Computer Name/IP)</w:delText>
              </w:r>
            </w:del>
          </w:p>
        </w:tc>
        <w:tc>
          <w:tcPr>
            <w:tcW w:w="3332" w:type="dxa"/>
          </w:tcPr>
          <w:p w14:paraId="43E70DEF" w14:textId="0AF48E87" w:rsidR="00503772" w:rsidRPr="000926D4" w:rsidDel="00FB31B6" w:rsidRDefault="00503772" w:rsidP="00503772">
            <w:pPr>
              <w:tabs>
                <w:tab w:val="right" w:pos="224"/>
              </w:tabs>
              <w:rPr>
                <w:del w:id="5975" w:author="Islam Nady" w:date="2024-06-09T20:56:00Z"/>
                <w:b w:val="0"/>
                <w:bCs w:val="0"/>
                <w:color w:val="FFFFFF"/>
              </w:rPr>
            </w:pPr>
            <w:del w:id="5976" w:author="Islam Nady" w:date="2024-06-09T20:56:00Z">
              <w:r w:rsidDel="00FB31B6">
                <w:rPr>
                  <w:color w:val="FFFFFF"/>
                </w:rPr>
                <w:delText>Destination (Computer name/IP)</w:delText>
              </w:r>
            </w:del>
          </w:p>
        </w:tc>
        <w:tc>
          <w:tcPr>
            <w:tcW w:w="1913" w:type="dxa"/>
          </w:tcPr>
          <w:p w14:paraId="120E586D" w14:textId="630C9347" w:rsidR="00503772" w:rsidRPr="007967CB" w:rsidDel="00FB31B6" w:rsidRDefault="00503772" w:rsidP="00FF0C0D">
            <w:pPr>
              <w:tabs>
                <w:tab w:val="right" w:pos="224"/>
              </w:tabs>
              <w:rPr>
                <w:del w:id="5977" w:author="Islam Nady" w:date="2024-06-09T20:56:00Z"/>
                <w:color w:val="FFFFFF"/>
              </w:rPr>
            </w:pPr>
            <w:del w:id="5978" w:author="Islam Nady" w:date="2024-06-09T20:56:00Z">
              <w:r w:rsidDel="00FB31B6">
                <w:rPr>
                  <w:color w:val="FFFFFF"/>
                </w:rPr>
                <w:delText>TCP / UDP / Both</w:delText>
              </w:r>
            </w:del>
          </w:p>
        </w:tc>
        <w:tc>
          <w:tcPr>
            <w:tcW w:w="1914" w:type="dxa"/>
          </w:tcPr>
          <w:p w14:paraId="4B6315D4" w14:textId="747AFA82" w:rsidR="00503772" w:rsidDel="00FB31B6" w:rsidRDefault="00503772" w:rsidP="00503772">
            <w:pPr>
              <w:tabs>
                <w:tab w:val="right" w:pos="224"/>
              </w:tabs>
              <w:rPr>
                <w:del w:id="5979" w:author="Islam Nady" w:date="2024-06-09T20:56:00Z"/>
                <w:color w:val="FFFFFF"/>
              </w:rPr>
            </w:pPr>
            <w:del w:id="5980" w:author="Islam Nady" w:date="2024-06-09T20:56:00Z">
              <w:r w:rsidDel="00FB31B6">
                <w:rPr>
                  <w:color w:val="FFFFFF"/>
                </w:rPr>
                <w:delText>Port number</w:delText>
              </w:r>
            </w:del>
          </w:p>
        </w:tc>
      </w:tr>
      <w:tr w:rsidR="00FB31B6" w:rsidDel="00FB31B6" w14:paraId="59B08C45" w14:textId="36B0B7C7" w:rsidTr="00503772">
        <w:trPr>
          <w:trHeight w:val="251"/>
          <w:del w:id="5981" w:author="Islam Nady" w:date="2024-06-09T20:56:00Z"/>
        </w:trPr>
        <w:tc>
          <w:tcPr>
            <w:tcW w:w="3331" w:type="dxa"/>
            <w:vAlign w:val="top"/>
          </w:tcPr>
          <w:p w14:paraId="1CB8FF82" w14:textId="0C4C724C" w:rsidR="00FB31B6" w:rsidRPr="00503772" w:rsidDel="00FB31B6" w:rsidRDefault="00FB31B6" w:rsidP="00FB31B6">
            <w:pPr>
              <w:pStyle w:val="TableBodyText"/>
              <w:rPr>
                <w:del w:id="5982" w:author="Islam Nady" w:date="2024-06-09T20:56:00Z"/>
                <w:rStyle w:val="-Normal"/>
                <w:rFonts w:ascii="Frutiger LT Arabic 45 Light" w:hAnsi="Frutiger LT Arabic 45 Light" w:cs="Frutiger LT Arabic 45 Light"/>
                <w:bCs w:val="0"/>
                <w:color w:val="000000" w:themeColor="text1"/>
              </w:rPr>
            </w:pPr>
            <w:del w:id="5983" w:author="Islam Nady" w:date="2024-06-09T20:54:00Z">
              <w:r w:rsidRPr="00503772" w:rsidDel="006B6DA7">
                <w:rPr>
                  <w:rStyle w:val="-Normal"/>
                  <w:rFonts w:ascii="Frutiger LT Arabic 45 Light" w:hAnsi="Frutiger LT Arabic 45 Light" w:cs="Frutiger LT Arabic 45 Light"/>
                  <w:bCs w:val="0"/>
                  <w:color w:val="000000" w:themeColor="text1"/>
                </w:rPr>
                <w:delText>Application on server (IP)</w:delText>
              </w:r>
            </w:del>
          </w:p>
        </w:tc>
        <w:tc>
          <w:tcPr>
            <w:tcW w:w="3332" w:type="dxa"/>
            <w:vAlign w:val="top"/>
          </w:tcPr>
          <w:p w14:paraId="002EE124" w14:textId="6BC97DB6" w:rsidR="00FB31B6" w:rsidRPr="00503772" w:rsidDel="00FB31B6" w:rsidRDefault="00FB31B6" w:rsidP="00FB31B6">
            <w:pPr>
              <w:pStyle w:val="TableBodyText"/>
              <w:rPr>
                <w:del w:id="5984" w:author="Islam Nady" w:date="2024-06-09T20:56:00Z"/>
                <w:rStyle w:val="-Normal"/>
                <w:rFonts w:ascii="Frutiger LT Arabic 45 Light" w:hAnsi="Frutiger LT Arabic 45 Light" w:cs="Frutiger LT Arabic 45 Light"/>
                <w:bCs w:val="0"/>
                <w:color w:val="000000" w:themeColor="text1"/>
              </w:rPr>
            </w:pPr>
            <w:del w:id="5985" w:author="Islam Nady" w:date="2024-06-09T20:54:00Z">
              <w:r w:rsidRPr="00503772" w:rsidDel="006B6DA7">
                <w:rPr>
                  <w:rStyle w:val="-Normal"/>
                  <w:rFonts w:ascii="Frutiger LT Arabic 45 Light" w:hAnsi="Frutiger LT Arabic 45 Light" w:cs="Frutiger LT Arabic 45 Light"/>
                  <w:bCs w:val="0"/>
                  <w:color w:val="000000" w:themeColor="text1"/>
                </w:rPr>
                <w:delText>Active Directory</w:delText>
              </w:r>
            </w:del>
          </w:p>
        </w:tc>
        <w:tc>
          <w:tcPr>
            <w:tcW w:w="1913" w:type="dxa"/>
          </w:tcPr>
          <w:p w14:paraId="217FDD6C" w14:textId="2BE8A07C" w:rsidR="00FB31B6" w:rsidRPr="00503772" w:rsidDel="00FB31B6" w:rsidRDefault="00FB31B6" w:rsidP="00FB31B6">
            <w:pPr>
              <w:pStyle w:val="TableBodyText"/>
              <w:rPr>
                <w:del w:id="5986" w:author="Islam Nady" w:date="2024-06-09T20:56:00Z"/>
                <w:rStyle w:val="-Normal"/>
                <w:rFonts w:ascii="Frutiger LT Arabic 45 Light" w:hAnsi="Frutiger LT Arabic 45 Light" w:cs="Frutiger LT Arabic 45 Light"/>
                <w:bCs w:val="0"/>
                <w:color w:val="000000" w:themeColor="text1"/>
              </w:rPr>
            </w:pPr>
          </w:p>
        </w:tc>
        <w:tc>
          <w:tcPr>
            <w:tcW w:w="1914" w:type="dxa"/>
          </w:tcPr>
          <w:p w14:paraId="415E4CAE" w14:textId="16618825" w:rsidR="00FB31B6" w:rsidRPr="00503772" w:rsidDel="00FB31B6" w:rsidRDefault="00FB31B6" w:rsidP="00FB31B6">
            <w:pPr>
              <w:pStyle w:val="TableBodyText"/>
              <w:rPr>
                <w:del w:id="5987" w:author="Islam Nady" w:date="2024-06-09T20:56:00Z"/>
                <w:rStyle w:val="-Normal"/>
                <w:rFonts w:ascii="Frutiger LT Arabic 45 Light" w:hAnsi="Frutiger LT Arabic 45 Light" w:cs="Frutiger LT Arabic 45 Light"/>
                <w:bCs w:val="0"/>
                <w:color w:val="000000" w:themeColor="text1"/>
              </w:rPr>
            </w:pPr>
          </w:p>
        </w:tc>
      </w:tr>
      <w:tr w:rsidR="00FB31B6" w:rsidRPr="00EB1F74" w:rsidDel="00FB31B6" w14:paraId="27739F05" w14:textId="7A15DE82" w:rsidTr="00503772">
        <w:trPr>
          <w:cnfStyle w:val="000000010000" w:firstRow="0" w:lastRow="0" w:firstColumn="0" w:lastColumn="0" w:oddVBand="0" w:evenVBand="0" w:oddHBand="0" w:evenHBand="1" w:firstRowFirstColumn="0" w:firstRowLastColumn="0" w:lastRowFirstColumn="0" w:lastRowLastColumn="0"/>
          <w:trHeight w:val="251"/>
          <w:del w:id="5988" w:author="Islam Nady" w:date="2024-06-09T20:56:00Z"/>
        </w:trPr>
        <w:tc>
          <w:tcPr>
            <w:tcW w:w="3331" w:type="dxa"/>
            <w:vAlign w:val="top"/>
          </w:tcPr>
          <w:p w14:paraId="650223D5" w14:textId="348719F2" w:rsidR="00FB31B6" w:rsidRPr="00503772" w:rsidDel="00FB31B6" w:rsidRDefault="00FB31B6" w:rsidP="00FB31B6">
            <w:pPr>
              <w:pStyle w:val="TableBodyText"/>
              <w:rPr>
                <w:del w:id="5989" w:author="Islam Nady" w:date="2024-06-09T20:56:00Z"/>
                <w:rStyle w:val="-Normal"/>
                <w:rFonts w:ascii="Frutiger LT Arabic 45 Light" w:hAnsi="Frutiger LT Arabic 45 Light" w:cs="Frutiger LT Arabic 45 Light"/>
                <w:bCs w:val="0"/>
                <w:color w:val="000000" w:themeColor="text1"/>
              </w:rPr>
            </w:pPr>
            <w:del w:id="5990" w:author="Islam Nady" w:date="2024-06-09T20:56:00Z">
              <w:r w:rsidRPr="00503772" w:rsidDel="00FB31B6">
                <w:rPr>
                  <w:rStyle w:val="-Normal"/>
                  <w:rFonts w:ascii="Frutiger LT Arabic 45 Light" w:hAnsi="Frutiger LT Arabic 45 Light" w:cs="Frutiger LT Arabic 45 Light"/>
                  <w:bCs w:val="0"/>
                  <w:color w:val="000000" w:themeColor="text1"/>
                </w:rPr>
                <w:delText>Users</w:delText>
              </w:r>
            </w:del>
          </w:p>
        </w:tc>
        <w:tc>
          <w:tcPr>
            <w:tcW w:w="3332" w:type="dxa"/>
            <w:vAlign w:val="top"/>
          </w:tcPr>
          <w:p w14:paraId="1E258A62" w14:textId="3DFB2BC9" w:rsidR="00FB31B6" w:rsidRPr="00503772" w:rsidDel="00FB31B6" w:rsidRDefault="00FB31B6" w:rsidP="00FB31B6">
            <w:pPr>
              <w:pStyle w:val="TableBodyText"/>
              <w:rPr>
                <w:del w:id="5991" w:author="Islam Nady" w:date="2024-06-09T20:56:00Z"/>
                <w:rStyle w:val="-Normal"/>
                <w:rFonts w:ascii="Frutiger LT Arabic 45 Light" w:hAnsi="Frutiger LT Arabic 45 Light" w:cs="Frutiger LT Arabic 45 Light"/>
                <w:bCs w:val="0"/>
                <w:color w:val="000000" w:themeColor="text1"/>
              </w:rPr>
            </w:pPr>
            <w:del w:id="5992" w:author="Islam Nady" w:date="2024-06-09T20:56:00Z">
              <w:r w:rsidRPr="00503772" w:rsidDel="00FB31B6">
                <w:rPr>
                  <w:rStyle w:val="-Normal"/>
                  <w:rFonts w:ascii="Frutiger LT Arabic 45 Light" w:hAnsi="Frutiger LT Arabic 45 Light" w:cs="Frutiger LT Arabic 45 Light"/>
                  <w:bCs w:val="0"/>
                  <w:color w:val="000000" w:themeColor="text1"/>
                </w:rPr>
                <w:delText>Application on MDOB</w:delText>
              </w:r>
            </w:del>
          </w:p>
        </w:tc>
        <w:tc>
          <w:tcPr>
            <w:tcW w:w="1913" w:type="dxa"/>
          </w:tcPr>
          <w:p w14:paraId="213A8993" w14:textId="67CB93CF" w:rsidR="00FB31B6" w:rsidRPr="00503772" w:rsidDel="00FB31B6" w:rsidRDefault="00FB31B6" w:rsidP="00FB31B6">
            <w:pPr>
              <w:pStyle w:val="TableBodyText"/>
              <w:rPr>
                <w:del w:id="5993" w:author="Islam Nady" w:date="2024-06-09T20:56:00Z"/>
                <w:rStyle w:val="-Normal"/>
                <w:rFonts w:ascii="Frutiger LT Arabic 45 Light" w:hAnsi="Frutiger LT Arabic 45 Light" w:cs="Frutiger LT Arabic 45 Light"/>
                <w:bCs w:val="0"/>
                <w:color w:val="000000" w:themeColor="text1"/>
              </w:rPr>
            </w:pPr>
          </w:p>
        </w:tc>
        <w:tc>
          <w:tcPr>
            <w:tcW w:w="1914" w:type="dxa"/>
          </w:tcPr>
          <w:p w14:paraId="5DBC9A2D" w14:textId="07F26B95" w:rsidR="00FB31B6" w:rsidRPr="00503772" w:rsidDel="00FB31B6" w:rsidRDefault="00FB31B6" w:rsidP="00FB31B6">
            <w:pPr>
              <w:pStyle w:val="TableBodyText"/>
              <w:rPr>
                <w:del w:id="5994" w:author="Islam Nady" w:date="2024-06-09T20:56:00Z"/>
                <w:rStyle w:val="-Normal"/>
                <w:rFonts w:ascii="Frutiger LT Arabic 45 Light" w:hAnsi="Frutiger LT Arabic 45 Light" w:cs="Frutiger LT Arabic 45 Light"/>
                <w:bCs w:val="0"/>
                <w:color w:val="000000" w:themeColor="text1"/>
              </w:rPr>
            </w:pPr>
          </w:p>
        </w:tc>
      </w:tr>
      <w:tr w:rsidR="00FB31B6" w:rsidRPr="00EB1F74" w:rsidDel="00FB31B6" w14:paraId="787ACB6E" w14:textId="0CD06CC1" w:rsidTr="00503772">
        <w:trPr>
          <w:trHeight w:val="251"/>
          <w:del w:id="5995" w:author="Islam Nady" w:date="2024-06-09T20:56:00Z"/>
        </w:trPr>
        <w:tc>
          <w:tcPr>
            <w:tcW w:w="3331" w:type="dxa"/>
            <w:vAlign w:val="top"/>
          </w:tcPr>
          <w:p w14:paraId="19A84129" w14:textId="340627F3" w:rsidR="00FB31B6" w:rsidRPr="00503772" w:rsidDel="00FB31B6" w:rsidRDefault="00FB31B6" w:rsidP="00FB31B6">
            <w:pPr>
              <w:pStyle w:val="TableBodyText"/>
              <w:rPr>
                <w:del w:id="5996" w:author="Islam Nady" w:date="2024-06-09T20:56:00Z"/>
                <w:rStyle w:val="-Normal"/>
                <w:rFonts w:ascii="Frutiger LT Arabic 45 Light" w:hAnsi="Frutiger LT Arabic 45 Light" w:cs="Frutiger LT Arabic 45 Light"/>
                <w:bCs w:val="0"/>
                <w:color w:val="000000" w:themeColor="text1"/>
              </w:rPr>
            </w:pPr>
            <w:del w:id="5997" w:author="Islam Nady" w:date="2024-06-09T20:56:00Z">
              <w:r w:rsidRPr="00503772" w:rsidDel="00FB31B6">
                <w:rPr>
                  <w:rStyle w:val="-Normal"/>
                  <w:rFonts w:ascii="Frutiger LT Arabic 45 Light" w:hAnsi="Frutiger LT Arabic 45 Light" w:cs="Frutiger LT Arabic 45 Light"/>
                  <w:bCs w:val="0"/>
                  <w:color w:val="000000" w:themeColor="text1"/>
                </w:rPr>
                <w:delText>Server (IP)</w:delText>
              </w:r>
            </w:del>
          </w:p>
        </w:tc>
        <w:tc>
          <w:tcPr>
            <w:tcW w:w="3332" w:type="dxa"/>
            <w:vAlign w:val="top"/>
          </w:tcPr>
          <w:p w14:paraId="66D87A2A" w14:textId="6B375F87" w:rsidR="00FB31B6" w:rsidRPr="00503772" w:rsidDel="00FB31B6" w:rsidRDefault="00FB31B6" w:rsidP="00FB31B6">
            <w:pPr>
              <w:pStyle w:val="TableBodyText"/>
              <w:rPr>
                <w:del w:id="5998" w:author="Islam Nady" w:date="2024-06-09T20:56:00Z"/>
                <w:rStyle w:val="-Normal"/>
                <w:rFonts w:ascii="Frutiger LT Arabic 45 Light" w:hAnsi="Frutiger LT Arabic 45 Light" w:cs="Frutiger LT Arabic 45 Light"/>
                <w:bCs w:val="0"/>
                <w:color w:val="000000" w:themeColor="text1"/>
              </w:rPr>
            </w:pPr>
            <w:del w:id="5999" w:author="Islam Nady" w:date="2024-06-09T20:56:00Z">
              <w:r w:rsidRPr="00503772" w:rsidDel="00FB31B6">
                <w:rPr>
                  <w:rStyle w:val="-Normal"/>
                  <w:rFonts w:ascii="Frutiger LT Arabic 45 Light" w:hAnsi="Frutiger LT Arabic 45 Light" w:cs="Frutiger LT Arabic 45 Light"/>
                  <w:bCs w:val="0"/>
                  <w:color w:val="000000" w:themeColor="text1"/>
                </w:rPr>
                <w:delText>Tivoli Monitoring</w:delText>
              </w:r>
            </w:del>
          </w:p>
        </w:tc>
        <w:tc>
          <w:tcPr>
            <w:tcW w:w="1913" w:type="dxa"/>
          </w:tcPr>
          <w:p w14:paraId="19D386E9" w14:textId="4658BE78" w:rsidR="00FB31B6" w:rsidRPr="00503772" w:rsidDel="00FB31B6" w:rsidRDefault="00FB31B6" w:rsidP="00FB31B6">
            <w:pPr>
              <w:pStyle w:val="TableBodyText"/>
              <w:rPr>
                <w:del w:id="6000" w:author="Islam Nady" w:date="2024-06-09T20:56:00Z"/>
                <w:rStyle w:val="-Normal"/>
                <w:rFonts w:ascii="Frutiger LT Arabic 45 Light" w:hAnsi="Frutiger LT Arabic 45 Light" w:cs="Frutiger LT Arabic 45 Light"/>
                <w:bCs w:val="0"/>
                <w:color w:val="000000" w:themeColor="text1"/>
              </w:rPr>
            </w:pPr>
          </w:p>
        </w:tc>
        <w:tc>
          <w:tcPr>
            <w:tcW w:w="1914" w:type="dxa"/>
          </w:tcPr>
          <w:p w14:paraId="62EB5077" w14:textId="558FE852" w:rsidR="00FB31B6" w:rsidRPr="00503772" w:rsidDel="00FB31B6" w:rsidRDefault="00FB31B6" w:rsidP="00FB31B6">
            <w:pPr>
              <w:pStyle w:val="TableBodyText"/>
              <w:rPr>
                <w:del w:id="6001" w:author="Islam Nady" w:date="2024-06-09T20:56:00Z"/>
                <w:rStyle w:val="-Normal"/>
                <w:rFonts w:ascii="Frutiger LT Arabic 45 Light" w:hAnsi="Frutiger LT Arabic 45 Light" w:cs="Frutiger LT Arabic 45 Light"/>
                <w:bCs w:val="0"/>
                <w:color w:val="000000" w:themeColor="text1"/>
              </w:rPr>
            </w:pPr>
          </w:p>
        </w:tc>
      </w:tr>
      <w:tr w:rsidR="00FB31B6" w:rsidRPr="00EB1F74" w:rsidDel="00FB31B6" w14:paraId="28C18070" w14:textId="0FC5C0A8" w:rsidTr="00503772">
        <w:trPr>
          <w:cnfStyle w:val="000000010000" w:firstRow="0" w:lastRow="0" w:firstColumn="0" w:lastColumn="0" w:oddVBand="0" w:evenVBand="0" w:oddHBand="0" w:evenHBand="1" w:firstRowFirstColumn="0" w:firstRowLastColumn="0" w:lastRowFirstColumn="0" w:lastRowLastColumn="0"/>
          <w:trHeight w:val="251"/>
          <w:del w:id="6002" w:author="Islam Nady" w:date="2024-06-09T20:56:00Z"/>
        </w:trPr>
        <w:tc>
          <w:tcPr>
            <w:tcW w:w="3331" w:type="dxa"/>
            <w:vAlign w:val="top"/>
          </w:tcPr>
          <w:p w14:paraId="19DB31E0" w14:textId="32E8EF39" w:rsidR="00FB31B6" w:rsidRPr="00503772" w:rsidDel="00FB31B6" w:rsidRDefault="00FB31B6" w:rsidP="00FB31B6">
            <w:pPr>
              <w:pStyle w:val="TableBodyText"/>
              <w:rPr>
                <w:del w:id="6003" w:author="Islam Nady" w:date="2024-06-09T20:56:00Z"/>
                <w:rStyle w:val="-Normal"/>
                <w:rFonts w:ascii="Frutiger LT Arabic 45 Light" w:hAnsi="Frutiger LT Arabic 45 Light" w:cs="Frutiger LT Arabic 45 Light"/>
                <w:bCs w:val="0"/>
                <w:color w:val="000000" w:themeColor="text1"/>
              </w:rPr>
            </w:pPr>
            <w:del w:id="6004" w:author="Islam Nady" w:date="2024-06-09T20:56:00Z">
              <w:r w:rsidRPr="00503772" w:rsidDel="00FB31B6">
                <w:rPr>
                  <w:rStyle w:val="-Normal"/>
                  <w:rFonts w:ascii="Frutiger LT Arabic 45 Light" w:hAnsi="Frutiger LT Arabic 45 Light" w:cs="Frutiger LT Arabic 45 Light"/>
                  <w:bCs w:val="0"/>
                  <w:color w:val="000000" w:themeColor="text1"/>
                </w:rPr>
                <w:delText>Application Server (IP)</w:delText>
              </w:r>
            </w:del>
          </w:p>
        </w:tc>
        <w:tc>
          <w:tcPr>
            <w:tcW w:w="3332" w:type="dxa"/>
            <w:vAlign w:val="top"/>
          </w:tcPr>
          <w:p w14:paraId="09151C0B" w14:textId="2D2E1FA5" w:rsidR="00FB31B6" w:rsidRPr="00503772" w:rsidDel="00FB31B6" w:rsidRDefault="00FB31B6" w:rsidP="00FB31B6">
            <w:pPr>
              <w:pStyle w:val="TableBodyText"/>
              <w:rPr>
                <w:del w:id="6005" w:author="Islam Nady" w:date="2024-06-09T20:56:00Z"/>
                <w:rStyle w:val="-Normal"/>
                <w:rFonts w:ascii="Frutiger LT Arabic 45 Light" w:hAnsi="Frutiger LT Arabic 45 Light" w:cs="Frutiger LT Arabic 45 Light"/>
                <w:bCs w:val="0"/>
                <w:color w:val="000000" w:themeColor="text1"/>
              </w:rPr>
            </w:pPr>
            <w:del w:id="6006" w:author="Islam Nady" w:date="2024-06-09T20:56:00Z">
              <w:r w:rsidRPr="00503772" w:rsidDel="00FB31B6">
                <w:rPr>
                  <w:rStyle w:val="-Normal"/>
                  <w:rFonts w:ascii="Frutiger LT Arabic 45 Light" w:hAnsi="Frutiger LT Arabic 45 Light" w:cs="Frutiger LT Arabic 45 Light"/>
                  <w:bCs w:val="0"/>
                  <w:color w:val="000000" w:themeColor="text1"/>
                </w:rPr>
                <w:delText>NTP server (for Time sync)</w:delText>
              </w:r>
            </w:del>
          </w:p>
        </w:tc>
        <w:tc>
          <w:tcPr>
            <w:tcW w:w="1913" w:type="dxa"/>
          </w:tcPr>
          <w:p w14:paraId="09E19848" w14:textId="5D80D0C9" w:rsidR="00FB31B6" w:rsidRPr="00503772" w:rsidDel="00FB31B6" w:rsidRDefault="00FB31B6" w:rsidP="00FB31B6">
            <w:pPr>
              <w:pStyle w:val="TableBodyText"/>
              <w:rPr>
                <w:del w:id="6007" w:author="Islam Nady" w:date="2024-06-09T20:56:00Z"/>
                <w:rStyle w:val="-Normal"/>
                <w:rFonts w:ascii="Frutiger LT Arabic 45 Light" w:hAnsi="Frutiger LT Arabic 45 Light" w:cs="Frutiger LT Arabic 45 Light"/>
                <w:bCs w:val="0"/>
                <w:color w:val="000000" w:themeColor="text1"/>
              </w:rPr>
            </w:pPr>
          </w:p>
        </w:tc>
        <w:tc>
          <w:tcPr>
            <w:tcW w:w="1914" w:type="dxa"/>
          </w:tcPr>
          <w:p w14:paraId="2E9BC42B" w14:textId="31D692AD" w:rsidR="00FB31B6" w:rsidRPr="00503772" w:rsidDel="00FB31B6" w:rsidRDefault="00FB31B6" w:rsidP="00FB31B6">
            <w:pPr>
              <w:pStyle w:val="TableBodyText"/>
              <w:rPr>
                <w:del w:id="6008" w:author="Islam Nady" w:date="2024-06-09T20:56:00Z"/>
                <w:rStyle w:val="-Normal"/>
                <w:rFonts w:ascii="Frutiger LT Arabic 45 Light" w:hAnsi="Frutiger LT Arabic 45 Light" w:cs="Frutiger LT Arabic 45 Light"/>
                <w:bCs w:val="0"/>
                <w:color w:val="000000" w:themeColor="text1"/>
              </w:rPr>
            </w:pPr>
          </w:p>
        </w:tc>
      </w:tr>
    </w:tbl>
    <w:p w14:paraId="226901DC" w14:textId="486EAB1A" w:rsidR="00123131" w:rsidRPr="00EB1F74" w:rsidDel="00114343" w:rsidRDefault="00123131" w:rsidP="00CB3C97">
      <w:pPr>
        <w:pStyle w:val="ListParagraph"/>
        <w:numPr>
          <w:ilvl w:val="0"/>
          <w:numId w:val="22"/>
        </w:numPr>
        <w:jc w:val="both"/>
        <w:rPr>
          <w:del w:id="6009" w:author="Islam Nady" w:date="2024-06-09T20:56:00Z"/>
          <w:rStyle w:val="-Normal"/>
          <w:rFonts w:ascii="Frutiger LT Arabic 45 Light" w:hAnsi="Frutiger LT Arabic 45 Light" w:cs="Frutiger LT Arabic 45 Light"/>
          <w:color w:val="000000" w:themeColor="text1"/>
        </w:rPr>
      </w:pPr>
      <w:del w:id="6010" w:author="Islam Nady" w:date="2024-06-09T20:56:00Z">
        <w:r w:rsidRPr="00EB1F74" w:rsidDel="00114343">
          <w:rPr>
            <w:rStyle w:val="-Normal"/>
            <w:rFonts w:ascii="Frutiger LT Arabic 45 Light" w:hAnsi="Frutiger LT Arabic 45 Light" w:cs="Frutiger LT Arabic 45 Light"/>
            <w:color w:val="000000" w:themeColor="text1"/>
          </w:rPr>
          <w:delText>Repeat this table per environment.</w:delText>
        </w:r>
      </w:del>
    </w:p>
    <w:p w14:paraId="31791F1A" w14:textId="77777777" w:rsidR="00E11697" w:rsidRPr="00367045" w:rsidRDefault="00123131" w:rsidP="00CB3C97">
      <w:pPr>
        <w:pStyle w:val="-Heading2"/>
        <w:rPr>
          <w:rFonts w:ascii="Frutiger LT Arabic 45 Light" w:eastAsia="Calibri" w:hAnsi="Frutiger LT Arabic 45 Light" w:cs="Frutiger LT Arabic 45 Light"/>
          <w:i/>
          <w:iCs/>
          <w:color w:val="8A7967"/>
        </w:rPr>
      </w:pPr>
      <w:bookmarkStart w:id="6011" w:name="_Toc465250460"/>
      <w:bookmarkStart w:id="6012" w:name="_Toc465254824"/>
      <w:bookmarkStart w:id="6013" w:name="_Toc133740311"/>
      <w:r w:rsidRPr="00367045">
        <w:rPr>
          <w:rFonts w:ascii="Frutiger LT Arabic 45 Light" w:eastAsia="Calibri" w:hAnsi="Frutiger LT Arabic 45 Light" w:cs="Frutiger LT Arabic 45 Light"/>
          <w:i/>
          <w:iCs/>
          <w:color w:val="8A7967"/>
        </w:rPr>
        <w:t>VPN</w:t>
      </w:r>
      <w:bookmarkEnd w:id="6011"/>
      <w:bookmarkEnd w:id="6012"/>
      <w:bookmarkEnd w:id="6013"/>
    </w:p>
    <w:p w14:paraId="0EAAFB8B" w14:textId="77777777" w:rsidR="00E11697" w:rsidRPr="00EB1F74" w:rsidRDefault="00123131"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If this is needed, a VPN client should be mentioned in software list.</w:t>
      </w:r>
    </w:p>
    <w:p w14:paraId="5080C7D4" w14:textId="77777777" w:rsidR="00E11697" w:rsidRPr="00367045" w:rsidRDefault="00123131" w:rsidP="00CB3C97">
      <w:pPr>
        <w:pStyle w:val="-Heading2"/>
        <w:rPr>
          <w:rFonts w:ascii="Frutiger LT Arabic 45 Light" w:eastAsia="Calibri" w:hAnsi="Frutiger LT Arabic 45 Light" w:cs="Frutiger LT Arabic 45 Light"/>
          <w:i/>
          <w:iCs/>
          <w:color w:val="8A7967"/>
        </w:rPr>
      </w:pPr>
      <w:bookmarkStart w:id="6014" w:name="_Toc465250461"/>
      <w:bookmarkStart w:id="6015" w:name="_Toc465254825"/>
      <w:bookmarkStart w:id="6016" w:name="_Toc133740312"/>
      <w:r w:rsidRPr="00367045">
        <w:rPr>
          <w:rFonts w:ascii="Frutiger LT Arabic 45 Light" w:eastAsia="Calibri" w:hAnsi="Frutiger LT Arabic 45 Light" w:cs="Frutiger LT Arabic 45 Light"/>
          <w:i/>
          <w:iCs/>
          <w:color w:val="8A7967"/>
        </w:rPr>
        <w:t>Shared Folders</w:t>
      </w:r>
      <w:bookmarkEnd w:id="6014"/>
      <w:bookmarkEnd w:id="6015"/>
      <w:bookmarkEnd w:id="6016"/>
      <w:r w:rsidR="00E11697" w:rsidRPr="00367045">
        <w:rPr>
          <w:rFonts w:ascii="Frutiger LT Arabic 45 Light" w:eastAsia="Calibri" w:hAnsi="Frutiger LT Arabic 45 Light" w:cs="Frutiger LT Arabic 45 Light"/>
          <w:i/>
          <w:iCs/>
          <w:color w:val="8A7967"/>
        </w:rPr>
        <w:t xml:space="preserve"> </w:t>
      </w:r>
    </w:p>
    <w:p w14:paraId="777F0307" w14:textId="77777777" w:rsidR="00E11697" w:rsidRDefault="00112E52" w:rsidP="00CB3C97">
      <w:pPr>
        <w:jc w:val="both"/>
        <w:rPr>
          <w:ins w:id="6017" w:author="Mohamed Amer" w:date="2024-06-13T05:37:00Z" w16du:dateUtc="2024-06-13T02:37:00Z"/>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List the shared folders path; be aware that the access of the shared folders is controlled by ISSD dept.</w:t>
      </w:r>
    </w:p>
    <w:p w14:paraId="6EC5EAEE" w14:textId="77777777" w:rsidR="00707F7C" w:rsidRDefault="00707F7C" w:rsidP="00CB3C97">
      <w:pPr>
        <w:jc w:val="both"/>
        <w:rPr>
          <w:ins w:id="6018" w:author="Mohamed Amer" w:date="2024-06-13T05:37:00Z" w16du:dateUtc="2024-06-13T02:37:00Z"/>
          <w:rStyle w:val="-Normal"/>
          <w:rFonts w:ascii="Frutiger LT Arabic 45 Light" w:hAnsi="Frutiger LT Arabic 45 Light" w:cs="Frutiger LT Arabic 45 Light"/>
          <w:color w:val="000000" w:themeColor="text1"/>
        </w:rPr>
      </w:pPr>
    </w:p>
    <w:p w14:paraId="638A98B7" w14:textId="6252270C" w:rsidR="00707F7C" w:rsidRPr="00707F7C" w:rsidRDefault="00707F7C">
      <w:pPr>
        <w:pStyle w:val="ListParagraph"/>
        <w:numPr>
          <w:ilvl w:val="0"/>
          <w:numId w:val="53"/>
        </w:numPr>
        <w:jc w:val="both"/>
        <w:rPr>
          <w:rStyle w:val="-Normal"/>
          <w:rFonts w:ascii="Frutiger LT Arabic 45 Light" w:hAnsi="Frutiger LT Arabic 45 Light" w:cs="Frutiger LT Arabic 45 Light"/>
          <w:color w:val="000000" w:themeColor="text1"/>
        </w:rPr>
        <w:pPrChange w:id="6019" w:author="Mohamed Amer" w:date="2024-06-13T05:37:00Z" w16du:dateUtc="2024-06-13T02:37:00Z">
          <w:pPr>
            <w:jc w:val="both"/>
          </w:pPr>
        </w:pPrChange>
      </w:pPr>
      <w:ins w:id="6020" w:author="Mohamed Amer" w:date="2024-06-13T05:37:00Z" w16du:dateUtc="2024-06-13T02:37:00Z">
        <w:r>
          <w:rPr>
            <w:rStyle w:val="-Normal"/>
            <w:rFonts w:ascii="Frutiger LT Arabic 45 Light" w:hAnsi="Frutiger LT Arabic 45 Light" w:cs="Frutiger LT Arabic 45 Light"/>
            <w:color w:val="000000" w:themeColor="text1"/>
          </w:rPr>
          <w:t>A</w:t>
        </w:r>
      </w:ins>
      <w:ins w:id="6021" w:author="Mohamed Amer" w:date="2024-06-13T05:38:00Z" w16du:dateUtc="2024-06-13T02:38:00Z">
        <w:r>
          <w:rPr>
            <w:rStyle w:val="-Normal"/>
            <w:rFonts w:ascii="Frutiger LT Arabic 45 Light" w:hAnsi="Frutiger LT Arabic 45 Light" w:cs="Frutiger LT Arabic 45 Light"/>
            <w:color w:val="000000" w:themeColor="text1"/>
          </w:rPr>
          <w:t xml:space="preserve"> </w:t>
        </w:r>
      </w:ins>
      <w:ins w:id="6022" w:author="Mohamed Amer" w:date="2024-06-13T05:37:00Z" w16du:dateUtc="2024-06-13T02:37:00Z">
        <w:r>
          <w:rPr>
            <w:rStyle w:val="-Normal"/>
            <w:rFonts w:ascii="Frutiger LT Arabic 45 Light" w:hAnsi="Frutiger LT Arabic 45 Light" w:cs="Frutiger LT Arabic 45 Light"/>
            <w:color w:val="000000" w:themeColor="text1"/>
          </w:rPr>
          <w:t>shared folder is required f</w:t>
        </w:r>
      </w:ins>
      <w:ins w:id="6023" w:author="Mohamed Amer" w:date="2024-06-13T05:38:00Z" w16du:dateUtc="2024-06-13T02:38:00Z">
        <w:r>
          <w:rPr>
            <w:rStyle w:val="-Normal"/>
            <w:rFonts w:ascii="Frutiger LT Arabic 45 Light" w:hAnsi="Frutiger LT Arabic 45 Light" w:cs="Frutiger LT Arabic 45 Light"/>
            <w:color w:val="000000" w:themeColor="text1"/>
          </w:rPr>
          <w:t>or control room high availability deployment mode</w:t>
        </w:r>
      </w:ins>
      <w:ins w:id="6024" w:author="Mohamed Amer" w:date="2024-06-13T05:39:00Z" w16du:dateUtc="2024-06-13T02:39:00Z">
        <w:r w:rsidR="003B7B0A">
          <w:rPr>
            <w:rStyle w:val="-Normal"/>
            <w:rFonts w:ascii="Frutiger LT Arabic 45 Light" w:hAnsi="Frutiger LT Arabic 45 Light" w:cs="Frutiger LT Arabic 45 Light"/>
            <w:color w:val="000000" w:themeColor="text1"/>
          </w:rPr>
          <w:t>, we can start with 60 GB then increase it later as we go.</w:t>
        </w:r>
      </w:ins>
    </w:p>
    <w:p w14:paraId="5EA41CC7" w14:textId="77777777" w:rsidR="00E11697" w:rsidRPr="00367045" w:rsidRDefault="00123131" w:rsidP="00CB3C97">
      <w:pPr>
        <w:pStyle w:val="-Heading2"/>
        <w:rPr>
          <w:rFonts w:ascii="Frutiger LT Arabic 45 Light" w:eastAsia="Calibri" w:hAnsi="Frutiger LT Arabic 45 Light" w:cs="Frutiger LT Arabic 45 Light"/>
          <w:i/>
          <w:iCs/>
          <w:color w:val="8A7967"/>
        </w:rPr>
      </w:pPr>
      <w:bookmarkStart w:id="6025" w:name="_Toc465250462"/>
      <w:bookmarkStart w:id="6026" w:name="_Toc465254826"/>
      <w:bookmarkStart w:id="6027" w:name="_Toc133740313"/>
      <w:r w:rsidRPr="00367045">
        <w:rPr>
          <w:rFonts w:ascii="Frutiger LT Arabic 45 Light" w:eastAsia="Calibri" w:hAnsi="Frutiger LT Arabic 45 Light" w:cs="Frutiger LT Arabic 45 Light"/>
          <w:i/>
          <w:iCs/>
          <w:color w:val="8A7967"/>
        </w:rPr>
        <w:t>Nat or Pat or Proxy</w:t>
      </w:r>
      <w:bookmarkEnd w:id="6025"/>
      <w:bookmarkEnd w:id="6026"/>
      <w:bookmarkEnd w:id="6027"/>
      <w:r w:rsidR="00E11697" w:rsidRPr="00367045">
        <w:rPr>
          <w:rFonts w:ascii="Frutiger LT Arabic 45 Light" w:eastAsia="Calibri" w:hAnsi="Frutiger LT Arabic 45 Light" w:cs="Frutiger LT Arabic 45 Light"/>
          <w:i/>
          <w:iCs/>
          <w:color w:val="8A7967"/>
        </w:rPr>
        <w:t xml:space="preserve"> </w:t>
      </w:r>
    </w:p>
    <w:p w14:paraId="58F0D43C" w14:textId="4C17536F" w:rsidR="00E11697" w:rsidRPr="00EB1F74" w:rsidRDefault="00123131" w:rsidP="00CB3C97">
      <w:pPr>
        <w:jc w:val="both"/>
        <w:rPr>
          <w:rStyle w:val="-Normal"/>
          <w:rFonts w:ascii="Frutiger LT Arabic 45 Light" w:hAnsi="Frutiger LT Arabic 45 Light" w:cs="Frutiger LT Arabic 45 Light"/>
          <w:color w:val="000000" w:themeColor="text1"/>
        </w:rPr>
      </w:pPr>
      <w:r w:rsidRPr="00EB1F74">
        <w:rPr>
          <w:rStyle w:val="-Normal"/>
          <w:rFonts w:ascii="Frutiger LT Arabic 45 Light" w:hAnsi="Frutiger LT Arabic 45 Light" w:cs="Frutiger LT Arabic 45 Light"/>
          <w:color w:val="000000" w:themeColor="text1"/>
        </w:rPr>
        <w:t>Is there any connection with a public network (internet) that required for a NAT or PAT or Proxy?</w:t>
      </w:r>
      <w:ins w:id="6028" w:author="Mohamed Amer" w:date="2024-06-13T05:39:00Z" w16du:dateUtc="2024-06-13T02:39:00Z">
        <w:r w:rsidR="003B7B0A">
          <w:rPr>
            <w:rStyle w:val="-Normal"/>
            <w:rFonts w:ascii="Frutiger LT Arabic 45 Light" w:hAnsi="Frutiger LT Arabic 45 Light" w:cs="Frutiger LT Arabic 45 Light"/>
            <w:color w:val="000000" w:themeColor="text1"/>
          </w:rPr>
          <w:t xml:space="preserve"> No</w:t>
        </w:r>
      </w:ins>
    </w:p>
    <w:p w14:paraId="2A0AE8C0" w14:textId="7F1EF050" w:rsidR="00123131" w:rsidRDefault="00123131" w:rsidP="00CB3C97">
      <w:pPr>
        <w:pStyle w:val="-Heading2"/>
        <w:rPr>
          <w:ins w:id="6029" w:author="Islam Nady" w:date="2024-06-09T20:57:00Z"/>
          <w:rFonts w:ascii="Frutiger LT Arabic 45 Light" w:eastAsia="Calibri" w:hAnsi="Frutiger LT Arabic 45 Light" w:cs="Frutiger LT Arabic 45 Light"/>
          <w:i/>
          <w:iCs/>
          <w:color w:val="8A7967"/>
        </w:rPr>
      </w:pPr>
      <w:bookmarkStart w:id="6030" w:name="_Toc465250463"/>
      <w:bookmarkStart w:id="6031" w:name="_Toc465254827"/>
      <w:bookmarkStart w:id="6032" w:name="_Toc133740314"/>
      <w:r w:rsidRPr="00367045">
        <w:rPr>
          <w:rFonts w:ascii="Frutiger LT Arabic 45 Light" w:eastAsia="Calibri" w:hAnsi="Frutiger LT Arabic 45 Light" w:cs="Frutiger LT Arabic 45 Light"/>
          <w:i/>
          <w:iCs/>
          <w:color w:val="8A7967"/>
        </w:rPr>
        <w:t>User Roles</w:t>
      </w:r>
      <w:bookmarkEnd w:id="6030"/>
      <w:bookmarkEnd w:id="6031"/>
      <w:bookmarkEnd w:id="6032"/>
      <w:r w:rsidRPr="00367045">
        <w:rPr>
          <w:rFonts w:ascii="Frutiger LT Arabic 45 Light" w:eastAsia="Calibri" w:hAnsi="Frutiger LT Arabic 45 Light" w:cs="Frutiger LT Arabic 45 Light"/>
          <w:i/>
          <w:iCs/>
          <w:color w:val="8A7967"/>
        </w:rPr>
        <w:t xml:space="preserve"> </w:t>
      </w:r>
    </w:p>
    <w:tbl>
      <w:tblPr>
        <w:tblStyle w:val="BABTable2"/>
        <w:tblW w:w="10966"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Change w:id="6033" w:author="Mohamed Amer" w:date="2024-07-28T16:33:00Z" w16du:dateUtc="2024-07-28T13:33:00Z">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PrChange>
      </w:tblPr>
      <w:tblGrid>
        <w:gridCol w:w="1960"/>
        <w:gridCol w:w="1957"/>
        <w:gridCol w:w="5955"/>
        <w:gridCol w:w="1094"/>
        <w:tblGridChange w:id="6034">
          <w:tblGrid>
            <w:gridCol w:w="15"/>
            <w:gridCol w:w="1945"/>
            <w:gridCol w:w="819"/>
            <w:gridCol w:w="1138"/>
            <w:gridCol w:w="1627"/>
            <w:gridCol w:w="4328"/>
            <w:gridCol w:w="633"/>
            <w:gridCol w:w="461"/>
            <w:gridCol w:w="4500"/>
          </w:tblGrid>
        </w:tblGridChange>
      </w:tblGrid>
      <w:tr w:rsidR="008521A3" w:rsidRPr="007967CB" w14:paraId="233236A4" w14:textId="5BD25F15" w:rsidTr="008521A3">
        <w:trPr>
          <w:cnfStyle w:val="100000000000" w:firstRow="1" w:lastRow="0" w:firstColumn="0" w:lastColumn="0" w:oddVBand="0" w:evenVBand="0" w:oddHBand="0" w:evenHBand="0" w:firstRowFirstColumn="0" w:firstRowLastColumn="0" w:lastRowFirstColumn="0" w:lastRowLastColumn="0"/>
          <w:trHeight w:val="274"/>
          <w:tblHeader/>
          <w:ins w:id="6035" w:author="Islam Nady" w:date="2024-06-09T20:57:00Z"/>
          <w:trPrChange w:id="6036" w:author="Mohamed Amer" w:date="2024-07-28T16:33:00Z" w16du:dateUtc="2024-07-28T13:33:00Z">
            <w:trPr>
              <w:gridBefore w:val="1"/>
              <w:tblHeader/>
            </w:trPr>
          </w:trPrChange>
        </w:trPr>
        <w:tc>
          <w:tcPr>
            <w:tcW w:w="1962" w:type="dxa"/>
            <w:tcPrChange w:id="6037" w:author="Mohamed Amer" w:date="2024-07-28T16:33:00Z" w16du:dateUtc="2024-07-28T13:33:00Z">
              <w:tcPr>
                <w:tcW w:w="2764" w:type="dxa"/>
                <w:gridSpan w:val="2"/>
              </w:tcPr>
            </w:tcPrChange>
          </w:tcPr>
          <w:p w14:paraId="6349A7EE" w14:textId="77777777" w:rsidR="008521A3" w:rsidRPr="000926D4" w:rsidRDefault="008521A3" w:rsidP="00E162B2">
            <w:pPr>
              <w:tabs>
                <w:tab w:val="right" w:pos="224"/>
              </w:tabs>
              <w:cnfStyle w:val="100000000000" w:firstRow="1" w:lastRow="0" w:firstColumn="0" w:lastColumn="0" w:oddVBand="0" w:evenVBand="0" w:oddHBand="0" w:evenHBand="0" w:firstRowFirstColumn="0" w:firstRowLastColumn="0" w:lastRowFirstColumn="0" w:lastRowLastColumn="0"/>
              <w:rPr>
                <w:ins w:id="6038" w:author="Islam Nady" w:date="2024-06-09T20:57:00Z"/>
                <w:b w:val="0"/>
                <w:bCs w:val="0"/>
                <w:color w:val="FFFFFF"/>
              </w:rPr>
            </w:pPr>
            <w:ins w:id="6039" w:author="Islam Nady" w:date="2024-06-09T20:57:00Z">
              <w:r>
                <w:rPr>
                  <w:color w:val="FFFFFF"/>
                </w:rPr>
                <w:t>Users</w:t>
              </w:r>
            </w:ins>
          </w:p>
        </w:tc>
        <w:tc>
          <w:tcPr>
            <w:tcW w:w="1962" w:type="dxa"/>
            <w:tcPrChange w:id="6040" w:author="Mohamed Amer" w:date="2024-07-28T16:33:00Z" w16du:dateUtc="2024-07-28T13:33:00Z">
              <w:tcPr>
                <w:tcW w:w="2765" w:type="dxa"/>
                <w:gridSpan w:val="2"/>
              </w:tcPr>
            </w:tcPrChange>
          </w:tcPr>
          <w:p w14:paraId="1BBC45B5" w14:textId="77777777" w:rsidR="008521A3" w:rsidRPr="000926D4" w:rsidRDefault="008521A3" w:rsidP="00E162B2">
            <w:pPr>
              <w:tabs>
                <w:tab w:val="right" w:pos="224"/>
              </w:tabs>
              <w:cnfStyle w:val="100000000000" w:firstRow="1" w:lastRow="0" w:firstColumn="0" w:lastColumn="0" w:oddVBand="0" w:evenVBand="0" w:oddHBand="0" w:evenHBand="0" w:firstRowFirstColumn="0" w:firstRowLastColumn="0" w:lastRowFirstColumn="0" w:lastRowLastColumn="0"/>
              <w:rPr>
                <w:ins w:id="6041" w:author="Islam Nady" w:date="2024-06-09T20:57:00Z"/>
                <w:b w:val="0"/>
                <w:bCs w:val="0"/>
                <w:color w:val="FFFFFF"/>
              </w:rPr>
            </w:pPr>
            <w:ins w:id="6042" w:author="Islam Nady" w:date="2024-06-09T20:57:00Z">
              <w:r>
                <w:rPr>
                  <w:color w:val="FFFFFF"/>
                </w:rPr>
                <w:t>Roles</w:t>
              </w:r>
            </w:ins>
          </w:p>
        </w:tc>
        <w:tc>
          <w:tcPr>
            <w:tcW w:w="5976" w:type="dxa"/>
            <w:tcPrChange w:id="6043" w:author="Mohamed Amer" w:date="2024-07-28T16:33:00Z" w16du:dateUtc="2024-07-28T13:33:00Z">
              <w:tcPr>
                <w:tcW w:w="4961" w:type="dxa"/>
                <w:gridSpan w:val="2"/>
              </w:tcPr>
            </w:tcPrChange>
          </w:tcPr>
          <w:p w14:paraId="20CAE7FA" w14:textId="77777777" w:rsidR="008521A3" w:rsidRPr="007967CB" w:rsidRDefault="008521A3" w:rsidP="00E162B2">
            <w:pPr>
              <w:tabs>
                <w:tab w:val="right" w:pos="224"/>
              </w:tabs>
              <w:cnfStyle w:val="100000000000" w:firstRow="1" w:lastRow="0" w:firstColumn="0" w:lastColumn="0" w:oddVBand="0" w:evenVBand="0" w:oddHBand="0" w:evenHBand="0" w:firstRowFirstColumn="0" w:firstRowLastColumn="0" w:lastRowFirstColumn="0" w:lastRowLastColumn="0"/>
              <w:rPr>
                <w:ins w:id="6044" w:author="Islam Nady" w:date="2024-06-09T20:57:00Z"/>
                <w:color w:val="FFFFFF"/>
              </w:rPr>
            </w:pPr>
            <w:ins w:id="6045" w:author="Islam Nady" w:date="2024-06-09T20:57:00Z">
              <w:r>
                <w:rPr>
                  <w:color w:val="FFFFFF"/>
                </w:rPr>
                <w:t>Active Directory Group Name</w:t>
              </w:r>
            </w:ins>
          </w:p>
        </w:tc>
        <w:tc>
          <w:tcPr>
            <w:tcW w:w="1066" w:type="dxa"/>
            <w:tcPrChange w:id="6046" w:author="Mohamed Amer" w:date="2024-07-28T16:33:00Z" w16du:dateUtc="2024-07-28T13:33:00Z">
              <w:tcPr>
                <w:tcW w:w="4961" w:type="dxa"/>
                <w:gridSpan w:val="2"/>
              </w:tcPr>
            </w:tcPrChange>
          </w:tcPr>
          <w:p w14:paraId="30968A7D" w14:textId="6DD48EEC" w:rsidR="008521A3" w:rsidRDefault="008521A3" w:rsidP="00E162B2">
            <w:pPr>
              <w:tabs>
                <w:tab w:val="right" w:pos="224"/>
              </w:tabs>
              <w:cnfStyle w:val="100000000000" w:firstRow="1" w:lastRow="0" w:firstColumn="0" w:lastColumn="0" w:oddVBand="0" w:evenVBand="0" w:oddHBand="0" w:evenHBand="0" w:firstRowFirstColumn="0" w:firstRowLastColumn="0" w:lastRowFirstColumn="0" w:lastRowLastColumn="0"/>
              <w:rPr>
                <w:ins w:id="6047" w:author="Mohamed Amer" w:date="2024-07-28T16:33:00Z" w16du:dateUtc="2024-07-28T13:33:00Z"/>
                <w:color w:val="FFFFFF"/>
              </w:rPr>
            </w:pPr>
            <w:ins w:id="6048" w:author="Mohamed Amer" w:date="2024-07-28T16:33:00Z" w16du:dateUtc="2024-07-28T13:33:00Z">
              <w:r>
                <w:rPr>
                  <w:color w:val="FFFFFF"/>
                </w:rPr>
                <w:t>Env</w:t>
              </w:r>
            </w:ins>
          </w:p>
        </w:tc>
      </w:tr>
      <w:tr w:rsidR="008521A3" w:rsidRPr="00242C15" w14:paraId="77DFA4F2" w14:textId="1A4B996E" w:rsidTr="008521A3">
        <w:trPr>
          <w:trHeight w:val="249"/>
          <w:ins w:id="6049" w:author="Islam Nady" w:date="2024-06-09T20:57:00Z"/>
          <w:trPrChange w:id="6050" w:author="Mohamed Amer" w:date="2024-07-28T16:33:00Z" w16du:dateUtc="2024-07-28T13:33:00Z">
            <w:trPr>
              <w:gridBefore w:val="1"/>
              <w:trHeight w:val="251"/>
            </w:trPr>
          </w:trPrChange>
        </w:trPr>
        <w:tc>
          <w:tcPr>
            <w:tcW w:w="1962" w:type="dxa"/>
            <w:vAlign w:val="top"/>
            <w:tcPrChange w:id="6051" w:author="Mohamed Amer" w:date="2024-07-28T16:33:00Z" w16du:dateUtc="2024-07-28T13:33:00Z">
              <w:tcPr>
                <w:tcW w:w="2764" w:type="dxa"/>
                <w:gridSpan w:val="2"/>
                <w:vAlign w:val="top"/>
              </w:tcPr>
            </w:tcPrChange>
          </w:tcPr>
          <w:p w14:paraId="5866FCBB" w14:textId="77777777" w:rsidR="008521A3" w:rsidRPr="00503772" w:rsidRDefault="008521A3" w:rsidP="00E162B2">
            <w:pPr>
              <w:pStyle w:val="TableBodyText"/>
              <w:rPr>
                <w:ins w:id="6052" w:author="Islam Nady" w:date="2024-06-09T20:57:00Z"/>
                <w:rStyle w:val="-Normal"/>
                <w:rFonts w:ascii="Frutiger LT Arabic 45 Light" w:hAnsi="Frutiger LT Arabic 45 Light" w:cs="Frutiger LT Arabic 45 Light"/>
                <w:bCs w:val="0"/>
                <w:color w:val="000000" w:themeColor="text1"/>
              </w:rPr>
            </w:pPr>
            <w:ins w:id="6053" w:author="Islam Nady" w:date="2024-06-09T20:57:00Z">
              <w:r>
                <w:rPr>
                  <w:rStyle w:val="-Normal"/>
                  <w:rFonts w:ascii="Frutiger LT Arabic 45 Light" w:hAnsi="Frutiger LT Arabic 45 Light" w:cs="Frutiger LT Arabic 45 Light"/>
                  <w:bCs w:val="0"/>
                  <w:color w:val="000000" w:themeColor="text1"/>
                </w:rPr>
                <w:t>Bot Developer 1 (C/E</w:t>
              </w:r>
              <w:r w:rsidRPr="00393E2D">
                <w:rPr>
                  <w:rStyle w:val="-Normal"/>
                  <w:rFonts w:ascii="Frutiger LT Arabic 45 Light" w:hAnsi="Frutiger LT Arabic 45 Light" w:cs="Frutiger LT Arabic 45 Light"/>
                  <w:bCs w:val="0"/>
                  <w:color w:val="000000" w:themeColor="text1"/>
                </w:rPr>
                <w:t>XXXXXX</w:t>
              </w:r>
              <w:r>
                <w:rPr>
                  <w:rStyle w:val="-Normal"/>
                  <w:rFonts w:ascii="Frutiger LT Arabic 45 Light" w:hAnsi="Frutiger LT Arabic 45 Light" w:cs="Frutiger LT Arabic 45 Light"/>
                  <w:bCs w:val="0"/>
                  <w:color w:val="000000" w:themeColor="text1"/>
                </w:rPr>
                <w:t>)</w:t>
              </w:r>
            </w:ins>
          </w:p>
        </w:tc>
        <w:tc>
          <w:tcPr>
            <w:tcW w:w="1962" w:type="dxa"/>
            <w:vAlign w:val="top"/>
            <w:tcPrChange w:id="6054" w:author="Mohamed Amer" w:date="2024-07-28T16:33:00Z" w16du:dateUtc="2024-07-28T13:33:00Z">
              <w:tcPr>
                <w:tcW w:w="2765" w:type="dxa"/>
                <w:gridSpan w:val="2"/>
                <w:vAlign w:val="top"/>
              </w:tcPr>
            </w:tcPrChange>
          </w:tcPr>
          <w:p w14:paraId="01FA72E5" w14:textId="77777777" w:rsidR="008521A3" w:rsidRPr="00503772" w:rsidRDefault="008521A3" w:rsidP="00E162B2">
            <w:pPr>
              <w:pStyle w:val="TableBodyText"/>
              <w:rPr>
                <w:ins w:id="6055" w:author="Islam Nady" w:date="2024-06-09T20:57:00Z"/>
                <w:rStyle w:val="-Normal"/>
                <w:rFonts w:ascii="Frutiger LT Arabic 45 Light" w:hAnsi="Frutiger LT Arabic 45 Light" w:cs="Frutiger LT Arabic 45 Light"/>
                <w:bCs w:val="0"/>
                <w:color w:val="000000" w:themeColor="text1"/>
              </w:rPr>
            </w:pPr>
          </w:p>
        </w:tc>
        <w:tc>
          <w:tcPr>
            <w:tcW w:w="5976" w:type="dxa"/>
            <w:tcPrChange w:id="6056" w:author="Mohamed Amer" w:date="2024-07-28T16:33:00Z" w16du:dateUtc="2024-07-28T13:33:00Z">
              <w:tcPr>
                <w:tcW w:w="4961" w:type="dxa"/>
                <w:gridSpan w:val="2"/>
              </w:tcPr>
            </w:tcPrChange>
          </w:tcPr>
          <w:p w14:paraId="00167052" w14:textId="77777777" w:rsidR="008521A3" w:rsidRPr="00242C15" w:rsidRDefault="008521A3" w:rsidP="00E162B2">
            <w:pPr>
              <w:pStyle w:val="TableBodyText"/>
              <w:rPr>
                <w:ins w:id="6057" w:author="Islam Nady" w:date="2024-06-09T20:57:00Z"/>
                <w:rStyle w:val="-Normal"/>
                <w:rFonts w:ascii="Frutiger LT Arabic 45 Light" w:hAnsi="Frutiger LT Arabic 45 Light" w:cs="Frutiger LT Arabic 45 Light"/>
                <w:bCs w:val="0"/>
                <w:color w:val="000000" w:themeColor="text1"/>
              </w:rPr>
            </w:pPr>
          </w:p>
        </w:tc>
        <w:tc>
          <w:tcPr>
            <w:tcW w:w="1066" w:type="dxa"/>
            <w:tcPrChange w:id="6058" w:author="Mohamed Amer" w:date="2024-07-28T16:33:00Z" w16du:dateUtc="2024-07-28T13:33:00Z">
              <w:tcPr>
                <w:tcW w:w="4961" w:type="dxa"/>
                <w:gridSpan w:val="2"/>
              </w:tcPr>
            </w:tcPrChange>
          </w:tcPr>
          <w:p w14:paraId="6149D764" w14:textId="07F39E6A" w:rsidR="008521A3" w:rsidRPr="00242C15" w:rsidRDefault="008521A3" w:rsidP="00E162B2">
            <w:pPr>
              <w:pStyle w:val="TableBodyText"/>
              <w:rPr>
                <w:ins w:id="6059" w:author="Mohamed Amer" w:date="2024-07-28T16:33:00Z" w16du:dateUtc="2024-07-28T13:33:00Z"/>
                <w:rStyle w:val="-Normal"/>
                <w:rFonts w:ascii="Frutiger LT Arabic 45 Light" w:hAnsi="Frutiger LT Arabic 45 Light" w:cs="Frutiger LT Arabic 45 Light"/>
                <w:bCs w:val="0"/>
                <w:color w:val="000000" w:themeColor="text1"/>
              </w:rPr>
            </w:pPr>
            <w:ins w:id="6060" w:author="Mohamed Amer" w:date="2024-07-28T16:33:00Z" w16du:dateUtc="2024-07-28T13:33:00Z">
              <w:r>
                <w:rPr>
                  <w:rStyle w:val="-Normal"/>
                  <w:rFonts w:ascii="Frutiger LT Arabic 45 Light" w:hAnsi="Frutiger LT Arabic 45 Light" w:cs="Frutiger LT Arabic 45 Light"/>
                  <w:bCs w:val="0"/>
                  <w:color w:val="000000" w:themeColor="text1"/>
                </w:rPr>
                <w:t>UAT</w:t>
              </w:r>
            </w:ins>
          </w:p>
        </w:tc>
      </w:tr>
      <w:tr w:rsidR="008521A3" w:rsidRPr="00242C15" w14:paraId="54F0A832" w14:textId="68D90DA3" w:rsidTr="008521A3">
        <w:trPr>
          <w:cnfStyle w:val="000000010000" w:firstRow="0" w:lastRow="0" w:firstColumn="0" w:lastColumn="0" w:oddVBand="0" w:evenVBand="0" w:oddHBand="0" w:evenHBand="1" w:firstRowFirstColumn="0" w:firstRowLastColumn="0" w:lastRowFirstColumn="0" w:lastRowLastColumn="0"/>
          <w:trHeight w:val="249"/>
          <w:ins w:id="6061" w:author="Islam Nady" w:date="2024-06-09T20:57:00Z"/>
          <w:trPrChange w:id="6062" w:author="Mohamed Amer" w:date="2024-07-28T16:33:00Z" w16du:dateUtc="2024-07-28T13:33:00Z">
            <w:trPr>
              <w:gridBefore w:val="1"/>
              <w:trHeight w:val="251"/>
            </w:trPr>
          </w:trPrChange>
        </w:trPr>
        <w:tc>
          <w:tcPr>
            <w:tcW w:w="1962" w:type="dxa"/>
            <w:vAlign w:val="top"/>
            <w:tcPrChange w:id="6063" w:author="Mohamed Amer" w:date="2024-07-28T16:33:00Z" w16du:dateUtc="2024-07-28T13:33:00Z">
              <w:tcPr>
                <w:tcW w:w="2764" w:type="dxa"/>
                <w:gridSpan w:val="2"/>
                <w:vAlign w:val="top"/>
              </w:tcPr>
            </w:tcPrChange>
          </w:tcPr>
          <w:p w14:paraId="59C7E0BA" w14:textId="77777777" w:rsidR="008521A3" w:rsidRDefault="008521A3" w:rsidP="00E162B2">
            <w:pPr>
              <w:pStyle w:val="TableBodyText"/>
              <w:cnfStyle w:val="000000010000" w:firstRow="0" w:lastRow="0" w:firstColumn="0" w:lastColumn="0" w:oddVBand="0" w:evenVBand="0" w:oddHBand="0" w:evenHBand="1" w:firstRowFirstColumn="0" w:firstRowLastColumn="0" w:lastRowFirstColumn="0" w:lastRowLastColumn="0"/>
              <w:rPr>
                <w:ins w:id="6064" w:author="Islam Nady" w:date="2024-06-09T20:57:00Z"/>
                <w:rStyle w:val="-Normal"/>
                <w:rFonts w:ascii="Frutiger LT Arabic 45 Light" w:hAnsi="Frutiger LT Arabic 45 Light" w:cs="Frutiger LT Arabic 45 Light"/>
                <w:bCs w:val="0"/>
                <w:color w:val="000000" w:themeColor="text1"/>
              </w:rPr>
            </w:pPr>
            <w:ins w:id="6065" w:author="Islam Nady" w:date="2024-06-09T20:57:00Z">
              <w:r>
                <w:rPr>
                  <w:rStyle w:val="-Normal"/>
                  <w:rFonts w:ascii="Frutiger LT Arabic 45 Light" w:hAnsi="Frutiger LT Arabic 45 Light" w:cs="Frutiger LT Arabic 45 Light"/>
                  <w:bCs w:val="0"/>
                  <w:color w:val="000000" w:themeColor="text1"/>
                </w:rPr>
                <w:t>Bot Developer 2 (C/E</w:t>
              </w:r>
              <w:r w:rsidRPr="00393E2D">
                <w:rPr>
                  <w:rStyle w:val="-Normal"/>
                  <w:rFonts w:ascii="Frutiger LT Arabic 45 Light" w:hAnsi="Frutiger LT Arabic 45 Light" w:cs="Frutiger LT Arabic 45 Light"/>
                  <w:bCs w:val="0"/>
                  <w:color w:val="000000" w:themeColor="text1"/>
                </w:rPr>
                <w:t>XXXXXX</w:t>
              </w:r>
              <w:r>
                <w:rPr>
                  <w:rStyle w:val="-Normal"/>
                  <w:rFonts w:ascii="Frutiger LT Arabic 45 Light" w:hAnsi="Frutiger LT Arabic 45 Light" w:cs="Frutiger LT Arabic 45 Light"/>
                  <w:bCs w:val="0"/>
                  <w:color w:val="000000" w:themeColor="text1"/>
                </w:rPr>
                <w:t>)</w:t>
              </w:r>
            </w:ins>
          </w:p>
        </w:tc>
        <w:tc>
          <w:tcPr>
            <w:tcW w:w="1962" w:type="dxa"/>
            <w:vAlign w:val="top"/>
            <w:tcPrChange w:id="6066" w:author="Mohamed Amer" w:date="2024-07-28T16:33:00Z" w16du:dateUtc="2024-07-28T13:33:00Z">
              <w:tcPr>
                <w:tcW w:w="2765" w:type="dxa"/>
                <w:gridSpan w:val="2"/>
                <w:vAlign w:val="top"/>
              </w:tcPr>
            </w:tcPrChange>
          </w:tcPr>
          <w:p w14:paraId="64052266" w14:textId="77777777" w:rsidR="008521A3" w:rsidRPr="00356D25" w:rsidRDefault="008521A3" w:rsidP="00E162B2">
            <w:pPr>
              <w:pStyle w:val="TableBodyText"/>
              <w:cnfStyle w:val="000000010000" w:firstRow="0" w:lastRow="0" w:firstColumn="0" w:lastColumn="0" w:oddVBand="0" w:evenVBand="0" w:oddHBand="0" w:evenHBand="1" w:firstRowFirstColumn="0" w:firstRowLastColumn="0" w:lastRowFirstColumn="0" w:lastRowLastColumn="0"/>
              <w:rPr>
                <w:ins w:id="6067" w:author="Islam Nady" w:date="2024-06-09T20:57:00Z"/>
                <w:rStyle w:val="-Normal"/>
                <w:rFonts w:ascii="Frutiger LT Arabic 45 Light" w:hAnsi="Frutiger LT Arabic 45 Light" w:cs="Frutiger LT Arabic 45 Light"/>
                <w:bCs w:val="0"/>
                <w:color w:val="000000" w:themeColor="text1"/>
              </w:rPr>
            </w:pPr>
          </w:p>
        </w:tc>
        <w:tc>
          <w:tcPr>
            <w:tcW w:w="5976" w:type="dxa"/>
            <w:tcPrChange w:id="6068" w:author="Mohamed Amer" w:date="2024-07-28T16:33:00Z" w16du:dateUtc="2024-07-28T13:33:00Z">
              <w:tcPr>
                <w:tcW w:w="4961" w:type="dxa"/>
                <w:gridSpan w:val="2"/>
              </w:tcPr>
            </w:tcPrChange>
          </w:tcPr>
          <w:p w14:paraId="3405934C" w14:textId="77777777" w:rsidR="008521A3" w:rsidRDefault="008521A3" w:rsidP="00E162B2">
            <w:pPr>
              <w:pStyle w:val="TableBodyText"/>
              <w:cnfStyle w:val="000000010000" w:firstRow="0" w:lastRow="0" w:firstColumn="0" w:lastColumn="0" w:oddVBand="0" w:evenVBand="0" w:oddHBand="0" w:evenHBand="1" w:firstRowFirstColumn="0" w:firstRowLastColumn="0" w:lastRowFirstColumn="0" w:lastRowLastColumn="0"/>
              <w:rPr>
                <w:ins w:id="6069" w:author="Islam Nady" w:date="2024-06-09T20:57:00Z"/>
                <w:rStyle w:val="-Normal"/>
                <w:rFonts w:ascii="Frutiger LT Arabic 45 Light" w:hAnsi="Frutiger LT Arabic 45 Light" w:cs="Frutiger LT Arabic 45 Light"/>
                <w:bCs w:val="0"/>
                <w:color w:val="000000" w:themeColor="text1"/>
              </w:rPr>
            </w:pPr>
          </w:p>
        </w:tc>
        <w:tc>
          <w:tcPr>
            <w:tcW w:w="1066" w:type="dxa"/>
            <w:tcPrChange w:id="6070" w:author="Mohamed Amer" w:date="2024-07-28T16:33:00Z" w16du:dateUtc="2024-07-28T13:33:00Z">
              <w:tcPr>
                <w:tcW w:w="4961" w:type="dxa"/>
                <w:gridSpan w:val="2"/>
              </w:tcPr>
            </w:tcPrChange>
          </w:tcPr>
          <w:p w14:paraId="69ED1F26" w14:textId="445EED2B" w:rsidR="008521A3" w:rsidRDefault="008521A3" w:rsidP="00E162B2">
            <w:pPr>
              <w:pStyle w:val="TableBodyText"/>
              <w:cnfStyle w:val="000000010000" w:firstRow="0" w:lastRow="0" w:firstColumn="0" w:lastColumn="0" w:oddVBand="0" w:evenVBand="0" w:oddHBand="0" w:evenHBand="1" w:firstRowFirstColumn="0" w:firstRowLastColumn="0" w:lastRowFirstColumn="0" w:lastRowLastColumn="0"/>
              <w:rPr>
                <w:ins w:id="6071" w:author="Mohamed Amer" w:date="2024-07-28T16:33:00Z" w16du:dateUtc="2024-07-28T13:33:00Z"/>
                <w:rStyle w:val="-Normal"/>
                <w:rFonts w:ascii="Frutiger LT Arabic 45 Light" w:hAnsi="Frutiger LT Arabic 45 Light" w:cs="Frutiger LT Arabic 45 Light"/>
                <w:bCs w:val="0"/>
                <w:color w:val="000000" w:themeColor="text1"/>
              </w:rPr>
            </w:pPr>
            <w:ins w:id="6072" w:author="Mohamed Amer" w:date="2024-07-28T16:33:00Z" w16du:dateUtc="2024-07-28T13:33:00Z">
              <w:r>
                <w:rPr>
                  <w:rStyle w:val="-Normal"/>
                  <w:rFonts w:ascii="Frutiger LT Arabic 45 Light" w:hAnsi="Frutiger LT Arabic 45 Light" w:cs="Frutiger LT Arabic 45 Light"/>
                  <w:bCs w:val="0"/>
                  <w:color w:val="000000" w:themeColor="text1"/>
                </w:rPr>
                <w:t>PRD</w:t>
              </w:r>
            </w:ins>
          </w:p>
        </w:tc>
      </w:tr>
      <w:tr w:rsidR="008521A3" w:rsidRPr="00503772" w14:paraId="263EE609" w14:textId="48D0D516" w:rsidTr="008521A3">
        <w:trPr>
          <w:trHeight w:val="249"/>
          <w:ins w:id="6073" w:author="Islam Nady" w:date="2024-06-09T20:57:00Z"/>
          <w:trPrChange w:id="6074" w:author="Mohamed Amer" w:date="2024-07-28T16:33:00Z" w16du:dateUtc="2024-07-28T13:33:00Z">
            <w:trPr>
              <w:gridBefore w:val="1"/>
              <w:trHeight w:val="251"/>
            </w:trPr>
          </w:trPrChange>
        </w:trPr>
        <w:tc>
          <w:tcPr>
            <w:tcW w:w="1962" w:type="dxa"/>
            <w:vAlign w:val="top"/>
            <w:tcPrChange w:id="6075" w:author="Mohamed Amer" w:date="2024-07-28T16:33:00Z" w16du:dateUtc="2024-07-28T13:33:00Z">
              <w:tcPr>
                <w:tcW w:w="2764" w:type="dxa"/>
                <w:gridSpan w:val="2"/>
                <w:vAlign w:val="top"/>
              </w:tcPr>
            </w:tcPrChange>
          </w:tcPr>
          <w:p w14:paraId="2F715AFC" w14:textId="77777777" w:rsidR="008521A3" w:rsidRPr="00242C15" w:rsidRDefault="008521A3" w:rsidP="00E162B2">
            <w:pPr>
              <w:pStyle w:val="TableBodyText"/>
              <w:rPr>
                <w:ins w:id="6076" w:author="Islam Nady" w:date="2024-06-09T20:57:00Z"/>
                <w:rStyle w:val="-Normal"/>
                <w:rFonts w:ascii="Frutiger LT Arabic 45 Light" w:hAnsi="Frutiger LT Arabic 45 Light" w:cs="Frutiger LT Arabic 45 Light"/>
                <w:bCs w:val="0"/>
                <w:color w:val="000000" w:themeColor="text1"/>
              </w:rPr>
            </w:pPr>
            <w:ins w:id="6077" w:author="Islam Nady" w:date="2024-06-09T20:57:00Z">
              <w:r>
                <w:rPr>
                  <w:rStyle w:val="-Normal"/>
                  <w:rFonts w:ascii="Frutiger LT Arabic 45 Light" w:hAnsi="Frutiger LT Arabic 45 Light" w:cs="Frutiger LT Arabic 45 Light"/>
                  <w:bCs w:val="0"/>
                  <w:color w:val="000000" w:themeColor="text1"/>
                </w:rPr>
                <w:t>Bot Admin (C/E</w:t>
              </w:r>
              <w:r w:rsidRPr="00393E2D">
                <w:rPr>
                  <w:rStyle w:val="-Normal"/>
                  <w:rFonts w:ascii="Frutiger LT Arabic 45 Light" w:hAnsi="Frutiger LT Arabic 45 Light" w:cs="Frutiger LT Arabic 45 Light"/>
                  <w:bCs w:val="0"/>
                  <w:color w:val="000000" w:themeColor="text1"/>
                </w:rPr>
                <w:t>XXXXXX</w:t>
              </w:r>
              <w:r>
                <w:rPr>
                  <w:rStyle w:val="-Normal"/>
                  <w:rFonts w:ascii="Frutiger LT Arabic 45 Light" w:hAnsi="Frutiger LT Arabic 45 Light" w:cs="Frutiger LT Arabic 45 Light"/>
                  <w:bCs w:val="0"/>
                  <w:color w:val="000000" w:themeColor="text1"/>
                </w:rPr>
                <w:t>)</w:t>
              </w:r>
            </w:ins>
          </w:p>
        </w:tc>
        <w:tc>
          <w:tcPr>
            <w:tcW w:w="1962" w:type="dxa"/>
            <w:vAlign w:val="top"/>
            <w:tcPrChange w:id="6078" w:author="Mohamed Amer" w:date="2024-07-28T16:33:00Z" w16du:dateUtc="2024-07-28T13:33:00Z">
              <w:tcPr>
                <w:tcW w:w="2765" w:type="dxa"/>
                <w:gridSpan w:val="2"/>
                <w:vAlign w:val="top"/>
              </w:tcPr>
            </w:tcPrChange>
          </w:tcPr>
          <w:p w14:paraId="2ABC40B4" w14:textId="77777777" w:rsidR="008521A3" w:rsidRPr="00503772" w:rsidRDefault="008521A3" w:rsidP="00E162B2">
            <w:pPr>
              <w:pStyle w:val="TableBodyText"/>
              <w:rPr>
                <w:ins w:id="6079" w:author="Islam Nady" w:date="2024-06-09T20:57:00Z"/>
                <w:rStyle w:val="-Normal"/>
                <w:rFonts w:ascii="Frutiger LT Arabic 45 Light" w:hAnsi="Frutiger LT Arabic 45 Light" w:cs="Frutiger LT Arabic 45 Light"/>
                <w:bCs w:val="0"/>
                <w:color w:val="000000" w:themeColor="text1"/>
              </w:rPr>
            </w:pPr>
          </w:p>
        </w:tc>
        <w:tc>
          <w:tcPr>
            <w:tcW w:w="5976" w:type="dxa"/>
            <w:tcPrChange w:id="6080" w:author="Mohamed Amer" w:date="2024-07-28T16:33:00Z" w16du:dateUtc="2024-07-28T13:33:00Z">
              <w:tcPr>
                <w:tcW w:w="4961" w:type="dxa"/>
                <w:gridSpan w:val="2"/>
              </w:tcPr>
            </w:tcPrChange>
          </w:tcPr>
          <w:p w14:paraId="130AF3FD" w14:textId="77777777" w:rsidR="008521A3" w:rsidRPr="00503772" w:rsidRDefault="008521A3" w:rsidP="00E162B2">
            <w:pPr>
              <w:pStyle w:val="TableBodyText"/>
              <w:rPr>
                <w:ins w:id="6081" w:author="Islam Nady" w:date="2024-06-09T20:57:00Z"/>
                <w:rStyle w:val="-Normal"/>
                <w:rFonts w:ascii="Frutiger LT Arabic 45 Light" w:hAnsi="Frutiger LT Arabic 45 Light" w:cs="Frutiger LT Arabic 45 Light"/>
                <w:bCs w:val="0"/>
                <w:color w:val="000000" w:themeColor="text1"/>
              </w:rPr>
            </w:pPr>
          </w:p>
        </w:tc>
        <w:tc>
          <w:tcPr>
            <w:tcW w:w="1066" w:type="dxa"/>
            <w:tcPrChange w:id="6082" w:author="Mohamed Amer" w:date="2024-07-28T16:33:00Z" w16du:dateUtc="2024-07-28T13:33:00Z">
              <w:tcPr>
                <w:tcW w:w="4961" w:type="dxa"/>
                <w:gridSpan w:val="2"/>
              </w:tcPr>
            </w:tcPrChange>
          </w:tcPr>
          <w:p w14:paraId="0E8B967F" w14:textId="2FC5F24D" w:rsidR="008521A3" w:rsidRPr="00503772" w:rsidRDefault="008521A3" w:rsidP="00E162B2">
            <w:pPr>
              <w:pStyle w:val="TableBodyText"/>
              <w:rPr>
                <w:ins w:id="6083" w:author="Mohamed Amer" w:date="2024-07-28T16:33:00Z" w16du:dateUtc="2024-07-28T13:33:00Z"/>
                <w:rStyle w:val="-Normal"/>
                <w:rFonts w:ascii="Frutiger LT Arabic 45 Light" w:hAnsi="Frutiger LT Arabic 45 Light" w:cs="Frutiger LT Arabic 45 Light"/>
                <w:bCs w:val="0"/>
                <w:color w:val="000000" w:themeColor="text1"/>
              </w:rPr>
            </w:pPr>
            <w:ins w:id="6084" w:author="Mohamed Amer" w:date="2024-07-28T16:33:00Z" w16du:dateUtc="2024-07-28T13:33:00Z">
              <w:r>
                <w:rPr>
                  <w:rStyle w:val="-Normal"/>
                  <w:rFonts w:ascii="Frutiger LT Arabic 45 Light" w:hAnsi="Frutiger LT Arabic 45 Light" w:cs="Frutiger LT Arabic 45 Light"/>
                  <w:bCs w:val="0"/>
                  <w:color w:val="000000" w:themeColor="text1"/>
                </w:rPr>
                <w:t>UAT/PRD</w:t>
              </w:r>
            </w:ins>
          </w:p>
        </w:tc>
      </w:tr>
      <w:tr w:rsidR="008521A3" w:rsidRPr="00503772" w14:paraId="3F431AA4" w14:textId="1C193006" w:rsidTr="008521A3">
        <w:trPr>
          <w:cnfStyle w:val="000000010000" w:firstRow="0" w:lastRow="0" w:firstColumn="0" w:lastColumn="0" w:oddVBand="0" w:evenVBand="0" w:oddHBand="0" w:evenHBand="1" w:firstRowFirstColumn="0" w:firstRowLastColumn="0" w:lastRowFirstColumn="0" w:lastRowLastColumn="0"/>
          <w:trHeight w:val="249"/>
          <w:ins w:id="6085" w:author="Islam Nady" w:date="2024-06-09T20:57:00Z"/>
          <w:trPrChange w:id="6086" w:author="Mohamed Amer" w:date="2024-07-28T16:33:00Z" w16du:dateUtc="2024-07-28T13:33:00Z">
            <w:trPr>
              <w:gridBefore w:val="1"/>
              <w:trHeight w:val="251"/>
            </w:trPr>
          </w:trPrChange>
        </w:trPr>
        <w:tc>
          <w:tcPr>
            <w:tcW w:w="1962" w:type="dxa"/>
            <w:vAlign w:val="top"/>
            <w:tcPrChange w:id="6087" w:author="Mohamed Amer" w:date="2024-07-28T16:33:00Z" w16du:dateUtc="2024-07-28T13:33:00Z">
              <w:tcPr>
                <w:tcW w:w="2764" w:type="dxa"/>
                <w:gridSpan w:val="2"/>
                <w:vAlign w:val="top"/>
              </w:tcPr>
            </w:tcPrChange>
          </w:tcPr>
          <w:p w14:paraId="560BB8CA" w14:textId="3BA05A77" w:rsidR="008521A3" w:rsidRPr="00242C15" w:rsidRDefault="008521A3" w:rsidP="00E162B2">
            <w:pPr>
              <w:pStyle w:val="TableBodyText"/>
              <w:cnfStyle w:val="000000010000" w:firstRow="0" w:lastRow="0" w:firstColumn="0" w:lastColumn="0" w:oddVBand="0" w:evenVBand="0" w:oddHBand="0" w:evenHBand="1" w:firstRowFirstColumn="0" w:firstRowLastColumn="0" w:lastRowFirstColumn="0" w:lastRowLastColumn="0"/>
              <w:rPr>
                <w:ins w:id="6088" w:author="Islam Nady" w:date="2024-06-09T20:57:00Z"/>
                <w:rStyle w:val="-Normal"/>
                <w:rFonts w:ascii="Frutiger LT Arabic 45 Light" w:hAnsi="Frutiger LT Arabic 45 Light" w:cs="Frutiger LT Arabic 45 Light"/>
                <w:bCs w:val="0"/>
                <w:color w:val="000000" w:themeColor="text1"/>
              </w:rPr>
            </w:pPr>
            <w:ins w:id="6089" w:author="Islam Nady" w:date="2024-06-09T20:57:00Z">
              <w:r w:rsidRPr="00393E2D">
                <w:rPr>
                  <w:rStyle w:val="-Normal"/>
                  <w:rFonts w:ascii="Frutiger LT Arabic 45 Light" w:hAnsi="Frutiger LT Arabic 45 Light" w:cs="Frutiger LT Arabic 45 Light"/>
                  <w:color w:val="000000" w:themeColor="text1"/>
                </w:rPr>
                <w:t>Bot</w:t>
              </w:r>
              <w:r>
                <w:rPr>
                  <w:rStyle w:val="-Normal"/>
                  <w:rFonts w:ascii="Frutiger LT Arabic 45 Light" w:hAnsi="Frutiger LT Arabic 45 Light" w:cs="Frutiger LT Arabic 45 Light"/>
                  <w:color w:val="000000" w:themeColor="text1"/>
                </w:rPr>
                <w:t xml:space="preserve"> </w:t>
              </w:r>
              <w:r w:rsidRPr="00393E2D">
                <w:rPr>
                  <w:rStyle w:val="-Normal"/>
                  <w:rFonts w:ascii="Frutiger LT Arabic 45 Light" w:hAnsi="Frutiger LT Arabic 45 Light" w:cs="Frutiger LT Arabic 45 Light"/>
                  <w:color w:val="000000" w:themeColor="text1"/>
                </w:rPr>
                <w:t>Runner</w:t>
              </w:r>
              <w:r>
                <w:rPr>
                  <w:rStyle w:val="-Normal"/>
                  <w:rFonts w:ascii="Frutiger LT Arabic 45 Light" w:hAnsi="Frutiger LT Arabic 45 Light" w:cs="Frutiger LT Arabic 45 Light"/>
                  <w:color w:val="000000" w:themeColor="text1"/>
                </w:rPr>
                <w:t xml:space="preserve"> 1</w:t>
              </w:r>
            </w:ins>
            <w:ins w:id="6090" w:author="Mohamed Amer" w:date="2024-06-13T05:45:00Z" w16du:dateUtc="2024-06-13T02:45:00Z">
              <w:r>
                <w:rPr>
                  <w:rStyle w:val="-Normal"/>
                  <w:rFonts w:ascii="Frutiger LT Arabic 45 Light" w:hAnsi="Frutiger LT Arabic 45 Light" w:cs="Frutiger LT Arabic 45 Light"/>
                  <w:color w:val="000000" w:themeColor="text1"/>
                </w:rPr>
                <w:t xml:space="preserve"> (</w:t>
              </w:r>
              <w:r>
                <w:rPr>
                  <w:rStyle w:val="-Normal"/>
                  <w:rFonts w:ascii="Frutiger LT Arabic 45 Light" w:hAnsi="Frutiger LT Arabic 45 Light" w:cs="Frutiger LT Arabic 45 Light"/>
                  <w:bCs w:val="0"/>
                  <w:color w:val="000000" w:themeColor="text1"/>
                </w:rPr>
                <w:t>C/E</w:t>
              </w:r>
              <w:r w:rsidRPr="00393E2D">
                <w:rPr>
                  <w:rStyle w:val="-Normal"/>
                  <w:rFonts w:ascii="Frutiger LT Arabic 45 Light" w:hAnsi="Frutiger LT Arabic 45 Light" w:cs="Frutiger LT Arabic 45 Light"/>
                  <w:bCs w:val="0"/>
                  <w:color w:val="000000" w:themeColor="text1"/>
                </w:rPr>
                <w:t>XXXXXX</w:t>
              </w:r>
              <w:r>
                <w:rPr>
                  <w:rStyle w:val="-Normal"/>
                  <w:rFonts w:ascii="Frutiger LT Arabic 45 Light" w:hAnsi="Frutiger LT Arabic 45 Light" w:cs="Frutiger LT Arabic 45 Light"/>
                  <w:bCs w:val="0"/>
                  <w:color w:val="000000" w:themeColor="text1"/>
                </w:rPr>
                <w:t>)</w:t>
              </w:r>
            </w:ins>
          </w:p>
        </w:tc>
        <w:tc>
          <w:tcPr>
            <w:tcW w:w="1962" w:type="dxa"/>
            <w:vAlign w:val="top"/>
            <w:tcPrChange w:id="6091" w:author="Mohamed Amer" w:date="2024-07-28T16:33:00Z" w16du:dateUtc="2024-07-28T13:33:00Z">
              <w:tcPr>
                <w:tcW w:w="2765" w:type="dxa"/>
                <w:gridSpan w:val="2"/>
                <w:vAlign w:val="top"/>
              </w:tcPr>
            </w:tcPrChange>
          </w:tcPr>
          <w:p w14:paraId="1ABD0F34" w14:textId="77777777" w:rsidR="008521A3" w:rsidRPr="00503772" w:rsidRDefault="008521A3" w:rsidP="00E162B2">
            <w:pPr>
              <w:pStyle w:val="TableBodyText"/>
              <w:cnfStyle w:val="000000010000" w:firstRow="0" w:lastRow="0" w:firstColumn="0" w:lastColumn="0" w:oddVBand="0" w:evenVBand="0" w:oddHBand="0" w:evenHBand="1" w:firstRowFirstColumn="0" w:firstRowLastColumn="0" w:lastRowFirstColumn="0" w:lastRowLastColumn="0"/>
              <w:rPr>
                <w:ins w:id="6092" w:author="Islam Nady" w:date="2024-06-09T20:57:00Z"/>
                <w:rStyle w:val="-Normal"/>
                <w:rFonts w:ascii="Frutiger LT Arabic 45 Light" w:hAnsi="Frutiger LT Arabic 45 Light" w:cs="Frutiger LT Arabic 45 Light"/>
                <w:bCs w:val="0"/>
                <w:color w:val="000000" w:themeColor="text1"/>
              </w:rPr>
            </w:pPr>
          </w:p>
        </w:tc>
        <w:tc>
          <w:tcPr>
            <w:tcW w:w="5976" w:type="dxa"/>
            <w:tcPrChange w:id="6093" w:author="Mohamed Amer" w:date="2024-07-28T16:33:00Z" w16du:dateUtc="2024-07-28T13:33:00Z">
              <w:tcPr>
                <w:tcW w:w="4961" w:type="dxa"/>
                <w:gridSpan w:val="2"/>
              </w:tcPr>
            </w:tcPrChange>
          </w:tcPr>
          <w:p w14:paraId="61FCEDFE" w14:textId="77777777" w:rsidR="008521A3" w:rsidRPr="00503772" w:rsidRDefault="008521A3" w:rsidP="00E162B2">
            <w:pPr>
              <w:pStyle w:val="TableBodyText"/>
              <w:cnfStyle w:val="000000010000" w:firstRow="0" w:lastRow="0" w:firstColumn="0" w:lastColumn="0" w:oddVBand="0" w:evenVBand="0" w:oddHBand="0" w:evenHBand="1" w:firstRowFirstColumn="0" w:firstRowLastColumn="0" w:lastRowFirstColumn="0" w:lastRowLastColumn="0"/>
              <w:rPr>
                <w:ins w:id="6094" w:author="Islam Nady" w:date="2024-06-09T20:57:00Z"/>
                <w:rStyle w:val="-Normal"/>
                <w:rFonts w:ascii="Frutiger LT Arabic 45 Light" w:hAnsi="Frutiger LT Arabic 45 Light" w:cs="Frutiger LT Arabic 45 Light"/>
                <w:bCs w:val="0"/>
                <w:color w:val="000000" w:themeColor="text1"/>
              </w:rPr>
            </w:pPr>
            <w:ins w:id="6095" w:author="Islam Nady" w:date="2024-06-09T20:57:00Z">
              <w:r w:rsidRPr="00356D25">
                <w:rPr>
                  <w:rStyle w:val="-Normal"/>
                  <w:rFonts w:ascii="Frutiger LT Arabic 45 Light" w:hAnsi="Frutiger LT Arabic 45 Light" w:cs="Frutiger LT Arabic 45 Light"/>
                  <w:bCs w:val="0"/>
                  <w:color w:val="000000" w:themeColor="text1"/>
                  <w:sz w:val="18"/>
                  <w:szCs w:val="18"/>
                  <w:highlight w:val="yellow"/>
                </w:rPr>
                <w:t>&lt;To be determined after full analysis for the use cases&gt;</w:t>
              </w:r>
            </w:ins>
          </w:p>
        </w:tc>
        <w:tc>
          <w:tcPr>
            <w:tcW w:w="1066" w:type="dxa"/>
            <w:tcPrChange w:id="6096" w:author="Mohamed Amer" w:date="2024-07-28T16:33:00Z" w16du:dateUtc="2024-07-28T13:33:00Z">
              <w:tcPr>
                <w:tcW w:w="4961" w:type="dxa"/>
                <w:gridSpan w:val="2"/>
              </w:tcPr>
            </w:tcPrChange>
          </w:tcPr>
          <w:p w14:paraId="0D541E44" w14:textId="54222F79" w:rsidR="008521A3" w:rsidRPr="00501175" w:rsidRDefault="00501175" w:rsidP="00E162B2">
            <w:pPr>
              <w:pStyle w:val="TableBodyText"/>
              <w:cnfStyle w:val="000000010000" w:firstRow="0" w:lastRow="0" w:firstColumn="0" w:lastColumn="0" w:oddVBand="0" w:evenVBand="0" w:oddHBand="0" w:evenHBand="1" w:firstRowFirstColumn="0" w:firstRowLastColumn="0" w:lastRowFirstColumn="0" w:lastRowLastColumn="0"/>
              <w:rPr>
                <w:ins w:id="6097" w:author="Mohamed Amer" w:date="2024-07-28T16:33:00Z" w16du:dateUtc="2024-07-28T13:33:00Z"/>
                <w:rStyle w:val="-Normal"/>
                <w:rFonts w:ascii="Frutiger LT Arabic 45 Light" w:hAnsi="Frutiger LT Arabic 45 Light" w:cs="Frutiger LT Arabic 45 Light"/>
                <w:bCs w:val="0"/>
                <w:color w:val="000000" w:themeColor="text1"/>
                <w:rPrChange w:id="6098" w:author="Mohamed Amer" w:date="2024-07-28T16:33:00Z" w16du:dateUtc="2024-07-28T13:33:00Z">
                  <w:rPr>
                    <w:ins w:id="6099" w:author="Mohamed Amer" w:date="2024-07-28T16:33:00Z" w16du:dateUtc="2024-07-28T13:33:00Z"/>
                    <w:rStyle w:val="-Normal"/>
                    <w:rFonts w:ascii="Frutiger LT Arabic 45 Light" w:hAnsi="Frutiger LT Arabic 45 Light" w:cs="Frutiger LT Arabic 45 Light"/>
                    <w:bCs w:val="0"/>
                    <w:color w:val="000000" w:themeColor="text1"/>
                    <w:sz w:val="18"/>
                    <w:szCs w:val="18"/>
                    <w:highlight w:val="yellow"/>
                  </w:rPr>
                </w:rPrChange>
              </w:rPr>
            </w:pPr>
            <w:ins w:id="6100" w:author="Mohamed Amer" w:date="2024-07-28T16:33:00Z" w16du:dateUtc="2024-07-28T13:33:00Z">
              <w:r w:rsidRPr="00501175">
                <w:rPr>
                  <w:rStyle w:val="-Normal"/>
                  <w:rFonts w:ascii="Frutiger LT Arabic 45 Light" w:hAnsi="Frutiger LT Arabic 45 Light" w:cs="Frutiger LT Arabic 45 Light"/>
                  <w:bCs w:val="0"/>
                  <w:color w:val="000000" w:themeColor="text1"/>
                  <w:rPrChange w:id="6101" w:author="Mohamed Amer" w:date="2024-07-28T16:33:00Z" w16du:dateUtc="2024-07-28T13:33:00Z">
                    <w:rPr>
                      <w:rStyle w:val="-Normal"/>
                      <w:rFonts w:ascii="Frutiger LT Arabic 45 Light" w:hAnsi="Frutiger LT Arabic 45 Light" w:cs="Frutiger LT Arabic 45 Light"/>
                      <w:bCs w:val="0"/>
                      <w:color w:val="000000" w:themeColor="text1"/>
                      <w:sz w:val="18"/>
                      <w:szCs w:val="18"/>
                      <w:highlight w:val="yellow"/>
                    </w:rPr>
                  </w:rPrChange>
                </w:rPr>
                <w:t>PRD</w:t>
              </w:r>
            </w:ins>
          </w:p>
        </w:tc>
      </w:tr>
      <w:tr w:rsidR="008521A3" w:rsidRPr="00503772" w14:paraId="07B2AE3E" w14:textId="6F19C023" w:rsidTr="008521A3">
        <w:trPr>
          <w:trHeight w:val="249"/>
          <w:ins w:id="6102" w:author="Islam Nady" w:date="2024-06-09T20:57:00Z"/>
          <w:trPrChange w:id="6103" w:author="Mohamed Amer" w:date="2024-07-28T16:33:00Z" w16du:dateUtc="2024-07-28T13:33:00Z">
            <w:trPr>
              <w:gridBefore w:val="1"/>
              <w:trHeight w:val="251"/>
            </w:trPr>
          </w:trPrChange>
        </w:trPr>
        <w:tc>
          <w:tcPr>
            <w:tcW w:w="1962" w:type="dxa"/>
            <w:vAlign w:val="top"/>
            <w:tcPrChange w:id="6104" w:author="Mohamed Amer" w:date="2024-07-28T16:33:00Z" w16du:dateUtc="2024-07-28T13:33:00Z">
              <w:tcPr>
                <w:tcW w:w="2764" w:type="dxa"/>
                <w:gridSpan w:val="2"/>
                <w:vAlign w:val="top"/>
              </w:tcPr>
            </w:tcPrChange>
          </w:tcPr>
          <w:p w14:paraId="0C61D89A" w14:textId="2345E01E" w:rsidR="008521A3" w:rsidRPr="00503772" w:rsidRDefault="008521A3" w:rsidP="00E162B2">
            <w:pPr>
              <w:pStyle w:val="TableBodyText"/>
              <w:rPr>
                <w:ins w:id="6105" w:author="Islam Nady" w:date="2024-06-09T20:57:00Z"/>
                <w:rStyle w:val="-Normal"/>
                <w:rFonts w:ascii="Frutiger LT Arabic 45 Light" w:hAnsi="Frutiger LT Arabic 45 Light" w:cs="Frutiger LT Arabic 45 Light"/>
                <w:bCs w:val="0"/>
                <w:color w:val="000000" w:themeColor="text1"/>
              </w:rPr>
            </w:pPr>
            <w:ins w:id="6106" w:author="Islam Nady" w:date="2024-06-09T20:57:00Z">
              <w:r w:rsidRPr="00393E2D">
                <w:rPr>
                  <w:rStyle w:val="-Normal"/>
                  <w:rFonts w:ascii="Frutiger LT Arabic 45 Light" w:hAnsi="Frutiger LT Arabic 45 Light" w:cs="Frutiger LT Arabic 45 Light"/>
                  <w:color w:val="000000" w:themeColor="text1"/>
                </w:rPr>
                <w:t>Bot</w:t>
              </w:r>
              <w:r>
                <w:rPr>
                  <w:rStyle w:val="-Normal"/>
                  <w:rFonts w:ascii="Frutiger LT Arabic 45 Light" w:hAnsi="Frutiger LT Arabic 45 Light" w:cs="Frutiger LT Arabic 45 Light"/>
                  <w:color w:val="000000" w:themeColor="text1"/>
                </w:rPr>
                <w:t xml:space="preserve"> </w:t>
              </w:r>
              <w:r w:rsidRPr="00393E2D">
                <w:rPr>
                  <w:rStyle w:val="-Normal"/>
                  <w:rFonts w:ascii="Frutiger LT Arabic 45 Light" w:hAnsi="Frutiger LT Arabic 45 Light" w:cs="Frutiger LT Arabic 45 Light"/>
                  <w:color w:val="000000" w:themeColor="text1"/>
                </w:rPr>
                <w:t>Runner</w:t>
              </w:r>
              <w:r>
                <w:rPr>
                  <w:rStyle w:val="-Normal"/>
                  <w:rFonts w:ascii="Frutiger LT Arabic 45 Light" w:hAnsi="Frutiger LT Arabic 45 Light" w:cs="Frutiger LT Arabic 45 Light"/>
                  <w:color w:val="000000" w:themeColor="text1"/>
                </w:rPr>
                <w:t xml:space="preserve"> 2</w:t>
              </w:r>
            </w:ins>
            <w:ins w:id="6107" w:author="Mohamed Amer" w:date="2024-06-13T05:45:00Z" w16du:dateUtc="2024-06-13T02:45:00Z">
              <w:r>
                <w:rPr>
                  <w:rStyle w:val="-Normal"/>
                  <w:rFonts w:ascii="Frutiger LT Arabic 45 Light" w:hAnsi="Frutiger LT Arabic 45 Light" w:cs="Frutiger LT Arabic 45 Light"/>
                  <w:color w:val="000000" w:themeColor="text1"/>
                </w:rPr>
                <w:t xml:space="preserve"> </w:t>
              </w:r>
              <w:r>
                <w:rPr>
                  <w:rStyle w:val="-Normal"/>
                  <w:rFonts w:ascii="Frutiger LT Arabic 45 Light" w:hAnsi="Frutiger LT Arabic 45 Light" w:cs="Frutiger LT Arabic 45 Light"/>
                  <w:bCs w:val="0"/>
                  <w:color w:val="000000" w:themeColor="text1"/>
                </w:rPr>
                <w:t>C/E</w:t>
              </w:r>
              <w:r w:rsidRPr="00393E2D">
                <w:rPr>
                  <w:rStyle w:val="-Normal"/>
                  <w:rFonts w:ascii="Frutiger LT Arabic 45 Light" w:hAnsi="Frutiger LT Arabic 45 Light" w:cs="Frutiger LT Arabic 45 Light"/>
                  <w:bCs w:val="0"/>
                  <w:color w:val="000000" w:themeColor="text1"/>
                </w:rPr>
                <w:t>XXXXXX</w:t>
              </w:r>
              <w:r>
                <w:rPr>
                  <w:rStyle w:val="-Normal"/>
                  <w:rFonts w:ascii="Frutiger LT Arabic 45 Light" w:hAnsi="Frutiger LT Arabic 45 Light" w:cs="Frutiger LT Arabic 45 Light"/>
                  <w:bCs w:val="0"/>
                  <w:color w:val="000000" w:themeColor="text1"/>
                </w:rPr>
                <w:t>)</w:t>
              </w:r>
            </w:ins>
          </w:p>
        </w:tc>
        <w:tc>
          <w:tcPr>
            <w:tcW w:w="1962" w:type="dxa"/>
            <w:vAlign w:val="top"/>
            <w:tcPrChange w:id="6108" w:author="Mohamed Amer" w:date="2024-07-28T16:33:00Z" w16du:dateUtc="2024-07-28T13:33:00Z">
              <w:tcPr>
                <w:tcW w:w="2765" w:type="dxa"/>
                <w:gridSpan w:val="2"/>
                <w:vAlign w:val="top"/>
              </w:tcPr>
            </w:tcPrChange>
          </w:tcPr>
          <w:p w14:paraId="20BF4950" w14:textId="77777777" w:rsidR="008521A3" w:rsidRPr="00503772" w:rsidRDefault="008521A3" w:rsidP="00E162B2">
            <w:pPr>
              <w:pStyle w:val="TableBodyText"/>
              <w:rPr>
                <w:ins w:id="6109" w:author="Islam Nady" w:date="2024-06-09T20:57:00Z"/>
                <w:rStyle w:val="-Normal"/>
                <w:rFonts w:ascii="Frutiger LT Arabic 45 Light" w:hAnsi="Frutiger LT Arabic 45 Light" w:cs="Frutiger LT Arabic 45 Light"/>
                <w:bCs w:val="0"/>
                <w:color w:val="000000" w:themeColor="text1"/>
              </w:rPr>
            </w:pPr>
          </w:p>
        </w:tc>
        <w:tc>
          <w:tcPr>
            <w:tcW w:w="5976" w:type="dxa"/>
            <w:tcPrChange w:id="6110" w:author="Mohamed Amer" w:date="2024-07-28T16:33:00Z" w16du:dateUtc="2024-07-28T13:33:00Z">
              <w:tcPr>
                <w:tcW w:w="4961" w:type="dxa"/>
                <w:gridSpan w:val="2"/>
              </w:tcPr>
            </w:tcPrChange>
          </w:tcPr>
          <w:p w14:paraId="656C52D5" w14:textId="77777777" w:rsidR="008521A3" w:rsidRPr="00503772" w:rsidRDefault="008521A3" w:rsidP="00E162B2">
            <w:pPr>
              <w:pStyle w:val="TableBodyText"/>
              <w:rPr>
                <w:ins w:id="6111" w:author="Islam Nady" w:date="2024-06-09T20:57:00Z"/>
                <w:rStyle w:val="-Normal"/>
                <w:rFonts w:ascii="Frutiger LT Arabic 45 Light" w:hAnsi="Frutiger LT Arabic 45 Light" w:cs="Frutiger LT Arabic 45 Light"/>
                <w:bCs w:val="0"/>
                <w:color w:val="000000" w:themeColor="text1"/>
              </w:rPr>
            </w:pPr>
            <w:ins w:id="6112" w:author="Islam Nady" w:date="2024-06-09T20:57:00Z">
              <w:r w:rsidRPr="009235E3">
                <w:rPr>
                  <w:rStyle w:val="-Normal"/>
                  <w:rFonts w:ascii="Frutiger LT Arabic 45 Light" w:hAnsi="Frutiger LT Arabic 45 Light" w:cs="Frutiger LT Arabic 45 Light"/>
                  <w:bCs w:val="0"/>
                  <w:color w:val="000000" w:themeColor="text1"/>
                  <w:sz w:val="18"/>
                  <w:szCs w:val="18"/>
                  <w:highlight w:val="yellow"/>
                </w:rPr>
                <w:t>&lt;To be determined after full analysis for the use cases&gt;</w:t>
              </w:r>
            </w:ins>
          </w:p>
        </w:tc>
        <w:tc>
          <w:tcPr>
            <w:tcW w:w="1066" w:type="dxa"/>
            <w:tcPrChange w:id="6113" w:author="Mohamed Amer" w:date="2024-07-28T16:33:00Z" w16du:dateUtc="2024-07-28T13:33:00Z">
              <w:tcPr>
                <w:tcW w:w="4961" w:type="dxa"/>
                <w:gridSpan w:val="2"/>
              </w:tcPr>
            </w:tcPrChange>
          </w:tcPr>
          <w:p w14:paraId="49ECE9B6" w14:textId="6199D538" w:rsidR="008521A3" w:rsidRPr="00501175" w:rsidRDefault="00501175" w:rsidP="00E162B2">
            <w:pPr>
              <w:pStyle w:val="TableBodyText"/>
              <w:rPr>
                <w:ins w:id="6114" w:author="Mohamed Amer" w:date="2024-07-28T16:33:00Z" w16du:dateUtc="2024-07-28T13:33:00Z"/>
                <w:rStyle w:val="-Normal"/>
                <w:rFonts w:ascii="Frutiger LT Arabic 45 Light" w:hAnsi="Frutiger LT Arabic 45 Light" w:cs="Frutiger LT Arabic 45 Light"/>
                <w:bCs w:val="0"/>
                <w:color w:val="000000" w:themeColor="text1"/>
                <w:rPrChange w:id="6115" w:author="Mohamed Amer" w:date="2024-07-28T16:33:00Z" w16du:dateUtc="2024-07-28T13:33:00Z">
                  <w:rPr>
                    <w:ins w:id="6116" w:author="Mohamed Amer" w:date="2024-07-28T16:33:00Z" w16du:dateUtc="2024-07-28T13:33:00Z"/>
                    <w:rStyle w:val="-Normal"/>
                    <w:rFonts w:ascii="Frutiger LT Arabic 45 Light" w:hAnsi="Frutiger LT Arabic 45 Light" w:cs="Frutiger LT Arabic 45 Light"/>
                    <w:bCs w:val="0"/>
                    <w:color w:val="000000" w:themeColor="text1"/>
                    <w:sz w:val="18"/>
                    <w:szCs w:val="18"/>
                    <w:highlight w:val="yellow"/>
                  </w:rPr>
                </w:rPrChange>
              </w:rPr>
            </w:pPr>
            <w:ins w:id="6117" w:author="Mohamed Amer" w:date="2024-07-28T16:33:00Z" w16du:dateUtc="2024-07-28T13:33:00Z">
              <w:r w:rsidRPr="00501175">
                <w:rPr>
                  <w:rStyle w:val="-Normal"/>
                  <w:rFonts w:ascii="Frutiger LT Arabic 45 Light" w:hAnsi="Frutiger LT Arabic 45 Light" w:cs="Frutiger LT Arabic 45 Light"/>
                  <w:bCs w:val="0"/>
                  <w:color w:val="000000" w:themeColor="text1"/>
                  <w:rPrChange w:id="6118" w:author="Mohamed Amer" w:date="2024-07-28T16:33:00Z" w16du:dateUtc="2024-07-28T13:33:00Z">
                    <w:rPr>
                      <w:rStyle w:val="-Normal"/>
                      <w:rFonts w:ascii="Frutiger LT Arabic 45 Light" w:hAnsi="Frutiger LT Arabic 45 Light" w:cs="Frutiger LT Arabic 45 Light"/>
                      <w:bCs w:val="0"/>
                      <w:color w:val="000000" w:themeColor="text1"/>
                      <w:sz w:val="18"/>
                      <w:szCs w:val="18"/>
                      <w:highlight w:val="yellow"/>
                    </w:rPr>
                  </w:rPrChange>
                </w:rPr>
                <w:t>PRD</w:t>
              </w:r>
            </w:ins>
          </w:p>
        </w:tc>
      </w:tr>
      <w:tr w:rsidR="008521A3" w:rsidRPr="00503772" w14:paraId="1BBD29B0" w14:textId="20CED3A5" w:rsidTr="008521A3">
        <w:trPr>
          <w:cnfStyle w:val="000000010000" w:firstRow="0" w:lastRow="0" w:firstColumn="0" w:lastColumn="0" w:oddVBand="0" w:evenVBand="0" w:oddHBand="0" w:evenHBand="1" w:firstRowFirstColumn="0" w:firstRowLastColumn="0" w:lastRowFirstColumn="0" w:lastRowLastColumn="0"/>
          <w:trHeight w:val="249"/>
          <w:ins w:id="6119" w:author="Mohamed Amer" w:date="2024-06-13T05:45:00Z"/>
          <w:trPrChange w:id="6120" w:author="Mohamed Amer" w:date="2024-07-28T16:33:00Z" w16du:dateUtc="2024-07-28T13:33:00Z">
            <w:trPr>
              <w:gridBefore w:val="1"/>
              <w:trHeight w:val="251"/>
            </w:trPr>
          </w:trPrChange>
        </w:trPr>
        <w:tc>
          <w:tcPr>
            <w:tcW w:w="1962" w:type="dxa"/>
            <w:vAlign w:val="top"/>
            <w:tcPrChange w:id="6121" w:author="Mohamed Amer" w:date="2024-07-28T16:33:00Z" w16du:dateUtc="2024-07-28T13:33:00Z">
              <w:tcPr>
                <w:tcW w:w="2764" w:type="dxa"/>
                <w:gridSpan w:val="2"/>
                <w:vAlign w:val="top"/>
              </w:tcPr>
            </w:tcPrChange>
          </w:tcPr>
          <w:p w14:paraId="467E9EEA" w14:textId="51888A29" w:rsidR="008521A3" w:rsidRPr="00393E2D" w:rsidRDefault="008521A3" w:rsidP="00EB1AC5">
            <w:pPr>
              <w:pStyle w:val="TableBodyText"/>
              <w:cnfStyle w:val="000000010000" w:firstRow="0" w:lastRow="0" w:firstColumn="0" w:lastColumn="0" w:oddVBand="0" w:evenVBand="0" w:oddHBand="0" w:evenHBand="1" w:firstRowFirstColumn="0" w:firstRowLastColumn="0" w:lastRowFirstColumn="0" w:lastRowLastColumn="0"/>
              <w:rPr>
                <w:ins w:id="6122" w:author="Mohamed Amer" w:date="2024-06-13T05:45:00Z" w16du:dateUtc="2024-06-13T02:45:00Z"/>
                <w:rStyle w:val="-Normal"/>
                <w:rFonts w:ascii="Frutiger LT Arabic 45 Light" w:hAnsi="Frutiger LT Arabic 45 Light" w:cs="Frutiger LT Arabic 45 Light"/>
                <w:color w:val="000000" w:themeColor="text1"/>
              </w:rPr>
            </w:pPr>
            <w:ins w:id="6123" w:author="Mohamed Amer" w:date="2024-06-13T05:45:00Z" w16du:dateUtc="2024-06-13T02:45:00Z">
              <w:r w:rsidRPr="00393E2D">
                <w:rPr>
                  <w:rStyle w:val="-Normal"/>
                  <w:rFonts w:ascii="Frutiger LT Arabic 45 Light" w:hAnsi="Frutiger LT Arabic 45 Light" w:cs="Frutiger LT Arabic 45 Light"/>
                  <w:color w:val="000000" w:themeColor="text1"/>
                </w:rPr>
                <w:t>Bot</w:t>
              </w:r>
              <w:r>
                <w:rPr>
                  <w:rStyle w:val="-Normal"/>
                  <w:rFonts w:ascii="Frutiger LT Arabic 45 Light" w:hAnsi="Frutiger LT Arabic 45 Light" w:cs="Frutiger LT Arabic 45 Light"/>
                  <w:color w:val="000000" w:themeColor="text1"/>
                </w:rPr>
                <w:t xml:space="preserve"> </w:t>
              </w:r>
              <w:r w:rsidRPr="00393E2D">
                <w:rPr>
                  <w:rStyle w:val="-Normal"/>
                  <w:rFonts w:ascii="Frutiger LT Arabic 45 Light" w:hAnsi="Frutiger LT Arabic 45 Light" w:cs="Frutiger LT Arabic 45 Light"/>
                  <w:color w:val="000000" w:themeColor="text1"/>
                </w:rPr>
                <w:t>Runner</w:t>
              </w:r>
              <w:r>
                <w:rPr>
                  <w:rStyle w:val="-Normal"/>
                  <w:rFonts w:ascii="Frutiger LT Arabic 45 Light" w:hAnsi="Frutiger LT Arabic 45 Light" w:cs="Frutiger LT Arabic 45 Light"/>
                  <w:color w:val="000000" w:themeColor="text1"/>
                </w:rPr>
                <w:t xml:space="preserve"> </w:t>
              </w:r>
            </w:ins>
            <w:ins w:id="6124" w:author="Mohamed Amer" w:date="2024-06-13T05:47:00Z" w16du:dateUtc="2024-06-13T02:47:00Z">
              <w:r>
                <w:rPr>
                  <w:rStyle w:val="-Normal"/>
                  <w:rFonts w:ascii="Frutiger LT Arabic 45 Light" w:hAnsi="Frutiger LT Arabic 45 Light" w:cs="Frutiger LT Arabic 45 Light"/>
                  <w:color w:val="000000" w:themeColor="text1"/>
                </w:rPr>
                <w:t>3</w:t>
              </w:r>
            </w:ins>
            <w:ins w:id="6125" w:author="Mohamed Amer" w:date="2024-06-13T05:45:00Z" w16du:dateUtc="2024-06-13T02:45:00Z">
              <w:r>
                <w:rPr>
                  <w:rStyle w:val="-Normal"/>
                  <w:rFonts w:ascii="Frutiger LT Arabic 45 Light" w:hAnsi="Frutiger LT Arabic 45 Light" w:cs="Frutiger LT Arabic 45 Light"/>
                  <w:color w:val="000000" w:themeColor="text1"/>
                </w:rPr>
                <w:t xml:space="preserve"> </w:t>
              </w:r>
              <w:r>
                <w:rPr>
                  <w:rStyle w:val="-Normal"/>
                  <w:rFonts w:ascii="Frutiger LT Arabic 45 Light" w:hAnsi="Frutiger LT Arabic 45 Light" w:cs="Frutiger LT Arabic 45 Light"/>
                  <w:bCs w:val="0"/>
                  <w:color w:val="000000" w:themeColor="text1"/>
                </w:rPr>
                <w:t>C/E</w:t>
              </w:r>
              <w:r w:rsidRPr="00393E2D">
                <w:rPr>
                  <w:rStyle w:val="-Normal"/>
                  <w:rFonts w:ascii="Frutiger LT Arabic 45 Light" w:hAnsi="Frutiger LT Arabic 45 Light" w:cs="Frutiger LT Arabic 45 Light"/>
                  <w:bCs w:val="0"/>
                  <w:color w:val="000000" w:themeColor="text1"/>
                </w:rPr>
                <w:t>XXXXXX</w:t>
              </w:r>
              <w:r>
                <w:rPr>
                  <w:rStyle w:val="-Normal"/>
                  <w:rFonts w:ascii="Frutiger LT Arabic 45 Light" w:hAnsi="Frutiger LT Arabic 45 Light" w:cs="Frutiger LT Arabic 45 Light"/>
                  <w:bCs w:val="0"/>
                  <w:color w:val="000000" w:themeColor="text1"/>
                </w:rPr>
                <w:t>)</w:t>
              </w:r>
            </w:ins>
          </w:p>
        </w:tc>
        <w:tc>
          <w:tcPr>
            <w:tcW w:w="1962" w:type="dxa"/>
            <w:vAlign w:val="top"/>
            <w:tcPrChange w:id="6126" w:author="Mohamed Amer" w:date="2024-07-28T16:33:00Z" w16du:dateUtc="2024-07-28T13:33:00Z">
              <w:tcPr>
                <w:tcW w:w="2765" w:type="dxa"/>
                <w:gridSpan w:val="2"/>
                <w:vAlign w:val="top"/>
              </w:tcPr>
            </w:tcPrChange>
          </w:tcPr>
          <w:p w14:paraId="02A3422A" w14:textId="77777777" w:rsidR="008521A3" w:rsidRPr="00503772" w:rsidRDefault="008521A3" w:rsidP="00EB1AC5">
            <w:pPr>
              <w:pStyle w:val="TableBodyText"/>
              <w:cnfStyle w:val="000000010000" w:firstRow="0" w:lastRow="0" w:firstColumn="0" w:lastColumn="0" w:oddVBand="0" w:evenVBand="0" w:oddHBand="0" w:evenHBand="1" w:firstRowFirstColumn="0" w:firstRowLastColumn="0" w:lastRowFirstColumn="0" w:lastRowLastColumn="0"/>
              <w:rPr>
                <w:ins w:id="6127" w:author="Mohamed Amer" w:date="2024-06-13T05:45:00Z" w16du:dateUtc="2024-06-13T02:45:00Z"/>
                <w:rStyle w:val="-Normal"/>
                <w:rFonts w:ascii="Frutiger LT Arabic 45 Light" w:hAnsi="Frutiger LT Arabic 45 Light" w:cs="Frutiger LT Arabic 45 Light"/>
                <w:bCs w:val="0"/>
                <w:color w:val="000000" w:themeColor="text1"/>
              </w:rPr>
            </w:pPr>
          </w:p>
        </w:tc>
        <w:tc>
          <w:tcPr>
            <w:tcW w:w="5976" w:type="dxa"/>
            <w:tcPrChange w:id="6128" w:author="Mohamed Amer" w:date="2024-07-28T16:33:00Z" w16du:dateUtc="2024-07-28T13:33:00Z">
              <w:tcPr>
                <w:tcW w:w="4961" w:type="dxa"/>
                <w:gridSpan w:val="2"/>
              </w:tcPr>
            </w:tcPrChange>
          </w:tcPr>
          <w:p w14:paraId="4C2DFFDA" w14:textId="5452300C" w:rsidR="008521A3" w:rsidRPr="009235E3" w:rsidRDefault="008521A3" w:rsidP="00EB1AC5">
            <w:pPr>
              <w:pStyle w:val="TableBodyText"/>
              <w:cnfStyle w:val="000000010000" w:firstRow="0" w:lastRow="0" w:firstColumn="0" w:lastColumn="0" w:oddVBand="0" w:evenVBand="0" w:oddHBand="0" w:evenHBand="1" w:firstRowFirstColumn="0" w:firstRowLastColumn="0" w:lastRowFirstColumn="0" w:lastRowLastColumn="0"/>
              <w:rPr>
                <w:ins w:id="6129" w:author="Mohamed Amer" w:date="2024-06-13T05:45:00Z" w16du:dateUtc="2024-06-13T02:45:00Z"/>
                <w:rStyle w:val="-Normal"/>
                <w:rFonts w:ascii="Frutiger LT Arabic 45 Light" w:hAnsi="Frutiger LT Arabic 45 Light" w:cs="Frutiger LT Arabic 45 Light"/>
                <w:bCs w:val="0"/>
                <w:color w:val="000000" w:themeColor="text1"/>
                <w:sz w:val="18"/>
                <w:szCs w:val="18"/>
                <w:highlight w:val="yellow"/>
              </w:rPr>
            </w:pPr>
            <w:ins w:id="6130" w:author="Mohamed Amer" w:date="2024-06-13T05:45:00Z" w16du:dateUtc="2024-06-13T02:45:00Z">
              <w:r w:rsidRPr="009235E3">
                <w:rPr>
                  <w:rStyle w:val="-Normal"/>
                  <w:rFonts w:ascii="Frutiger LT Arabic 45 Light" w:hAnsi="Frutiger LT Arabic 45 Light" w:cs="Frutiger LT Arabic 45 Light"/>
                  <w:bCs w:val="0"/>
                  <w:color w:val="000000" w:themeColor="text1"/>
                  <w:sz w:val="18"/>
                  <w:szCs w:val="18"/>
                  <w:highlight w:val="yellow"/>
                </w:rPr>
                <w:t>&lt;To be determined after full analysis for the use cases&gt;</w:t>
              </w:r>
            </w:ins>
          </w:p>
        </w:tc>
        <w:tc>
          <w:tcPr>
            <w:tcW w:w="1066" w:type="dxa"/>
            <w:tcPrChange w:id="6131" w:author="Mohamed Amer" w:date="2024-07-28T16:33:00Z" w16du:dateUtc="2024-07-28T13:33:00Z">
              <w:tcPr>
                <w:tcW w:w="4961" w:type="dxa"/>
                <w:gridSpan w:val="2"/>
              </w:tcPr>
            </w:tcPrChange>
          </w:tcPr>
          <w:p w14:paraId="399A2354" w14:textId="214B4852" w:rsidR="008521A3" w:rsidRPr="00501175" w:rsidRDefault="00501175" w:rsidP="00EB1AC5">
            <w:pPr>
              <w:pStyle w:val="TableBodyText"/>
              <w:cnfStyle w:val="000000010000" w:firstRow="0" w:lastRow="0" w:firstColumn="0" w:lastColumn="0" w:oddVBand="0" w:evenVBand="0" w:oddHBand="0" w:evenHBand="1" w:firstRowFirstColumn="0" w:firstRowLastColumn="0" w:lastRowFirstColumn="0" w:lastRowLastColumn="0"/>
              <w:rPr>
                <w:ins w:id="6132" w:author="Mohamed Amer" w:date="2024-07-28T16:33:00Z" w16du:dateUtc="2024-07-28T13:33:00Z"/>
                <w:rStyle w:val="-Normal"/>
                <w:rFonts w:ascii="Frutiger LT Arabic 45 Light" w:hAnsi="Frutiger LT Arabic 45 Light" w:cs="Frutiger LT Arabic 45 Light"/>
                <w:bCs w:val="0"/>
                <w:color w:val="000000" w:themeColor="text1"/>
                <w:rPrChange w:id="6133" w:author="Mohamed Amer" w:date="2024-07-28T16:33:00Z" w16du:dateUtc="2024-07-28T13:33:00Z">
                  <w:rPr>
                    <w:ins w:id="6134" w:author="Mohamed Amer" w:date="2024-07-28T16:33:00Z" w16du:dateUtc="2024-07-28T13:33:00Z"/>
                    <w:rStyle w:val="-Normal"/>
                    <w:rFonts w:ascii="Frutiger LT Arabic 45 Light" w:hAnsi="Frutiger LT Arabic 45 Light" w:cs="Frutiger LT Arabic 45 Light"/>
                    <w:bCs w:val="0"/>
                    <w:color w:val="000000" w:themeColor="text1"/>
                    <w:sz w:val="18"/>
                    <w:szCs w:val="18"/>
                    <w:highlight w:val="yellow"/>
                  </w:rPr>
                </w:rPrChange>
              </w:rPr>
            </w:pPr>
            <w:ins w:id="6135" w:author="Mohamed Amer" w:date="2024-07-28T16:33:00Z" w16du:dateUtc="2024-07-28T13:33:00Z">
              <w:r w:rsidRPr="00501175">
                <w:rPr>
                  <w:rStyle w:val="-Normal"/>
                  <w:rFonts w:ascii="Frutiger LT Arabic 45 Light" w:hAnsi="Frutiger LT Arabic 45 Light" w:cs="Frutiger LT Arabic 45 Light"/>
                  <w:bCs w:val="0"/>
                  <w:color w:val="000000" w:themeColor="text1"/>
                  <w:rPrChange w:id="6136" w:author="Mohamed Amer" w:date="2024-07-28T16:33:00Z" w16du:dateUtc="2024-07-28T13:33:00Z">
                    <w:rPr>
                      <w:rStyle w:val="-Normal"/>
                      <w:rFonts w:ascii="Frutiger LT Arabic 45 Light" w:hAnsi="Frutiger LT Arabic 45 Light" w:cs="Frutiger LT Arabic 45 Light"/>
                      <w:bCs w:val="0"/>
                      <w:color w:val="000000" w:themeColor="text1"/>
                      <w:sz w:val="18"/>
                      <w:szCs w:val="18"/>
                      <w:highlight w:val="yellow"/>
                    </w:rPr>
                  </w:rPrChange>
                </w:rPr>
                <w:t>PRD</w:t>
              </w:r>
            </w:ins>
          </w:p>
        </w:tc>
      </w:tr>
      <w:tr w:rsidR="008521A3" w:rsidRPr="00503772" w:rsidDel="00EB1AC5" w14:paraId="3EA6920A" w14:textId="77777777" w:rsidTr="008521A3">
        <w:trPr>
          <w:trHeight w:val="249"/>
          <w:ins w:id="6137" w:author="Islam Nady" w:date="2024-06-09T20:57:00Z"/>
          <w:del w:id="6138" w:author="Mohamed Amer" w:date="2024-06-13T05:43:00Z"/>
          <w:trPrChange w:id="6139" w:author="Mohamed Amer" w:date="2024-07-28T16:33:00Z" w16du:dateUtc="2024-07-28T13:33:00Z">
            <w:trPr>
              <w:gridBefore w:val="1"/>
              <w:trHeight w:val="251"/>
            </w:trPr>
          </w:trPrChange>
        </w:trPr>
        <w:tc>
          <w:tcPr>
            <w:tcW w:w="1962" w:type="dxa"/>
            <w:vAlign w:val="top"/>
            <w:tcPrChange w:id="6140" w:author="Mohamed Amer" w:date="2024-07-28T16:33:00Z" w16du:dateUtc="2024-07-28T13:33:00Z">
              <w:tcPr>
                <w:tcW w:w="2764" w:type="dxa"/>
                <w:gridSpan w:val="2"/>
                <w:vAlign w:val="top"/>
              </w:tcPr>
            </w:tcPrChange>
          </w:tcPr>
          <w:p w14:paraId="6CD33379" w14:textId="35DD89A2" w:rsidR="008521A3" w:rsidRPr="00503772" w:rsidDel="00EB1AC5" w:rsidRDefault="008521A3" w:rsidP="00EB1AC5">
            <w:pPr>
              <w:pStyle w:val="TableBodyText"/>
              <w:rPr>
                <w:ins w:id="6141" w:author="Islam Nady" w:date="2024-06-09T20:57:00Z"/>
                <w:del w:id="6142" w:author="Mohamed Amer" w:date="2024-06-13T05:43:00Z" w16du:dateUtc="2024-06-13T02:43:00Z"/>
                <w:rStyle w:val="-Normal"/>
                <w:rFonts w:ascii="Frutiger LT Arabic 45 Light" w:hAnsi="Frutiger LT Arabic 45 Light" w:cs="Frutiger LT Arabic 45 Light"/>
                <w:bCs w:val="0"/>
                <w:color w:val="000000" w:themeColor="text1"/>
              </w:rPr>
            </w:pPr>
            <w:ins w:id="6143" w:author="Islam Nady" w:date="2024-06-09T20:57:00Z">
              <w:del w:id="6144" w:author="Mohamed Amer" w:date="2024-06-13T05:43:00Z" w16du:dateUtc="2024-06-13T02:43:00Z">
                <w:r w:rsidRPr="00393E2D" w:rsidDel="00EB1AC5">
                  <w:rPr>
                    <w:rStyle w:val="-Normal"/>
                    <w:rFonts w:ascii="Frutiger LT Arabic 45 Light" w:hAnsi="Frutiger LT Arabic 45 Light" w:cs="Frutiger LT Arabic 45 Light"/>
                    <w:color w:val="000000" w:themeColor="text1"/>
                  </w:rPr>
                  <w:delText>Bot</w:delText>
                </w:r>
                <w:r w:rsidDel="00EB1AC5">
                  <w:rPr>
                    <w:rStyle w:val="-Normal"/>
                    <w:rFonts w:ascii="Frutiger LT Arabic 45 Light" w:hAnsi="Frutiger LT Arabic 45 Light" w:cs="Frutiger LT Arabic 45 Light"/>
                    <w:color w:val="000000" w:themeColor="text1"/>
                  </w:rPr>
                  <w:delText xml:space="preserve"> </w:delText>
                </w:r>
                <w:r w:rsidRPr="00393E2D" w:rsidDel="00EB1AC5">
                  <w:rPr>
                    <w:rStyle w:val="-Normal"/>
                    <w:rFonts w:ascii="Frutiger LT Arabic 45 Light" w:hAnsi="Frutiger LT Arabic 45 Light" w:cs="Frutiger LT Arabic 45 Light"/>
                    <w:color w:val="000000" w:themeColor="text1"/>
                  </w:rPr>
                  <w:delText>Runner</w:delText>
                </w:r>
                <w:r w:rsidDel="00EB1AC5">
                  <w:rPr>
                    <w:rStyle w:val="-Normal"/>
                    <w:rFonts w:ascii="Frutiger LT Arabic 45 Light" w:hAnsi="Frutiger LT Arabic 45 Light" w:cs="Frutiger LT Arabic 45 Light"/>
                    <w:color w:val="000000" w:themeColor="text1"/>
                  </w:rPr>
                  <w:delText xml:space="preserve"> 3</w:delText>
                </w:r>
                <w:r w:rsidDel="00EB1AC5">
                  <w:rPr>
                    <w:rStyle w:val="-Normal"/>
                    <w:rFonts w:ascii="Frutiger LT Arabic 45 Light" w:hAnsi="Frutiger LT Arabic 45 Light" w:cs="Frutiger LT Arabic 45 Light"/>
                    <w:bCs w:val="0"/>
                    <w:color w:val="000000" w:themeColor="text1"/>
                  </w:rPr>
                  <w:delText xml:space="preserve"> </w:delText>
                </w:r>
              </w:del>
            </w:ins>
          </w:p>
        </w:tc>
        <w:tc>
          <w:tcPr>
            <w:tcW w:w="1962" w:type="dxa"/>
            <w:vAlign w:val="top"/>
            <w:tcPrChange w:id="6145" w:author="Mohamed Amer" w:date="2024-07-28T16:33:00Z" w16du:dateUtc="2024-07-28T13:33:00Z">
              <w:tcPr>
                <w:tcW w:w="2765" w:type="dxa"/>
                <w:gridSpan w:val="2"/>
                <w:vAlign w:val="top"/>
              </w:tcPr>
            </w:tcPrChange>
          </w:tcPr>
          <w:p w14:paraId="7D6A9693" w14:textId="0EF5CA6C" w:rsidR="008521A3" w:rsidRPr="00503772" w:rsidDel="00EB1AC5" w:rsidRDefault="008521A3" w:rsidP="00EB1AC5">
            <w:pPr>
              <w:pStyle w:val="TableBodyText"/>
              <w:rPr>
                <w:ins w:id="6146" w:author="Islam Nady" w:date="2024-06-09T20:57:00Z"/>
                <w:del w:id="6147" w:author="Mohamed Amer" w:date="2024-06-13T05:43:00Z" w16du:dateUtc="2024-06-13T02:43:00Z"/>
                <w:rStyle w:val="-Normal"/>
                <w:rFonts w:ascii="Frutiger LT Arabic 45 Light" w:hAnsi="Frutiger LT Arabic 45 Light" w:cs="Frutiger LT Arabic 45 Light"/>
                <w:bCs w:val="0"/>
                <w:color w:val="000000" w:themeColor="text1"/>
              </w:rPr>
            </w:pPr>
          </w:p>
        </w:tc>
        <w:tc>
          <w:tcPr>
            <w:tcW w:w="5976" w:type="dxa"/>
            <w:tcPrChange w:id="6148" w:author="Mohamed Amer" w:date="2024-07-28T16:33:00Z" w16du:dateUtc="2024-07-28T13:33:00Z">
              <w:tcPr>
                <w:tcW w:w="4961" w:type="dxa"/>
                <w:gridSpan w:val="2"/>
              </w:tcPr>
            </w:tcPrChange>
          </w:tcPr>
          <w:p w14:paraId="7D1F7BB6" w14:textId="276A01A6" w:rsidR="008521A3" w:rsidRPr="00503772" w:rsidDel="00EB1AC5" w:rsidRDefault="008521A3" w:rsidP="00EB1AC5">
            <w:pPr>
              <w:pStyle w:val="TableBodyText"/>
              <w:rPr>
                <w:ins w:id="6149" w:author="Islam Nady" w:date="2024-06-09T20:57:00Z"/>
                <w:del w:id="6150" w:author="Mohamed Amer" w:date="2024-06-13T05:43:00Z" w16du:dateUtc="2024-06-13T02:43:00Z"/>
                <w:rStyle w:val="-Normal"/>
                <w:rFonts w:ascii="Frutiger LT Arabic 45 Light" w:hAnsi="Frutiger LT Arabic 45 Light" w:cs="Frutiger LT Arabic 45 Light"/>
                <w:bCs w:val="0"/>
                <w:color w:val="000000" w:themeColor="text1"/>
              </w:rPr>
            </w:pPr>
            <w:ins w:id="6151" w:author="Islam Nady" w:date="2024-06-09T20:57:00Z">
              <w:del w:id="6152" w:author="Mohamed Amer" w:date="2024-06-13T05:43:00Z" w16du:dateUtc="2024-06-13T02:43:00Z">
                <w:r w:rsidRPr="009235E3" w:rsidDel="00EB1AC5">
                  <w:rPr>
                    <w:rStyle w:val="-Normal"/>
                    <w:rFonts w:ascii="Frutiger LT Arabic 45 Light" w:hAnsi="Frutiger LT Arabic 45 Light" w:cs="Frutiger LT Arabic 45 Light"/>
                    <w:bCs w:val="0"/>
                    <w:color w:val="000000" w:themeColor="text1"/>
                    <w:sz w:val="18"/>
                    <w:szCs w:val="18"/>
                    <w:highlight w:val="yellow"/>
                  </w:rPr>
                  <w:delText>&lt;To be determined after full analysis for the use cases&gt;</w:delText>
                </w:r>
              </w:del>
            </w:ins>
          </w:p>
        </w:tc>
        <w:tc>
          <w:tcPr>
            <w:tcW w:w="1066" w:type="dxa"/>
            <w:tcPrChange w:id="6153" w:author="Mohamed Amer" w:date="2024-07-28T16:33:00Z" w16du:dateUtc="2024-07-28T13:33:00Z">
              <w:tcPr>
                <w:tcW w:w="4961" w:type="dxa"/>
                <w:gridSpan w:val="2"/>
              </w:tcPr>
            </w:tcPrChange>
          </w:tcPr>
          <w:p w14:paraId="5C72E420" w14:textId="77777777" w:rsidR="008521A3" w:rsidRPr="009235E3" w:rsidDel="00EB1AC5" w:rsidRDefault="008521A3">
            <w:pPr>
              <w:rPr>
                <w:ins w:id="6154" w:author="Mohamed Amer" w:date="2024-07-28T16:33:00Z" w16du:dateUtc="2024-07-28T13:33:00Z"/>
                <w:rStyle w:val="-Normal"/>
                <w:rFonts w:ascii="Frutiger LT Arabic 45 Light" w:hAnsi="Frutiger LT Arabic 45 Light" w:cs="Frutiger LT Arabic 45 Light"/>
                <w:color w:val="000000" w:themeColor="text1"/>
                <w:sz w:val="18"/>
                <w:szCs w:val="18"/>
                <w:highlight w:val="yellow"/>
              </w:rPr>
            </w:pPr>
          </w:p>
        </w:tc>
      </w:tr>
    </w:tbl>
    <w:p w14:paraId="412A05E0" w14:textId="77777777" w:rsidR="00E162B2" w:rsidRDefault="00E162B2" w:rsidP="00E162B2">
      <w:pPr>
        <w:jc w:val="both"/>
        <w:rPr>
          <w:ins w:id="6155" w:author="Islam Nady" w:date="2024-06-09T20:57:00Z"/>
          <w:rStyle w:val="-Normal"/>
          <w:rFonts w:ascii="Frutiger LT Arabic 45 Light" w:hAnsi="Frutiger LT Arabic 45 Light" w:cs="Frutiger LT Arabic 45 Light"/>
          <w:color w:val="000000" w:themeColor="text1"/>
        </w:rPr>
      </w:pPr>
      <w:ins w:id="6156" w:author="Islam Nady" w:date="2024-06-09T20:57:00Z">
        <w:r w:rsidRPr="00EB1F74">
          <w:rPr>
            <w:rStyle w:val="-Normal"/>
            <w:rFonts w:ascii="Frutiger LT Arabic 45 Light" w:hAnsi="Frutiger LT Arabic 45 Light" w:cs="Frutiger LT Arabic 45 Light"/>
            <w:color w:val="000000" w:themeColor="text1"/>
          </w:rPr>
          <w:t>This table contains the profiles of all users in the application. It is required to be filled for security team so they identify the needed groups in active directory.</w:t>
        </w:r>
      </w:ins>
    </w:p>
    <w:p w14:paraId="60F616DC" w14:textId="777F2301" w:rsidR="00E162B2" w:rsidDel="00986AA5" w:rsidRDefault="00E162B2" w:rsidP="00CB3C97">
      <w:pPr>
        <w:pStyle w:val="-Heading2"/>
        <w:rPr>
          <w:ins w:id="6157" w:author="Islam Nady" w:date="2024-06-09T21:03:00Z"/>
          <w:del w:id="6158" w:author="Mohamed Amer" w:date="2024-06-13T05:48:00Z" w16du:dateUtc="2024-06-13T02:48:00Z"/>
          <w:rFonts w:eastAsia="Calibri"/>
          <w:i/>
          <w:iCs/>
          <w:color w:val="8A7967"/>
        </w:rPr>
      </w:pPr>
    </w:p>
    <w:p w14:paraId="0CBD91A2" w14:textId="19B8EF12" w:rsidR="009C3BA9" w:rsidDel="00986AA5" w:rsidRDefault="009C3BA9" w:rsidP="00CB3C97">
      <w:pPr>
        <w:pStyle w:val="-Heading2"/>
        <w:rPr>
          <w:ins w:id="6159" w:author="Islam Nady" w:date="2024-06-09T21:03:00Z"/>
          <w:del w:id="6160" w:author="Mohamed Amer" w:date="2024-06-13T05:48:00Z" w16du:dateUtc="2024-06-13T02:48:00Z"/>
          <w:rFonts w:eastAsia="Calibri"/>
          <w:i/>
          <w:iCs/>
          <w:color w:val="8A7967"/>
        </w:rPr>
      </w:pPr>
    </w:p>
    <w:p w14:paraId="74A52459" w14:textId="6073D35F" w:rsidR="009C3BA9" w:rsidRPr="00356D25" w:rsidRDefault="00986AA5" w:rsidP="009C3BA9">
      <w:pPr>
        <w:pStyle w:val="-Heading2"/>
        <w:rPr>
          <w:ins w:id="6161" w:author="Islam Nady" w:date="2024-06-09T21:03:00Z"/>
          <w:rFonts w:eastAsia="Calibri"/>
          <w:i/>
          <w:iCs/>
          <w:color w:val="8A7967"/>
        </w:rPr>
      </w:pPr>
      <w:bookmarkStart w:id="6162" w:name="_Toc162956080"/>
      <w:ins w:id="6163" w:author="Mohamed Amer" w:date="2024-06-13T05:48:00Z" w16du:dateUtc="2024-06-13T02:48:00Z">
        <w:r>
          <w:rPr>
            <w:rFonts w:eastAsia="Calibri"/>
            <w:i/>
            <w:iCs/>
            <w:color w:val="8A7967"/>
          </w:rPr>
          <w:t xml:space="preserve">                                                                                                                                                                                                                                                                                                                                                                                                                                                                                                                                                                                                               </w:t>
        </w:r>
      </w:ins>
      <w:ins w:id="6164" w:author="Mohamed Amer" w:date="2024-06-13T05:49:00Z" w16du:dateUtc="2024-06-13T02:49:00Z">
        <w:r>
          <w:rPr>
            <w:rFonts w:eastAsia="Calibri"/>
            <w:i/>
            <w:iCs/>
            <w:color w:val="8A7967"/>
          </w:rPr>
          <w:t xml:space="preserve">                                                                                                                                                                                                                                                                                 </w:t>
        </w:r>
      </w:ins>
      <w:ins w:id="6165" w:author="Islam Nady" w:date="2024-06-09T21:03:00Z">
        <w:r w:rsidR="009C3BA9" w:rsidRPr="00356D25">
          <w:rPr>
            <w:rFonts w:eastAsia="Calibri"/>
            <w:i/>
            <w:iCs/>
            <w:color w:val="8A7967"/>
          </w:rPr>
          <w:t>RPA Security Controls</w:t>
        </w:r>
        <w:bookmarkEnd w:id="6162"/>
        <w:r w:rsidR="009C3BA9" w:rsidRPr="00356D25">
          <w:rPr>
            <w:rFonts w:eastAsia="Calibri"/>
            <w:i/>
            <w:iCs/>
            <w:color w:val="8A7967"/>
          </w:rPr>
          <w:t xml:space="preserve"> </w:t>
        </w:r>
      </w:ins>
    </w:p>
    <w:p w14:paraId="7E706A75" w14:textId="77777777" w:rsidR="009C3BA9" w:rsidRDefault="009C3BA9" w:rsidP="009C3BA9">
      <w:pPr>
        <w:jc w:val="both"/>
        <w:rPr>
          <w:ins w:id="6166" w:author="Islam Nady" w:date="2024-06-09T21:03:00Z"/>
          <w:rStyle w:val="-Normal"/>
          <w:rFonts w:ascii="Frutiger LT Arabic 45 Light" w:hAnsi="Frutiger LT Arabic 45 Light" w:cs="Frutiger LT Arabic 45 Light"/>
          <w:color w:val="000000" w:themeColor="text1"/>
        </w:rPr>
      </w:pPr>
    </w:p>
    <w:p w14:paraId="39B112A6" w14:textId="77777777" w:rsidR="009C3BA9" w:rsidRDefault="009C3BA9" w:rsidP="009C3BA9">
      <w:pPr>
        <w:jc w:val="both"/>
        <w:rPr>
          <w:ins w:id="6167" w:author="Islam Nady" w:date="2024-06-09T21:03:00Z"/>
          <w:rStyle w:val="-Normal"/>
          <w:rFonts w:ascii="Frutiger LT Arabic 45 Light" w:hAnsi="Frutiger LT Arabic 45 Light" w:cs="Frutiger LT Arabic 45 Light"/>
          <w:color w:val="000000" w:themeColor="text1"/>
        </w:rPr>
      </w:pPr>
      <w:ins w:id="6168" w:author="Islam Nady" w:date="2024-06-09T21:03:00Z">
        <w:r>
          <w:rPr>
            <w:rStyle w:val="-Normal"/>
            <w:rFonts w:ascii="Frutiger LT Arabic 45 Light" w:hAnsi="Frutiger LT Arabic 45 Light" w:cs="Frutiger LT Arabic 45 Light"/>
            <w:color w:val="000000" w:themeColor="text1"/>
          </w:rPr>
          <w:t>Below security controls need to be addressed during solution implementation:</w:t>
        </w:r>
      </w:ins>
    </w:p>
    <w:p w14:paraId="592545CA" w14:textId="77777777" w:rsidR="009C3BA9" w:rsidRDefault="009C3BA9" w:rsidP="009C3BA9">
      <w:pPr>
        <w:pStyle w:val="ListParagraph"/>
        <w:numPr>
          <w:ilvl w:val="0"/>
          <w:numId w:val="43"/>
        </w:numPr>
        <w:rPr>
          <w:ins w:id="6169" w:author="Islam Nady" w:date="2024-06-09T21:03:00Z"/>
          <w:rStyle w:val="-Normal"/>
          <w:rFonts w:ascii="Frutiger LT Arabic 45 Light" w:hAnsi="Frutiger LT Arabic 45 Light" w:cs="Frutiger LT Arabic 45 Light"/>
          <w:color w:val="000000" w:themeColor="text1"/>
        </w:rPr>
      </w:pPr>
      <w:ins w:id="6170" w:author="Islam Nady" w:date="2024-06-09T21:03:00Z">
        <w:r w:rsidRPr="006C240F">
          <w:rPr>
            <w:rStyle w:val="-Normal"/>
            <w:rFonts w:ascii="Frutiger LT Arabic 45 Light" w:hAnsi="Frutiger LT Arabic 45 Light" w:cs="Frutiger LT Arabic 45 Light"/>
            <w:color w:val="000000" w:themeColor="text1"/>
          </w:rPr>
          <w:t>Centralize the RPA access management into an IDM solution in coordination with the SAC team, in accordance with the SAMA Cybersecurity Framework.</w:t>
        </w:r>
      </w:ins>
    </w:p>
    <w:p w14:paraId="05F34E46" w14:textId="77777777" w:rsidR="009C3BA9" w:rsidRDefault="009C3BA9" w:rsidP="009C3BA9">
      <w:pPr>
        <w:pStyle w:val="ListParagraph"/>
        <w:numPr>
          <w:ilvl w:val="1"/>
          <w:numId w:val="43"/>
        </w:numPr>
        <w:rPr>
          <w:ins w:id="6171" w:author="Islam Nady" w:date="2024-06-09T21:03:00Z"/>
          <w:rStyle w:val="-Normal"/>
          <w:rFonts w:ascii="Frutiger LT Arabic 45 Light" w:hAnsi="Frutiger LT Arabic 45 Light" w:cs="Frutiger LT Arabic 45 Light"/>
          <w:color w:val="000000" w:themeColor="text1"/>
        </w:rPr>
      </w:pPr>
      <w:ins w:id="6172" w:author="Islam Nady" w:date="2024-06-09T21:03:00Z">
        <w:r>
          <w:rPr>
            <w:rStyle w:val="-Normal"/>
            <w:rFonts w:ascii="Frutiger LT Arabic 45 Light" w:hAnsi="Frutiger LT Arabic 45 Light" w:cs="Frutiger LT Arabic 45 Light"/>
            <w:color w:val="000000" w:themeColor="text1"/>
          </w:rPr>
          <w:t xml:space="preserve">RPA platform </w:t>
        </w:r>
        <w:r w:rsidRPr="00356D25">
          <w:rPr>
            <w:rStyle w:val="-Normal"/>
            <w:rFonts w:ascii="Frutiger LT Arabic 45 Light" w:hAnsi="Frutiger LT Arabic 45 Light" w:cs="Frutiger LT Arabic 45 Light"/>
            <w:b/>
            <w:bCs/>
            <w:color w:val="000000" w:themeColor="text1"/>
          </w:rPr>
          <w:t>as a software</w:t>
        </w:r>
        <w:r>
          <w:rPr>
            <w:rStyle w:val="-Normal"/>
            <w:rFonts w:ascii="Frutiger LT Arabic 45 Light" w:hAnsi="Frutiger LT Arabic 45 Light" w:cs="Frutiger LT Arabic 45 Light"/>
            <w:color w:val="000000" w:themeColor="text1"/>
          </w:rPr>
          <w:t xml:space="preserve">, </w:t>
        </w:r>
        <w:r w:rsidRPr="00E55240">
          <w:rPr>
            <w:rStyle w:val="-Normal"/>
            <w:rFonts w:ascii="Frutiger LT Arabic 45 Light" w:hAnsi="Frutiger LT Arabic 45 Light" w:cs="Frutiger LT Arabic 45 Light"/>
            <w:color w:val="000000" w:themeColor="text1"/>
          </w:rPr>
          <w:t>Service account to be created and added to the Security OU</w:t>
        </w:r>
        <w:r>
          <w:rPr>
            <w:rStyle w:val="-Normal"/>
            <w:rFonts w:ascii="Frutiger LT Arabic 45 Light" w:hAnsi="Frutiger LT Arabic 45 Light" w:cs="Frutiger LT Arabic 45 Light"/>
            <w:color w:val="000000" w:themeColor="text1"/>
          </w:rPr>
          <w:t xml:space="preserve"> (</w:t>
        </w:r>
        <w:r w:rsidRPr="00356D25">
          <w:rPr>
            <w:rStyle w:val="-Normal"/>
            <w:rFonts w:ascii="Frutiger LT Arabic 45 Light" w:hAnsi="Frutiger LT Arabic 45 Light" w:cs="Frutiger LT Arabic 45 Light"/>
            <w:color w:val="000000" w:themeColor="text1"/>
          </w:rPr>
          <w:t xml:space="preserve">Login to server or system to be restricted; these </w:t>
        </w:r>
        <w:r>
          <w:rPr>
            <w:rStyle w:val="-Normal"/>
            <w:rFonts w:ascii="Frutiger LT Arabic 45 Light" w:hAnsi="Frutiger LT Arabic 45 Light" w:cs="Frutiger LT Arabic 45 Light"/>
            <w:color w:val="000000" w:themeColor="text1"/>
          </w:rPr>
          <w:t xml:space="preserve">service </w:t>
        </w:r>
        <w:r w:rsidRPr="00356D25">
          <w:rPr>
            <w:rStyle w:val="-Normal"/>
            <w:rFonts w:ascii="Frutiger LT Arabic 45 Light" w:hAnsi="Frutiger LT Arabic 45 Light" w:cs="Frutiger LT Arabic 45 Light"/>
            <w:color w:val="000000" w:themeColor="text1"/>
          </w:rPr>
          <w:t>accounts should be used only to start/stop systems services and to connect network resources functionality only)</w:t>
        </w:r>
        <w:r>
          <w:rPr>
            <w:rStyle w:val="-Normal"/>
            <w:rFonts w:ascii="Frutiger LT Arabic 45 Light" w:hAnsi="Frutiger LT Arabic 45 Light" w:cs="Frutiger LT Arabic 45 Light"/>
            <w:color w:val="000000" w:themeColor="text1"/>
          </w:rPr>
          <w:t xml:space="preserve">, and </w:t>
        </w:r>
        <w:r w:rsidRPr="00E55240">
          <w:rPr>
            <w:rStyle w:val="-Normal"/>
            <w:rFonts w:ascii="Frutiger LT Arabic 45 Light" w:hAnsi="Frutiger LT Arabic 45 Light" w:cs="Frutiger LT Arabic 45 Light"/>
            <w:color w:val="000000" w:themeColor="text1"/>
          </w:rPr>
          <w:t>Service account passwords are to be managed by the SAC team</w:t>
        </w:r>
        <w:r>
          <w:rPr>
            <w:rStyle w:val="-Normal"/>
            <w:rFonts w:ascii="Frutiger LT Arabic 45 Light" w:hAnsi="Frutiger LT Arabic 45 Light" w:cs="Frutiger LT Arabic 45 Light"/>
            <w:color w:val="000000" w:themeColor="text1"/>
          </w:rPr>
          <w:t>.</w:t>
        </w:r>
      </w:ins>
    </w:p>
    <w:p w14:paraId="620E7884" w14:textId="77777777" w:rsidR="009C3BA9" w:rsidRPr="006C240F" w:rsidRDefault="009C3BA9" w:rsidP="009C3BA9">
      <w:pPr>
        <w:pStyle w:val="ListParagraph"/>
        <w:numPr>
          <w:ilvl w:val="1"/>
          <w:numId w:val="43"/>
        </w:numPr>
        <w:rPr>
          <w:ins w:id="6173" w:author="Islam Nady" w:date="2024-06-09T21:03:00Z"/>
          <w:rStyle w:val="-Normal"/>
          <w:rFonts w:ascii="Frutiger LT Arabic 45 Light" w:hAnsi="Frutiger LT Arabic 45 Light" w:cs="Frutiger LT Arabic 45 Light"/>
          <w:color w:val="000000" w:themeColor="text1"/>
        </w:rPr>
      </w:pPr>
      <w:ins w:id="6174" w:author="Islam Nady" w:date="2024-06-09T21:03:00Z">
        <w:r>
          <w:rPr>
            <w:rStyle w:val="-Normal"/>
            <w:rFonts w:ascii="Frutiger LT Arabic 45 Light" w:hAnsi="Frutiger LT Arabic 45 Light" w:cs="Frutiger LT Arabic 45 Light"/>
            <w:color w:val="000000" w:themeColor="text1"/>
          </w:rPr>
          <w:lastRenderedPageBreak/>
          <w:t xml:space="preserve">RPA platform </w:t>
        </w:r>
        <w:r w:rsidRPr="00356D25">
          <w:rPr>
            <w:rStyle w:val="-Normal"/>
            <w:rFonts w:ascii="Frutiger LT Arabic 45 Light" w:hAnsi="Frutiger LT Arabic 45 Light" w:cs="Frutiger LT Arabic 45 Light"/>
            <w:b/>
            <w:bCs/>
            <w:color w:val="000000" w:themeColor="text1"/>
          </w:rPr>
          <w:t>as a digital workers,</w:t>
        </w:r>
        <w:r>
          <w:rPr>
            <w:rStyle w:val="-Normal"/>
            <w:rFonts w:ascii="Frutiger LT Arabic 45 Light" w:hAnsi="Frutiger LT Arabic 45 Light" w:cs="Frutiger LT Arabic 45 Light"/>
            <w:color w:val="000000" w:themeColor="text1"/>
          </w:rPr>
          <w:t xml:space="preserve"> a new </w:t>
        </w:r>
        <w:r w:rsidRPr="00E55240">
          <w:rPr>
            <w:rStyle w:val="-Normal"/>
            <w:rFonts w:ascii="Frutiger LT Arabic 45 Light" w:hAnsi="Frutiger LT Arabic 45 Light" w:cs="Frutiger LT Arabic 45 Light"/>
            <w:color w:val="000000" w:themeColor="text1"/>
          </w:rPr>
          <w:t>Security Group = “Digital Workers”</w:t>
        </w:r>
        <w:r>
          <w:rPr>
            <w:rStyle w:val="-Normal"/>
            <w:rFonts w:ascii="Frutiger LT Arabic 45 Light" w:hAnsi="Frutiger LT Arabic 45 Light" w:cs="Frutiger LT Arabic 45 Light"/>
            <w:color w:val="000000" w:themeColor="text1"/>
          </w:rPr>
          <w:t xml:space="preserve"> to be created in ADS server with </w:t>
        </w:r>
        <w:r w:rsidRPr="00D613EE">
          <w:rPr>
            <w:rStyle w:val="-Normal"/>
            <w:rFonts w:ascii="Frutiger LT Arabic 45 Light" w:hAnsi="Frutiger LT Arabic 45 Light" w:cs="Frutiger LT Arabic 45 Light"/>
            <w:color w:val="000000" w:themeColor="text1"/>
          </w:rPr>
          <w:t>set specific security policy</w:t>
        </w:r>
        <w:r>
          <w:rPr>
            <w:rStyle w:val="-Normal"/>
            <w:rFonts w:ascii="Frutiger LT Arabic 45 Light" w:hAnsi="Frutiger LT Arabic 45 Light" w:cs="Frutiger LT Arabic 45 Light"/>
            <w:color w:val="000000" w:themeColor="text1"/>
          </w:rPr>
          <w:t xml:space="preserve"> (e.g. </w:t>
        </w:r>
        <w:r w:rsidRPr="00E25834">
          <w:rPr>
            <w:rStyle w:val="-Normal"/>
            <w:rFonts w:ascii="Frutiger LT Arabic 45 Light" w:hAnsi="Frutiger LT Arabic 45 Light" w:cs="Frutiger LT Arabic 45 Light"/>
            <w:color w:val="000000" w:themeColor="text1"/>
          </w:rPr>
          <w:t xml:space="preserve">password requirements </w:t>
        </w:r>
        <w:r>
          <w:rPr>
            <w:rStyle w:val="-Normal"/>
            <w:rFonts w:ascii="Frutiger LT Arabic 45 Light" w:hAnsi="Frutiger LT Arabic 45 Light" w:cs="Frutiger LT Arabic 45 Light"/>
            <w:color w:val="000000" w:themeColor="text1"/>
          </w:rPr>
          <w:t>will be</w:t>
        </w:r>
        <w:r w:rsidRPr="00E25834">
          <w:rPr>
            <w:rStyle w:val="-Normal"/>
            <w:rFonts w:ascii="Frutiger LT Arabic 45 Light" w:hAnsi="Frutiger LT Arabic 45 Light" w:cs="Frutiger LT Arabic 45 Light"/>
            <w:color w:val="000000" w:themeColor="text1"/>
          </w:rPr>
          <w:t xml:space="preserve"> different than normal employees</w:t>
        </w:r>
        <w:r>
          <w:rPr>
            <w:rStyle w:val="-Normal"/>
            <w:rFonts w:ascii="Frutiger LT Arabic 45 Light" w:hAnsi="Frutiger LT Arabic 45 Light" w:cs="Frutiger LT Arabic 45 Light"/>
            <w:color w:val="000000" w:themeColor="text1"/>
          </w:rPr>
          <w:t>, ..etc)</w:t>
        </w:r>
        <w:r w:rsidRPr="00D613EE">
          <w:rPr>
            <w:rStyle w:val="-Normal"/>
            <w:rFonts w:ascii="Frutiger LT Arabic 45 Light" w:hAnsi="Frutiger LT Arabic 45 Light" w:cs="Frutiger LT Arabic 45 Light"/>
            <w:color w:val="000000" w:themeColor="text1"/>
          </w:rPr>
          <w:t xml:space="preserve"> </w:t>
        </w:r>
        <w:r>
          <w:rPr>
            <w:rStyle w:val="-Normal"/>
            <w:rFonts w:ascii="Frutiger LT Arabic 45 Light" w:hAnsi="Frutiger LT Arabic 45 Light" w:cs="Frutiger LT Arabic 45 Light"/>
            <w:color w:val="000000" w:themeColor="text1"/>
          </w:rPr>
          <w:t xml:space="preserve">and this security group to be added to a </w:t>
        </w:r>
        <w:r w:rsidRPr="00E55240">
          <w:rPr>
            <w:rStyle w:val="-Normal"/>
            <w:rFonts w:ascii="Frutiger LT Arabic 45 Light" w:hAnsi="Frutiger LT Arabic 45 Light" w:cs="Frutiger LT Arabic 45 Light"/>
            <w:color w:val="000000" w:themeColor="text1"/>
          </w:rPr>
          <w:t>new OU = “Digital Workers”</w:t>
        </w:r>
        <w:r>
          <w:rPr>
            <w:rStyle w:val="-Normal"/>
            <w:rFonts w:ascii="Frutiger LT Arabic 45 Light" w:hAnsi="Frutiger LT Arabic 45 Light" w:cs="Frutiger LT Arabic 45 Light"/>
            <w:color w:val="000000" w:themeColor="text1"/>
          </w:rPr>
          <w:t xml:space="preserve">, and for a </w:t>
        </w:r>
        <w:r w:rsidRPr="00E55240">
          <w:rPr>
            <w:rStyle w:val="-Normal"/>
            <w:rFonts w:ascii="Frutiger LT Arabic 45 Light" w:hAnsi="Frutiger LT Arabic 45 Light" w:cs="Frutiger LT Arabic 45 Light"/>
            <w:color w:val="000000" w:themeColor="text1"/>
          </w:rPr>
          <w:t xml:space="preserve">Digital worker to access a new business application, it </w:t>
        </w:r>
        <w:r>
          <w:rPr>
            <w:rStyle w:val="-Normal"/>
            <w:rFonts w:ascii="Frutiger LT Arabic 45 Light" w:hAnsi="Frutiger LT Arabic 45 Light" w:cs="Frutiger LT Arabic 45 Light"/>
            <w:color w:val="000000" w:themeColor="text1"/>
          </w:rPr>
          <w:t xml:space="preserve">will </w:t>
        </w:r>
        <w:r w:rsidRPr="00E55240">
          <w:rPr>
            <w:rStyle w:val="-Normal"/>
            <w:rFonts w:ascii="Frutiger LT Arabic 45 Light" w:hAnsi="Frutiger LT Arabic 45 Light" w:cs="Frutiger LT Arabic 45 Light"/>
            <w:color w:val="000000" w:themeColor="text1"/>
          </w:rPr>
          <w:t>require to use same request which is used for human access</w:t>
        </w:r>
        <w:r>
          <w:rPr>
            <w:rStyle w:val="-Normal"/>
            <w:rFonts w:ascii="Frutiger LT Arabic 45 Light" w:hAnsi="Frutiger LT Arabic 45 Light" w:cs="Frutiger LT Arabic 45 Light"/>
            <w:color w:val="000000" w:themeColor="text1"/>
          </w:rPr>
          <w:t xml:space="preserve"> through e-services </w:t>
        </w:r>
        <w:r w:rsidRPr="00E25834">
          <w:rPr>
            <w:rStyle w:val="-Normal"/>
            <w:rFonts w:ascii="Frutiger LT Arabic 45 Light" w:hAnsi="Frutiger LT Arabic 45 Light" w:cs="Frutiger LT Arabic 45 Light"/>
            <w:color w:val="000000" w:themeColor="text1"/>
          </w:rPr>
          <w:t>(</w:t>
        </w:r>
        <w:r w:rsidRPr="00356D25">
          <w:rPr>
            <w:rStyle w:val="-Normal"/>
            <w:rFonts w:ascii="Frutiger LT Arabic 45 Light" w:hAnsi="Frutiger LT Arabic 45 Light" w:cs="Frutiger LT Arabic 45 Light"/>
            <w:color w:val="000000" w:themeColor="text1"/>
            <w:highlight w:val="yellow"/>
          </w:rPr>
          <w:t>need to check the changes on Skelta &amp; ServiceNow</w:t>
        </w:r>
        <w:r w:rsidRPr="00E25834">
          <w:rPr>
            <w:rStyle w:val="-Normal"/>
            <w:rFonts w:ascii="Frutiger LT Arabic 45 Light" w:hAnsi="Frutiger LT Arabic 45 Light" w:cs="Frutiger LT Arabic 45 Light"/>
            <w:color w:val="000000" w:themeColor="text1"/>
          </w:rPr>
          <w:t>)</w:t>
        </w:r>
        <w:r>
          <w:rPr>
            <w:rStyle w:val="-Normal"/>
            <w:rFonts w:ascii="Frutiger LT Arabic 45 Light" w:hAnsi="Frutiger LT Arabic 45 Light" w:cs="Frutiger LT Arabic 45 Light"/>
            <w:color w:val="000000" w:themeColor="text1"/>
          </w:rPr>
          <w:t>.</w:t>
        </w:r>
      </w:ins>
    </w:p>
    <w:p w14:paraId="60325CC8" w14:textId="77777777" w:rsidR="009C3BA9" w:rsidRPr="00356D25" w:rsidRDefault="009C3BA9" w:rsidP="009C3BA9">
      <w:pPr>
        <w:pStyle w:val="ListParagraph"/>
        <w:numPr>
          <w:ilvl w:val="0"/>
          <w:numId w:val="43"/>
        </w:numPr>
        <w:spacing w:before="100" w:beforeAutospacing="1" w:after="100" w:afterAutospacing="1"/>
        <w:contextualSpacing w:val="0"/>
        <w:rPr>
          <w:ins w:id="6175" w:author="Islam Nady" w:date="2024-06-09T21:03:00Z"/>
          <w:rStyle w:val="-Normal"/>
          <w:rFonts w:ascii="Frutiger LT Arabic 45 Light" w:hAnsi="Frutiger LT Arabic 45 Light" w:cs="Frutiger LT Arabic 45 Light"/>
          <w:color w:val="000000" w:themeColor="text1"/>
        </w:rPr>
      </w:pPr>
      <w:ins w:id="6176" w:author="Islam Nady" w:date="2024-06-09T21:03:00Z">
        <w:r w:rsidRPr="00356D25">
          <w:rPr>
            <w:rStyle w:val="-Normal"/>
            <w:rFonts w:ascii="Frutiger LT Arabic 45 Light" w:hAnsi="Frutiger LT Arabic 45 Light" w:cs="Frutiger LT Arabic 45 Light"/>
            <w:color w:val="000000" w:themeColor="text1"/>
          </w:rPr>
          <w:t>Create unique accounts and implement access control in coordination with Information Security. The service account needs to be approved by the information security account.</w:t>
        </w:r>
      </w:ins>
    </w:p>
    <w:p w14:paraId="071E5607" w14:textId="77777777" w:rsidR="009C3BA9" w:rsidRPr="00356D25" w:rsidRDefault="009C3BA9" w:rsidP="009C3BA9">
      <w:pPr>
        <w:pStyle w:val="ListParagraph"/>
        <w:numPr>
          <w:ilvl w:val="0"/>
          <w:numId w:val="43"/>
        </w:numPr>
        <w:spacing w:before="100" w:beforeAutospacing="1" w:after="100" w:afterAutospacing="1"/>
        <w:contextualSpacing w:val="0"/>
        <w:rPr>
          <w:ins w:id="6177" w:author="Islam Nady" w:date="2024-06-09T21:03:00Z"/>
          <w:rStyle w:val="-Normal"/>
          <w:rFonts w:ascii="Frutiger LT Arabic 45 Light" w:hAnsi="Frutiger LT Arabic 45 Light" w:cs="Frutiger LT Arabic 45 Light"/>
          <w:color w:val="000000" w:themeColor="text1"/>
        </w:rPr>
      </w:pPr>
      <w:ins w:id="6178" w:author="Islam Nady" w:date="2024-06-09T21:03:00Z">
        <w:r w:rsidRPr="00356D25">
          <w:rPr>
            <w:rStyle w:val="-Normal"/>
            <w:rFonts w:ascii="Frutiger LT Arabic 45 Light" w:hAnsi="Frutiger LT Arabic 45 Light" w:cs="Frutiger LT Arabic 45 Light"/>
            <w:color w:val="000000" w:themeColor="text1"/>
          </w:rPr>
          <w:t>Critical and Admin account needs to be Integrated with PAM</w:t>
        </w:r>
        <w:r>
          <w:rPr>
            <w:rStyle w:val="-Normal"/>
            <w:rFonts w:ascii="Frutiger LT Arabic 45 Light" w:hAnsi="Frutiger LT Arabic 45 Light" w:cs="Frutiger LT Arabic 45 Light"/>
            <w:color w:val="000000" w:themeColor="text1"/>
          </w:rPr>
          <w:t xml:space="preserve"> (agreed with IS team this control only applicable on production environment).</w:t>
        </w:r>
      </w:ins>
    </w:p>
    <w:p w14:paraId="31D6F734" w14:textId="77777777" w:rsidR="009C3BA9" w:rsidRPr="00356D25" w:rsidRDefault="009C3BA9" w:rsidP="009C3BA9">
      <w:pPr>
        <w:pStyle w:val="ListParagraph"/>
        <w:numPr>
          <w:ilvl w:val="0"/>
          <w:numId w:val="43"/>
        </w:numPr>
        <w:spacing w:before="100" w:beforeAutospacing="1" w:after="100" w:afterAutospacing="1"/>
        <w:contextualSpacing w:val="0"/>
        <w:rPr>
          <w:ins w:id="6179" w:author="Islam Nady" w:date="2024-06-09T21:03:00Z"/>
          <w:rStyle w:val="-Normal"/>
          <w:rFonts w:ascii="Frutiger LT Arabic 45 Light" w:hAnsi="Frutiger LT Arabic 45 Light" w:cs="Frutiger LT Arabic 45 Light"/>
          <w:color w:val="000000" w:themeColor="text1"/>
        </w:rPr>
      </w:pPr>
      <w:ins w:id="6180" w:author="Islam Nady" w:date="2024-06-09T21:03:00Z">
        <w:r w:rsidRPr="00356D25">
          <w:rPr>
            <w:rStyle w:val="-Normal"/>
            <w:rFonts w:ascii="Frutiger LT Arabic 45 Light" w:hAnsi="Frutiger LT Arabic 45 Light" w:cs="Frutiger LT Arabic 45 Light"/>
            <w:color w:val="000000" w:themeColor="text1"/>
          </w:rPr>
          <w:t>Storge authentication: ensure adherence to BAB Information security policy and password standard.</w:t>
        </w:r>
      </w:ins>
    </w:p>
    <w:p w14:paraId="1ED64342" w14:textId="77777777" w:rsidR="009C3BA9" w:rsidRDefault="009C3BA9" w:rsidP="009C3BA9">
      <w:pPr>
        <w:pStyle w:val="ListParagraph"/>
        <w:numPr>
          <w:ilvl w:val="0"/>
          <w:numId w:val="43"/>
        </w:numPr>
        <w:rPr>
          <w:ins w:id="6181" w:author="Islam Nady" w:date="2024-06-09T21:03:00Z"/>
          <w:rStyle w:val="-Normal"/>
          <w:rFonts w:ascii="Frutiger LT Arabic 45 Light" w:hAnsi="Frutiger LT Arabic 45 Light" w:cs="Frutiger LT Arabic 45 Light"/>
          <w:color w:val="000000" w:themeColor="text1"/>
        </w:rPr>
      </w:pPr>
      <w:ins w:id="6182" w:author="Islam Nady" w:date="2024-06-09T21:03:00Z">
        <w:r w:rsidRPr="006C240F">
          <w:rPr>
            <w:rStyle w:val="-Normal"/>
            <w:rFonts w:ascii="Frutiger LT Arabic 45 Light" w:hAnsi="Frutiger LT Arabic 45 Light" w:cs="Frutiger LT Arabic 45 Light"/>
            <w:color w:val="000000" w:themeColor="text1"/>
          </w:rPr>
          <w:t>Data at Rest: SQL, Oracle, Database Implement TDE security control</w:t>
        </w:r>
        <w:r>
          <w:rPr>
            <w:rStyle w:val="-Normal"/>
            <w:rFonts w:ascii="Frutiger LT Arabic 45 Light" w:hAnsi="Frutiger LT Arabic 45 Light" w:cs="Frutiger LT Arabic 45 Light"/>
            <w:color w:val="000000" w:themeColor="text1"/>
          </w:rPr>
          <w:t>.</w:t>
        </w:r>
      </w:ins>
    </w:p>
    <w:p w14:paraId="1CDF0BC0" w14:textId="1859DAAD" w:rsidR="009C3BA9" w:rsidRPr="001C185D" w:rsidDel="00986AA5" w:rsidRDefault="009C3BA9" w:rsidP="009C3BA9">
      <w:pPr>
        <w:ind w:left="360" w:firstLine="360"/>
        <w:rPr>
          <w:ins w:id="6183" w:author="Islam Nady" w:date="2024-06-09T21:03:00Z"/>
          <w:del w:id="6184" w:author="Mohamed Amer" w:date="2024-06-13T05:50:00Z" w16du:dateUtc="2024-06-13T02:50:00Z"/>
          <w:rStyle w:val="-Normal"/>
          <w:rFonts w:ascii="Frutiger LT Arabic 45 Light" w:hAnsi="Frutiger LT Arabic 45 Light" w:cs="Frutiger LT Arabic 45 Light"/>
          <w:color w:val="000000" w:themeColor="text1"/>
        </w:rPr>
      </w:pPr>
      <w:ins w:id="6185" w:author="Islam Nady" w:date="2024-06-09T21:03:00Z">
        <w:del w:id="6186" w:author="Mohamed Amer" w:date="2024-06-13T05:50:00Z" w16du:dateUtc="2024-06-13T02:50:00Z">
          <w:r w:rsidRPr="00356D25" w:rsidDel="00986AA5">
            <w:rPr>
              <w:rStyle w:val="-Normal"/>
              <w:rFonts w:ascii="Frutiger LT Arabic 45 Light" w:hAnsi="Frutiger LT Arabic 45 Light" w:cs="Frutiger LT Arabic 45 Light"/>
              <w:color w:val="000000" w:themeColor="text1"/>
              <w:highlight w:val="lightGray"/>
            </w:rPr>
            <w:delText>&lt;</w:delText>
          </w:r>
          <w:r w:rsidDel="00986AA5">
            <w:rPr>
              <w:rStyle w:val="-Normal"/>
              <w:rFonts w:ascii="Frutiger LT Arabic 45 Light" w:hAnsi="Frutiger LT Arabic 45 Light" w:cs="Frutiger LT Arabic 45 Light"/>
              <w:color w:val="000000" w:themeColor="text1"/>
              <w:highlight w:val="lightGray"/>
            </w:rPr>
            <w:delText>F</w:delText>
          </w:r>
          <w:r w:rsidRPr="00356D25" w:rsidDel="00986AA5">
            <w:rPr>
              <w:rStyle w:val="-Normal"/>
              <w:rFonts w:ascii="Frutiger LT Arabic 45 Light" w:hAnsi="Frutiger LT Arabic 45 Light" w:cs="Frutiger LT Arabic 45 Light"/>
              <w:color w:val="000000" w:themeColor="text1"/>
              <w:highlight w:val="lightGray"/>
            </w:rPr>
            <w:delText>or PoC purpose, this control is not required&gt;</w:delText>
          </w:r>
        </w:del>
      </w:ins>
    </w:p>
    <w:p w14:paraId="33D2973F" w14:textId="204C7098" w:rsidR="009C3BA9" w:rsidRPr="000270D7" w:rsidRDefault="009C3BA9" w:rsidP="009C3BA9">
      <w:pPr>
        <w:pStyle w:val="ListParagraph"/>
        <w:rPr>
          <w:ins w:id="6187" w:author="Islam Nady" w:date="2024-06-09T21:03:00Z"/>
          <w:rStyle w:val="-Normal"/>
          <w:rFonts w:ascii="Frutiger LT Arabic 45 Light" w:hAnsi="Frutiger LT Arabic 45 Light" w:cs="Frutiger LT Arabic 45 Light"/>
          <w:color w:val="000000" w:themeColor="text1"/>
        </w:rPr>
      </w:pPr>
      <w:ins w:id="6188" w:author="Islam Nady" w:date="2024-06-09T21:03:00Z">
        <w:r>
          <w:rPr>
            <w:rStyle w:val="-Normal"/>
            <w:rFonts w:ascii="Frutiger LT Arabic 45 Light" w:hAnsi="Frutiger LT Arabic 45 Light" w:cs="Frutiger LT Arabic 45 Light"/>
            <w:color w:val="000000" w:themeColor="text1"/>
          </w:rPr>
          <w:t>Assessment is done with the RPA vendor as below</w:t>
        </w:r>
      </w:ins>
      <w:ins w:id="6189" w:author="Mohamed Amer" w:date="2024-07-28T15:53:00Z" w16du:dateUtc="2024-07-28T12:53:00Z">
        <w:r w:rsidR="00365CF9">
          <w:rPr>
            <w:rStyle w:val="-Normal"/>
            <w:rFonts w:ascii="Frutiger LT Arabic 45 Light" w:hAnsi="Frutiger LT Arabic 45 Light" w:cs="Frutiger LT Arabic 45 Light"/>
            <w:b/>
            <w:bCs/>
            <w:color w:val="000000" w:themeColor="text1"/>
          </w:rPr>
          <w:t xml:space="preserve"> </w:t>
        </w:r>
        <w:r w:rsidR="00365CF9" w:rsidRPr="00365CF9">
          <w:rPr>
            <w:rStyle w:val="-Normal"/>
            <w:rFonts w:ascii="Frutiger LT Arabic 45 Light" w:hAnsi="Frutiger LT Arabic 45 Light" w:cs="Frutiger LT Arabic 45 Light"/>
            <w:color w:val="000000" w:themeColor="text1"/>
            <w:rPrChange w:id="6190" w:author="Mohamed Amer" w:date="2024-07-28T15:54:00Z" w16du:dateUtc="2024-07-28T12:54:00Z">
              <w:rPr>
                <w:rStyle w:val="-Normal"/>
                <w:rFonts w:ascii="Frutiger LT Arabic 45 Light" w:hAnsi="Frutiger LT Arabic 45 Light" w:cs="Frutiger LT Arabic 45 Light"/>
                <w:b/>
                <w:bCs/>
                <w:color w:val="000000" w:themeColor="text1"/>
              </w:rPr>
            </w:rPrChange>
          </w:rPr>
          <w:t xml:space="preserve">for both Automation </w:t>
        </w:r>
      </w:ins>
      <w:ins w:id="6191" w:author="Mohamed Amer" w:date="2024-07-28T15:54:00Z" w16du:dateUtc="2024-07-28T12:54:00Z">
        <w:r w:rsidR="00365CF9" w:rsidRPr="00365CF9">
          <w:rPr>
            <w:rStyle w:val="-Normal"/>
            <w:rFonts w:ascii="Frutiger LT Arabic 45 Light" w:hAnsi="Frutiger LT Arabic 45 Light" w:cs="Frutiger LT Arabic 45 Light"/>
            <w:color w:val="000000" w:themeColor="text1"/>
            <w:rPrChange w:id="6192" w:author="Mohamed Amer" w:date="2024-07-28T15:54:00Z" w16du:dateUtc="2024-07-28T12:54:00Z">
              <w:rPr>
                <w:rStyle w:val="-Normal"/>
                <w:rFonts w:ascii="Frutiger LT Arabic 45 Light" w:hAnsi="Frutiger LT Arabic 45 Light" w:cs="Frutiger LT Arabic 45 Light"/>
                <w:b/>
                <w:bCs/>
                <w:color w:val="000000" w:themeColor="text1"/>
              </w:rPr>
            </w:rPrChange>
          </w:rPr>
          <w:t xml:space="preserve">360 and the custom </w:t>
        </w:r>
      </w:ins>
      <w:ins w:id="6193" w:author="Mohamed Amer" w:date="2024-07-28T16:13:00Z" w16du:dateUtc="2024-07-28T13:13:00Z">
        <w:r w:rsidR="00A120B3">
          <w:rPr>
            <w:rStyle w:val="-Normal"/>
            <w:rFonts w:ascii="Frutiger LT Arabic 45 Light" w:hAnsi="Frutiger LT Arabic 45 Light" w:cs="Frutiger LT Arabic 45 Light"/>
            <w:color w:val="000000" w:themeColor="text1"/>
          </w:rPr>
          <w:t xml:space="preserve">operation </w:t>
        </w:r>
      </w:ins>
      <w:ins w:id="6194" w:author="Mohamed Amer" w:date="2024-07-28T15:54:00Z" w16du:dateUtc="2024-07-28T12:54:00Z">
        <w:r w:rsidR="00365CF9" w:rsidRPr="00365CF9">
          <w:rPr>
            <w:rStyle w:val="-Normal"/>
            <w:rFonts w:ascii="Frutiger LT Arabic 45 Light" w:hAnsi="Frutiger LT Arabic 45 Light" w:cs="Frutiger LT Arabic 45 Light"/>
            <w:color w:val="000000" w:themeColor="text1"/>
            <w:rPrChange w:id="6195" w:author="Mohamed Amer" w:date="2024-07-28T15:54:00Z" w16du:dateUtc="2024-07-28T12:54:00Z">
              <w:rPr>
                <w:rStyle w:val="-Normal"/>
                <w:rFonts w:ascii="Frutiger LT Arabic 45 Light" w:hAnsi="Frutiger LT Arabic 45 Light" w:cs="Frutiger LT Arabic 45 Light"/>
                <w:b/>
                <w:bCs/>
                <w:color w:val="000000" w:themeColor="text1"/>
              </w:rPr>
            </w:rPrChange>
          </w:rPr>
          <w:t>database that will be used for the automated processes</w:t>
        </w:r>
        <w:r w:rsidR="00365CF9">
          <w:rPr>
            <w:rStyle w:val="-Normal"/>
            <w:rFonts w:ascii="Frutiger LT Arabic 45 Light" w:hAnsi="Frutiger LT Arabic 45 Light" w:cs="Frutiger LT Arabic 45 Light"/>
            <w:color w:val="000000" w:themeColor="text1"/>
          </w:rPr>
          <w:t xml:space="preserve"> as below</w:t>
        </w:r>
      </w:ins>
      <w:ins w:id="6196" w:author="Islam Nady" w:date="2024-06-09T21:03:00Z">
        <w:del w:id="6197" w:author="Mohamed Amer" w:date="2024-07-28T15:53:00Z" w16du:dateUtc="2024-07-28T12:53:00Z">
          <w:r w:rsidRPr="00365CF9" w:rsidDel="00365CF9">
            <w:rPr>
              <w:rStyle w:val="-Normal"/>
              <w:rFonts w:ascii="Frutiger LT Arabic 45 Light" w:hAnsi="Frutiger LT Arabic 45 Light" w:cs="Frutiger LT Arabic 45 Light"/>
              <w:color w:val="000000" w:themeColor="text1"/>
              <w:rPrChange w:id="6198" w:author="Mohamed Amer" w:date="2024-07-28T15:54:00Z" w16du:dateUtc="2024-07-28T12:54:00Z">
                <w:rPr>
                  <w:rStyle w:val="-Normal"/>
                  <w:rFonts w:ascii="Frutiger LT Arabic 45 Light" w:hAnsi="Frutiger LT Arabic 45 Light" w:cs="Frutiger LT Arabic 45 Light"/>
                  <w:b/>
                  <w:bCs/>
                  <w:color w:val="000000" w:themeColor="text1"/>
                </w:rPr>
              </w:rPrChange>
            </w:rPr>
            <w:delText>.</w:delText>
          </w:r>
        </w:del>
      </w:ins>
    </w:p>
    <w:p w14:paraId="31012534" w14:textId="77777777" w:rsidR="009C3BA9" w:rsidRPr="00161BBC" w:rsidRDefault="009C3BA9" w:rsidP="009C3BA9">
      <w:pPr>
        <w:rPr>
          <w:ins w:id="6199" w:author="Islam Nady" w:date="2024-06-09T21:03:00Z"/>
          <w:rStyle w:val="-Normal"/>
          <w:rFonts w:ascii="Frutiger LT Arabic 45 Light" w:hAnsi="Frutiger LT Arabic 45 Light" w:cs="Frutiger LT Arabic 45 Light"/>
          <w:color w:val="000000" w:themeColor="text1"/>
        </w:rPr>
      </w:pPr>
    </w:p>
    <w:tbl>
      <w:tblPr>
        <w:tblStyle w:val="TableGrid"/>
        <w:tblW w:w="0" w:type="auto"/>
        <w:tblInd w:w="720" w:type="dxa"/>
        <w:tblLook w:val="04A0" w:firstRow="1" w:lastRow="0" w:firstColumn="1" w:lastColumn="0" w:noHBand="0" w:noVBand="1"/>
      </w:tblPr>
      <w:tblGrid>
        <w:gridCol w:w="4814"/>
        <w:gridCol w:w="4923"/>
      </w:tblGrid>
      <w:tr w:rsidR="009C3BA9" w:rsidRPr="00161BBC" w14:paraId="69E416D0" w14:textId="77777777" w:rsidTr="00356D25">
        <w:trPr>
          <w:ins w:id="6200" w:author="Islam Nady" w:date="2024-06-09T21:03:00Z"/>
        </w:trPr>
        <w:tc>
          <w:tcPr>
            <w:tcW w:w="5228" w:type="dxa"/>
            <w:shd w:val="clear" w:color="auto" w:fill="C00000"/>
          </w:tcPr>
          <w:p w14:paraId="13FD0327" w14:textId="77777777" w:rsidR="009C3BA9" w:rsidRPr="00356D25" w:rsidRDefault="009C3BA9" w:rsidP="00356D25">
            <w:pPr>
              <w:rPr>
                <w:ins w:id="6201" w:author="Islam Nady" w:date="2024-06-09T21:03:00Z"/>
                <w:rStyle w:val="-Normal"/>
                <w:rFonts w:ascii="Frutiger LT Arabic 45 Light" w:hAnsi="Frutiger LT Arabic 45 Light" w:cs="Frutiger LT Arabic 45 Light"/>
                <w:color w:val="FFFFFF" w:themeColor="background1"/>
              </w:rPr>
            </w:pPr>
            <w:ins w:id="6202" w:author="Islam Nady" w:date="2024-06-09T21:03:00Z">
              <w:r w:rsidRPr="00356D25">
                <w:rPr>
                  <w:rStyle w:val="-Normal"/>
                  <w:rFonts w:ascii="Frutiger LT Arabic 45 Light" w:hAnsi="Frutiger LT Arabic 45 Light" w:cs="Frutiger LT Arabic 45 Light"/>
                  <w:color w:val="FFFFFF" w:themeColor="background1"/>
                </w:rPr>
                <w:t>Assessment Question</w:t>
              </w:r>
            </w:ins>
          </w:p>
        </w:tc>
        <w:tc>
          <w:tcPr>
            <w:tcW w:w="5229" w:type="dxa"/>
            <w:shd w:val="clear" w:color="auto" w:fill="C00000"/>
          </w:tcPr>
          <w:p w14:paraId="6C6E98AD" w14:textId="77777777" w:rsidR="009C3BA9" w:rsidRPr="00356D25" w:rsidRDefault="009C3BA9" w:rsidP="00356D25">
            <w:pPr>
              <w:rPr>
                <w:ins w:id="6203" w:author="Islam Nady" w:date="2024-06-09T21:03:00Z"/>
                <w:rStyle w:val="-Normal"/>
                <w:rFonts w:ascii="Frutiger LT Arabic 45 Light" w:hAnsi="Frutiger LT Arabic 45 Light" w:cs="Frutiger LT Arabic 45 Light"/>
                <w:color w:val="FFFFFF" w:themeColor="background1"/>
              </w:rPr>
            </w:pPr>
            <w:ins w:id="6204" w:author="Islam Nady" w:date="2024-06-09T21:03:00Z">
              <w:r>
                <w:rPr>
                  <w:rStyle w:val="-Normal"/>
                  <w:rFonts w:ascii="Frutiger LT Arabic 45 Light" w:hAnsi="Frutiger LT Arabic 45 Light" w:cs="Frutiger LT Arabic 45 Light"/>
                  <w:color w:val="FFFFFF" w:themeColor="background1"/>
                </w:rPr>
                <w:t xml:space="preserve">Vendor </w:t>
              </w:r>
              <w:r w:rsidRPr="00356D25">
                <w:rPr>
                  <w:rStyle w:val="-Normal"/>
                  <w:rFonts w:ascii="Frutiger LT Arabic 45 Light" w:hAnsi="Frutiger LT Arabic 45 Light" w:cs="Frutiger LT Arabic 45 Light"/>
                  <w:color w:val="FFFFFF" w:themeColor="background1"/>
                </w:rPr>
                <w:t>Answer</w:t>
              </w:r>
            </w:ins>
          </w:p>
        </w:tc>
      </w:tr>
      <w:tr w:rsidR="009C3BA9" w14:paraId="70BE80E0" w14:textId="77777777" w:rsidTr="00356D25">
        <w:trPr>
          <w:ins w:id="6205" w:author="Islam Nady" w:date="2024-06-09T21:03:00Z"/>
        </w:trPr>
        <w:tc>
          <w:tcPr>
            <w:tcW w:w="5228" w:type="dxa"/>
          </w:tcPr>
          <w:p w14:paraId="6E4C0E0A" w14:textId="77777777" w:rsidR="009C3BA9" w:rsidRPr="00356D25" w:rsidRDefault="009C3BA9" w:rsidP="009C3BA9">
            <w:pPr>
              <w:pStyle w:val="ListParagraph"/>
              <w:numPr>
                <w:ilvl w:val="0"/>
                <w:numId w:val="44"/>
              </w:numPr>
              <w:contextualSpacing w:val="0"/>
              <w:rPr>
                <w:ins w:id="6206" w:author="Islam Nady" w:date="2024-06-09T21:03:00Z"/>
                <w:rStyle w:val="-Normal"/>
                <w:rFonts w:ascii="Frutiger LT Arabic 45 Light" w:hAnsi="Frutiger LT Arabic 45 Light" w:cs="Frutiger LT Arabic 45 Light"/>
                <w:color w:val="000000" w:themeColor="text1"/>
              </w:rPr>
            </w:pPr>
            <w:ins w:id="6207" w:author="Islam Nady" w:date="2024-06-09T21:03:00Z">
              <w:r w:rsidRPr="00356D25">
                <w:rPr>
                  <w:rStyle w:val="-Normal"/>
                  <w:rFonts w:ascii="Frutiger LT Arabic 45 Light" w:hAnsi="Frutiger LT Arabic 45 Light" w:cs="Frutiger LT Arabic 45 Light"/>
                  <w:color w:val="000000" w:themeColor="text1"/>
                </w:rPr>
                <w:t>What is the nature of the data stored in the database ?</w:t>
              </w:r>
            </w:ins>
          </w:p>
          <w:p w14:paraId="76C385B9" w14:textId="77777777" w:rsidR="009C3BA9" w:rsidRDefault="009C3BA9" w:rsidP="00356D25">
            <w:pPr>
              <w:pStyle w:val="ListParagraph"/>
              <w:ind w:left="0"/>
              <w:rPr>
                <w:ins w:id="6208" w:author="Islam Nady" w:date="2024-06-09T21:03:00Z"/>
                <w:rStyle w:val="-Normal"/>
                <w:rFonts w:ascii="Frutiger LT Arabic 45 Light" w:hAnsi="Frutiger LT Arabic 45 Light" w:cs="Frutiger LT Arabic 45 Light"/>
                <w:color w:val="000000" w:themeColor="text1"/>
              </w:rPr>
            </w:pPr>
          </w:p>
        </w:tc>
        <w:tc>
          <w:tcPr>
            <w:tcW w:w="5229" w:type="dxa"/>
          </w:tcPr>
          <w:p w14:paraId="45EE0038" w14:textId="29967D4E" w:rsidR="009C3BA9" w:rsidRPr="00365CF9" w:rsidRDefault="00365CF9" w:rsidP="00365CF9">
            <w:pPr>
              <w:rPr>
                <w:ins w:id="6209" w:author="Islam Nady" w:date="2024-06-09T21:03:00Z"/>
                <w:rStyle w:val="-Normal"/>
                <w:rFonts w:ascii="Frutiger LT Arabic 45 Light" w:hAnsi="Frutiger LT Arabic 45 Light" w:cs="Frutiger LT Arabic 45 Light"/>
                <w:color w:val="000000" w:themeColor="text1"/>
              </w:rPr>
            </w:pPr>
            <w:ins w:id="6210" w:author="Mohamed Amer" w:date="2024-07-28T15:54:00Z" w16du:dateUtc="2024-07-28T12:54:00Z">
              <w:r>
                <w:rPr>
                  <w:rStyle w:val="-Normal"/>
                  <w:rFonts w:ascii="Frutiger LT Arabic 45 Light" w:hAnsi="Frutiger LT Arabic 45 Light" w:cs="Frutiger LT Arabic 45 Light"/>
                  <w:color w:val="000000" w:themeColor="text1"/>
                </w:rPr>
                <w:t>A.</w:t>
              </w:r>
            </w:ins>
            <w:ins w:id="6211" w:author="Islam Nady" w:date="2024-06-09T21:03:00Z">
              <w:r w:rsidR="009C3BA9" w:rsidRPr="00365CF9">
                <w:rPr>
                  <w:rStyle w:val="-Normal"/>
                  <w:rFonts w:ascii="Frutiger LT Arabic 45 Light" w:hAnsi="Frutiger LT Arabic 45 Light" w:cs="Frutiger LT Arabic 45 Light"/>
                  <w:color w:val="000000" w:themeColor="text1"/>
                </w:rPr>
                <w:t>The information stored in the Automation 360 (A360) database includes a variety of data types that are essential for the functioning and management of the Automation 360 platform. here are some specific types of information that are typically stored in the A360 database:</w:t>
              </w:r>
            </w:ins>
          </w:p>
          <w:p w14:paraId="568B417B" w14:textId="77777777" w:rsidR="009C3BA9" w:rsidRPr="00356D25" w:rsidRDefault="009C3BA9" w:rsidP="009C3BA9">
            <w:pPr>
              <w:numPr>
                <w:ilvl w:val="0"/>
                <w:numId w:val="45"/>
              </w:numPr>
              <w:rPr>
                <w:ins w:id="6212" w:author="Islam Nady" w:date="2024-06-09T21:03:00Z"/>
                <w:rStyle w:val="-Normal"/>
                <w:rFonts w:ascii="Frutiger LT Arabic 45 Light" w:hAnsi="Frutiger LT Arabic 45 Light" w:cs="Frutiger LT Arabic 45 Light"/>
                <w:color w:val="000000" w:themeColor="text1"/>
              </w:rPr>
            </w:pPr>
            <w:ins w:id="6213" w:author="Islam Nady" w:date="2024-06-09T21:03:00Z">
              <w:r w:rsidRPr="00356D25">
                <w:rPr>
                  <w:rStyle w:val="-Normal"/>
                  <w:rFonts w:ascii="Frutiger LT Arabic 45 Light" w:hAnsi="Frutiger LT Arabic 45 Light" w:cs="Frutiger LT Arabic 45 Light"/>
                  <w:color w:val="000000" w:themeColor="text1"/>
                </w:rPr>
                <w:t>User Details: This includes anonymized user information which could encompass user IDs, roles, and possibly their interaction with the platform. This data helps in managing user access and permissions, as well as in analyzing how users interact with the system.</w:t>
              </w:r>
            </w:ins>
          </w:p>
          <w:p w14:paraId="375BDD0E" w14:textId="77777777" w:rsidR="009C3BA9" w:rsidRPr="00356D25" w:rsidRDefault="009C3BA9" w:rsidP="009C3BA9">
            <w:pPr>
              <w:numPr>
                <w:ilvl w:val="0"/>
                <w:numId w:val="45"/>
              </w:numPr>
              <w:rPr>
                <w:ins w:id="6214" w:author="Islam Nady" w:date="2024-06-09T21:03:00Z"/>
                <w:rStyle w:val="-Normal"/>
                <w:rFonts w:ascii="Frutiger LT Arabic 45 Light" w:hAnsi="Frutiger LT Arabic 45 Light" w:cs="Frutiger LT Arabic 45 Light"/>
                <w:color w:val="000000" w:themeColor="text1"/>
              </w:rPr>
            </w:pPr>
            <w:ins w:id="6215" w:author="Islam Nady" w:date="2024-06-09T21:03:00Z">
              <w:r w:rsidRPr="00356D25">
                <w:rPr>
                  <w:rStyle w:val="-Normal"/>
                  <w:rFonts w:ascii="Frutiger LT Arabic 45 Light" w:hAnsi="Frutiger LT Arabic 45 Light" w:cs="Frutiger LT Arabic 45 Light"/>
                  <w:color w:val="000000" w:themeColor="text1"/>
                </w:rPr>
                <w:t>User Navigation Workflows: Detailed logs of menus accessed by users, clicks, and possibly the sequence of actions performed within the Automation 360 platform. This data is crucial for understanding user behavior, optimizing the user interface, and troubleshooting issues.</w:t>
              </w:r>
            </w:ins>
          </w:p>
          <w:p w14:paraId="5A3C45F7" w14:textId="77777777" w:rsidR="009C3BA9" w:rsidRPr="00356D25" w:rsidRDefault="009C3BA9" w:rsidP="009C3BA9">
            <w:pPr>
              <w:numPr>
                <w:ilvl w:val="0"/>
                <w:numId w:val="45"/>
              </w:numPr>
              <w:rPr>
                <w:ins w:id="6216" w:author="Islam Nady" w:date="2024-06-09T21:03:00Z"/>
                <w:rStyle w:val="-Normal"/>
                <w:rFonts w:ascii="Frutiger LT Arabic 45 Light" w:hAnsi="Frutiger LT Arabic 45 Light" w:cs="Frutiger LT Arabic 45 Light"/>
                <w:color w:val="000000" w:themeColor="text1"/>
              </w:rPr>
            </w:pPr>
            <w:ins w:id="6217" w:author="Islam Nady" w:date="2024-06-09T21:03:00Z">
              <w:r w:rsidRPr="00356D25">
                <w:rPr>
                  <w:rStyle w:val="-Normal"/>
                  <w:rFonts w:ascii="Frutiger LT Arabic 45 Light" w:hAnsi="Frutiger LT Arabic 45 Light" w:cs="Frutiger LT Arabic 45 Light"/>
                  <w:color w:val="000000" w:themeColor="text1"/>
                </w:rPr>
                <w:t>Bot Information: Details about the bots created and managed within the platform, including their code, execution logs, schedules, and performance metrics. This information is key to bot lifecycle management, from development through to monitoring and optimization.</w:t>
              </w:r>
            </w:ins>
          </w:p>
          <w:p w14:paraId="5554F370" w14:textId="77777777" w:rsidR="009C3BA9" w:rsidRPr="00356D25" w:rsidRDefault="009C3BA9" w:rsidP="009C3BA9">
            <w:pPr>
              <w:numPr>
                <w:ilvl w:val="0"/>
                <w:numId w:val="45"/>
              </w:numPr>
              <w:rPr>
                <w:ins w:id="6218" w:author="Islam Nady" w:date="2024-06-09T21:03:00Z"/>
                <w:rStyle w:val="-Normal"/>
                <w:rFonts w:ascii="Frutiger LT Arabic 45 Light" w:hAnsi="Frutiger LT Arabic 45 Light" w:cs="Frutiger LT Arabic 45 Light"/>
                <w:color w:val="000000" w:themeColor="text1"/>
              </w:rPr>
            </w:pPr>
            <w:ins w:id="6219" w:author="Islam Nady" w:date="2024-06-09T21:03:00Z">
              <w:r w:rsidRPr="00356D25">
                <w:rPr>
                  <w:rStyle w:val="-Normal"/>
                  <w:rFonts w:ascii="Frutiger LT Arabic 45 Light" w:hAnsi="Frutiger LT Arabic 45 Light" w:cs="Frutiger LT Arabic 45 Light"/>
                  <w:color w:val="000000" w:themeColor="text1"/>
                </w:rPr>
                <w:t>Execution Logs: Records of bot executions, including timestamps, outcomes (success/failure), and possibly error messages or codes. These logs are vital for operational monitoring, debugging, and compliance auditing.</w:t>
              </w:r>
            </w:ins>
          </w:p>
          <w:p w14:paraId="370C004E" w14:textId="77777777" w:rsidR="009C3BA9" w:rsidRPr="00356D25" w:rsidRDefault="009C3BA9" w:rsidP="009C3BA9">
            <w:pPr>
              <w:numPr>
                <w:ilvl w:val="0"/>
                <w:numId w:val="45"/>
              </w:numPr>
              <w:rPr>
                <w:ins w:id="6220" w:author="Islam Nady" w:date="2024-06-09T21:03:00Z"/>
                <w:rStyle w:val="-Normal"/>
                <w:rFonts w:ascii="Frutiger LT Arabic 45 Light" w:hAnsi="Frutiger LT Arabic 45 Light" w:cs="Frutiger LT Arabic 45 Light"/>
                <w:color w:val="000000" w:themeColor="text1"/>
              </w:rPr>
            </w:pPr>
            <w:ins w:id="6221" w:author="Islam Nady" w:date="2024-06-09T21:03:00Z">
              <w:r w:rsidRPr="00356D25">
                <w:rPr>
                  <w:rStyle w:val="-Normal"/>
                  <w:rFonts w:ascii="Frutiger LT Arabic 45 Light" w:hAnsi="Frutiger LT Arabic 45 Light" w:cs="Frutiger LT Arabic 45 Light"/>
                  <w:color w:val="000000" w:themeColor="text1"/>
                </w:rPr>
                <w:t>Configuration Settings: Settings and preferences configured within the platform, which could include security settings, feature toggles, and integration configurations. This ensures the platform operates according to the specific needs and policies of the organization.</w:t>
              </w:r>
            </w:ins>
          </w:p>
          <w:p w14:paraId="62748A66" w14:textId="77777777" w:rsidR="009C3BA9" w:rsidRPr="00356D25" w:rsidRDefault="009C3BA9" w:rsidP="009C3BA9">
            <w:pPr>
              <w:numPr>
                <w:ilvl w:val="0"/>
                <w:numId w:val="45"/>
              </w:numPr>
              <w:rPr>
                <w:ins w:id="6222" w:author="Islam Nady" w:date="2024-06-09T21:03:00Z"/>
                <w:rStyle w:val="-Normal"/>
                <w:rFonts w:ascii="Frutiger LT Arabic 45 Light" w:hAnsi="Frutiger LT Arabic 45 Light" w:cs="Frutiger LT Arabic 45 Light"/>
                <w:color w:val="000000" w:themeColor="text1"/>
              </w:rPr>
            </w:pPr>
            <w:ins w:id="6223" w:author="Islam Nady" w:date="2024-06-09T21:03:00Z">
              <w:r w:rsidRPr="00356D25">
                <w:rPr>
                  <w:rStyle w:val="-Normal"/>
                  <w:rFonts w:ascii="Frutiger LT Arabic 45 Light" w:hAnsi="Frutiger LT Arabic 45 Light" w:cs="Frutiger LT Arabic 45 Light"/>
                  <w:color w:val="000000" w:themeColor="text1"/>
                </w:rPr>
                <w:t>Security and Access Control Information: Details related to the authentication and authorization mechanisms, including user access logs, permission settings, and security policies applied. This is critical for maintaining the security and integrity of the platform.</w:t>
              </w:r>
            </w:ins>
          </w:p>
          <w:p w14:paraId="2931092C" w14:textId="77777777" w:rsidR="009C3BA9" w:rsidRDefault="009C3BA9" w:rsidP="00356D25">
            <w:pPr>
              <w:rPr>
                <w:ins w:id="6224" w:author="Mohamed Amer" w:date="2024-07-28T15:53:00Z" w16du:dateUtc="2024-07-28T12:53:00Z"/>
                <w:rStyle w:val="-Normal"/>
                <w:rFonts w:ascii="Frutiger LT Arabic 45 Light" w:hAnsi="Frutiger LT Arabic 45 Light" w:cs="Frutiger LT Arabic 45 Light"/>
                <w:color w:val="000000" w:themeColor="text1"/>
              </w:rPr>
            </w:pPr>
          </w:p>
          <w:p w14:paraId="3C6AA620" w14:textId="5A9F63DC" w:rsidR="00365CF9" w:rsidRDefault="00365CF9" w:rsidP="00365CF9">
            <w:pPr>
              <w:rPr>
                <w:ins w:id="6225" w:author="Mohamed Amer" w:date="2024-07-28T15:57:00Z" w16du:dateUtc="2024-07-28T12:57:00Z"/>
                <w:rStyle w:val="-Normal"/>
                <w:rFonts w:ascii="Frutiger LT Arabic 45 Light" w:hAnsi="Frutiger LT Arabic 45 Light" w:cs="Frutiger LT Arabic 45 Light"/>
                <w:color w:val="000000" w:themeColor="text1"/>
              </w:rPr>
            </w:pPr>
            <w:ins w:id="6226" w:author="Mohamed Amer" w:date="2024-07-28T15:55:00Z" w16du:dateUtc="2024-07-28T12:55:00Z">
              <w:r>
                <w:rPr>
                  <w:rStyle w:val="-Normal"/>
                  <w:rFonts w:ascii="Frutiger LT Arabic 45 Light" w:hAnsi="Frutiger LT Arabic 45 Light" w:cs="Frutiger LT Arabic 45 Light"/>
                  <w:color w:val="000000" w:themeColor="text1"/>
                </w:rPr>
                <w:lastRenderedPageBreak/>
                <w:t>B.</w:t>
              </w:r>
              <w:r w:rsidRPr="00356D25">
                <w:rPr>
                  <w:rStyle w:val="-Normal"/>
                  <w:rFonts w:ascii="Frutiger LT Arabic 45 Light" w:hAnsi="Frutiger LT Arabic 45 Light" w:cs="Frutiger LT Arabic 45 Light"/>
                  <w:color w:val="000000" w:themeColor="text1"/>
                </w:rPr>
                <w:t xml:space="preserve"> The information stored in the </w:t>
              </w:r>
              <w:r>
                <w:rPr>
                  <w:rStyle w:val="-Normal"/>
                  <w:rFonts w:ascii="Frutiger LT Arabic 45 Light" w:hAnsi="Frutiger LT Arabic 45 Light" w:cs="Frutiger LT Arabic 45 Light"/>
                  <w:color w:val="000000" w:themeColor="text1"/>
                </w:rPr>
                <w:t xml:space="preserve">custom </w:t>
              </w:r>
            </w:ins>
            <w:ins w:id="6227" w:author="Mohamed Amer" w:date="2024-07-28T16:14:00Z" w16du:dateUtc="2024-07-28T13:14:00Z">
              <w:r w:rsidR="00A120B3">
                <w:rPr>
                  <w:rStyle w:val="-Normal"/>
                  <w:rFonts w:ascii="Frutiger LT Arabic 45 Light" w:hAnsi="Frutiger LT Arabic 45 Light" w:cs="Frutiger LT Arabic 45 Light"/>
                  <w:color w:val="000000" w:themeColor="text1"/>
                </w:rPr>
                <w:t>operation</w:t>
              </w:r>
            </w:ins>
            <w:ins w:id="6228" w:author="Mohamed Amer" w:date="2024-07-28T15:55:00Z" w16du:dateUtc="2024-07-28T12:55:00Z">
              <w:r w:rsidRPr="00356D25">
                <w:rPr>
                  <w:rStyle w:val="-Normal"/>
                  <w:rFonts w:ascii="Frutiger LT Arabic 45 Light" w:hAnsi="Frutiger LT Arabic 45 Light" w:cs="Frutiger LT Arabic 45 Light"/>
                  <w:color w:val="000000" w:themeColor="text1"/>
                </w:rPr>
                <w:t xml:space="preserve"> database</w:t>
              </w:r>
              <w:r>
                <w:rPr>
                  <w:rStyle w:val="-Normal"/>
                  <w:rFonts w:ascii="Frutiger LT Arabic 45 Light" w:hAnsi="Frutiger LT Arabic 45 Light" w:cs="Frutiger LT Arabic 45 Light"/>
                  <w:color w:val="000000" w:themeColor="text1"/>
                </w:rPr>
                <w:t xml:space="preserve"> </w:t>
              </w:r>
              <w:r w:rsidRPr="00365CF9">
                <w:rPr>
                  <w:rStyle w:val="-Normal"/>
                  <w:rFonts w:ascii="Frutiger LT Arabic 45 Light" w:hAnsi="Frutiger LT Arabic 45 Light" w:cs="Frutiger LT Arabic 45 Light"/>
                  <w:color w:val="000000" w:themeColor="text1"/>
                </w:rPr>
                <w:t xml:space="preserve">includes a variety of data types that are essential for </w:t>
              </w:r>
            </w:ins>
            <w:ins w:id="6229" w:author="Mohamed Amer" w:date="2024-07-28T15:56:00Z" w16du:dateUtc="2024-07-28T12:56:00Z">
              <w:r>
                <w:rPr>
                  <w:rStyle w:val="-Normal"/>
                  <w:rFonts w:ascii="Frutiger LT Arabic 45 Light" w:hAnsi="Frutiger LT Arabic 45 Light" w:cs="Frutiger LT Arabic 45 Light"/>
                  <w:color w:val="000000" w:themeColor="text1"/>
                </w:rPr>
                <w:t>executing, processing, monitoring</w:t>
              </w:r>
            </w:ins>
            <w:ins w:id="6230" w:author="Mohamed Amer" w:date="2024-07-28T15:55:00Z" w16du:dateUtc="2024-07-28T12:55:00Z">
              <w:r w:rsidRPr="00365CF9">
                <w:rPr>
                  <w:rStyle w:val="-Normal"/>
                  <w:rFonts w:ascii="Frutiger LT Arabic 45 Light" w:hAnsi="Frutiger LT Arabic 45 Light" w:cs="Frutiger LT Arabic 45 Light"/>
                  <w:color w:val="000000" w:themeColor="text1"/>
                </w:rPr>
                <w:t xml:space="preserve"> and management of the Automation </w:t>
              </w:r>
            </w:ins>
            <w:ins w:id="6231" w:author="Mohamed Amer" w:date="2024-07-28T15:56:00Z" w16du:dateUtc="2024-07-28T12:56:00Z">
              <w:r>
                <w:rPr>
                  <w:rStyle w:val="-Normal"/>
                  <w:rFonts w:ascii="Frutiger LT Arabic 45 Light" w:hAnsi="Frutiger LT Arabic 45 Light" w:cs="Frutiger LT Arabic 45 Light"/>
                  <w:color w:val="000000" w:themeColor="text1"/>
                </w:rPr>
                <w:t>for each process in the project scope.</w:t>
              </w:r>
            </w:ins>
            <w:ins w:id="6232" w:author="Mohamed Amer" w:date="2024-07-28T15:55:00Z" w16du:dateUtc="2024-07-28T12:55:00Z">
              <w:r w:rsidRPr="00365CF9">
                <w:rPr>
                  <w:rStyle w:val="-Normal"/>
                  <w:rFonts w:ascii="Frutiger LT Arabic 45 Light" w:hAnsi="Frutiger LT Arabic 45 Light" w:cs="Frutiger LT Arabic 45 Light"/>
                  <w:color w:val="000000" w:themeColor="text1"/>
                </w:rPr>
                <w:t xml:space="preserve"> here are some specific types of information that are typically stored in the </w:t>
              </w:r>
            </w:ins>
            <w:ins w:id="6233" w:author="Mohamed Amer" w:date="2024-07-28T15:56:00Z" w16du:dateUtc="2024-07-28T12:56:00Z">
              <w:r>
                <w:rPr>
                  <w:rStyle w:val="-Normal"/>
                  <w:rFonts w:ascii="Frutiger LT Arabic 45 Light" w:hAnsi="Frutiger LT Arabic 45 Light" w:cs="Frutiger LT Arabic 45 Light"/>
                  <w:color w:val="000000" w:themeColor="text1"/>
                </w:rPr>
                <w:t xml:space="preserve">custom automated processes </w:t>
              </w:r>
            </w:ins>
            <w:ins w:id="6234" w:author="Mohamed Amer" w:date="2024-07-28T15:57:00Z" w16du:dateUtc="2024-07-28T12:57:00Z">
              <w:r>
                <w:rPr>
                  <w:rStyle w:val="-Normal"/>
                  <w:rFonts w:ascii="Frutiger LT Arabic 45 Light" w:hAnsi="Frutiger LT Arabic 45 Light" w:cs="Frutiger LT Arabic 45 Light"/>
                  <w:color w:val="000000" w:themeColor="text1"/>
                </w:rPr>
                <w:t>database</w:t>
              </w:r>
            </w:ins>
            <w:ins w:id="6235" w:author="Mohamed Amer" w:date="2024-07-28T15:55:00Z" w16du:dateUtc="2024-07-28T12:55:00Z">
              <w:r w:rsidRPr="00365CF9">
                <w:rPr>
                  <w:rStyle w:val="-Normal"/>
                  <w:rFonts w:ascii="Frutiger LT Arabic 45 Light" w:hAnsi="Frutiger LT Arabic 45 Light" w:cs="Frutiger LT Arabic 45 Light"/>
                  <w:color w:val="000000" w:themeColor="text1"/>
                </w:rPr>
                <w:t>:</w:t>
              </w:r>
            </w:ins>
          </w:p>
          <w:p w14:paraId="17E061BA" w14:textId="77777777" w:rsidR="00365CF9" w:rsidRDefault="00365CF9" w:rsidP="00365CF9">
            <w:pPr>
              <w:rPr>
                <w:ins w:id="6236" w:author="Mohamed Amer" w:date="2024-07-28T15:57:00Z" w16du:dateUtc="2024-07-28T12:57:00Z"/>
                <w:rStyle w:val="-Normal"/>
                <w:rFonts w:ascii="Frutiger LT Arabic 45 Light" w:hAnsi="Frutiger LT Arabic 45 Light" w:cs="Frutiger LT Arabic 45 Light"/>
                <w:color w:val="000000" w:themeColor="text1"/>
              </w:rPr>
            </w:pPr>
          </w:p>
          <w:p w14:paraId="1DB6A411" w14:textId="24A401FB" w:rsidR="00273A13" w:rsidRDefault="00365CF9" w:rsidP="00365CF9">
            <w:pPr>
              <w:pStyle w:val="ListParagraph"/>
              <w:numPr>
                <w:ilvl w:val="1"/>
                <w:numId w:val="45"/>
              </w:numPr>
              <w:rPr>
                <w:ins w:id="6237" w:author="Mohamed Amer" w:date="2024-07-28T16:04:00Z" w16du:dateUtc="2024-07-28T13:04:00Z"/>
                <w:rStyle w:val="-Normal"/>
                <w:rFonts w:ascii="Frutiger LT Arabic 45 Light" w:hAnsi="Frutiger LT Arabic 45 Light" w:cs="Frutiger LT Arabic 45 Light"/>
                <w:color w:val="000000" w:themeColor="text1"/>
              </w:rPr>
            </w:pPr>
            <w:ins w:id="6238" w:author="Mohamed Amer" w:date="2024-07-28T16:01:00Z" w16du:dateUtc="2024-07-28T13:01:00Z">
              <w:r>
                <w:rPr>
                  <w:rStyle w:val="-Normal"/>
                  <w:rFonts w:ascii="Frutiger LT Arabic 45 Light" w:hAnsi="Frutiger LT Arabic 45 Light" w:cs="Frutiger LT Arabic 45 Light"/>
                  <w:color w:val="000000" w:themeColor="text1"/>
                </w:rPr>
                <w:t>Request</w:t>
              </w:r>
            </w:ins>
            <w:ins w:id="6239" w:author="Mohamed Amer" w:date="2024-07-28T15:59:00Z" w16du:dateUtc="2024-07-28T12:59:00Z">
              <w:r>
                <w:rPr>
                  <w:rStyle w:val="-Normal"/>
                  <w:rFonts w:ascii="Frutiger LT Arabic 45 Light" w:hAnsi="Frutiger LT Arabic 45 Light" w:cs="Frutiger LT Arabic 45 Light"/>
                  <w:color w:val="000000" w:themeColor="text1"/>
                </w:rPr>
                <w:t xml:space="preserve"> </w:t>
              </w:r>
            </w:ins>
            <w:ins w:id="6240" w:author="Mohamed Amer" w:date="2024-07-28T16:01:00Z" w16du:dateUtc="2024-07-28T13:01:00Z">
              <w:r>
                <w:rPr>
                  <w:rStyle w:val="-Normal"/>
                  <w:rFonts w:ascii="Frutiger LT Arabic 45 Light" w:hAnsi="Frutiger LT Arabic 45 Light" w:cs="Frutiger LT Arabic 45 Light"/>
                  <w:color w:val="000000" w:themeColor="text1"/>
                </w:rPr>
                <w:t>details</w:t>
              </w:r>
            </w:ins>
            <w:ins w:id="6241" w:author="Mohamed Amer" w:date="2024-07-28T16:00:00Z" w16du:dateUtc="2024-07-28T13:00:00Z">
              <w:r>
                <w:rPr>
                  <w:rStyle w:val="-Normal"/>
                  <w:rFonts w:ascii="Frutiger LT Arabic 45 Light" w:hAnsi="Frutiger LT Arabic 45 Light" w:cs="Frutiger LT Arabic 45 Light"/>
                  <w:color w:val="000000" w:themeColor="text1"/>
                </w:rPr>
                <w:t>:</w:t>
              </w:r>
            </w:ins>
            <w:ins w:id="6242" w:author="Mohamed Amer" w:date="2024-07-28T16:01:00Z" w16du:dateUtc="2024-07-28T13:01:00Z">
              <w:r>
                <w:rPr>
                  <w:rStyle w:val="-Normal"/>
                  <w:rFonts w:ascii="Frutiger LT Arabic 45 Light" w:hAnsi="Frutiger LT Arabic 45 Light" w:cs="Frutiger LT Arabic 45 Light"/>
                  <w:color w:val="000000" w:themeColor="text1"/>
                </w:rPr>
                <w:t xml:space="preserve"> as received from business users or from external parties</w:t>
              </w:r>
            </w:ins>
            <w:ins w:id="6243" w:author="Mohamed Amer" w:date="2024-07-28T16:08:00Z" w16du:dateUtc="2024-07-28T13:08:00Z">
              <w:r w:rsidR="00273A13">
                <w:rPr>
                  <w:rStyle w:val="-Normal"/>
                  <w:rFonts w:ascii="Frutiger LT Arabic 45 Light" w:hAnsi="Frutiger LT Arabic 45 Light" w:cs="Frutiger LT Arabic 45 Light"/>
                  <w:color w:val="000000" w:themeColor="text1"/>
                </w:rPr>
                <w:t xml:space="preserve"> , bot will store the mandatory information for the request that will be executed.</w:t>
              </w:r>
            </w:ins>
          </w:p>
          <w:p w14:paraId="7D561120" w14:textId="0142B3D7" w:rsidR="00273A13" w:rsidRDefault="00273A13" w:rsidP="00365CF9">
            <w:pPr>
              <w:pStyle w:val="ListParagraph"/>
              <w:numPr>
                <w:ilvl w:val="1"/>
                <w:numId w:val="45"/>
              </w:numPr>
              <w:rPr>
                <w:ins w:id="6244" w:author="Mohamed Amer" w:date="2024-07-28T16:04:00Z" w16du:dateUtc="2024-07-28T13:04:00Z"/>
                <w:rStyle w:val="-Normal"/>
                <w:rFonts w:ascii="Frutiger LT Arabic 45 Light" w:hAnsi="Frutiger LT Arabic 45 Light" w:cs="Frutiger LT Arabic 45 Light"/>
                <w:color w:val="000000" w:themeColor="text1"/>
              </w:rPr>
            </w:pPr>
            <w:ins w:id="6245" w:author="Mohamed Amer" w:date="2024-07-28T16:04:00Z" w16du:dateUtc="2024-07-28T13:04:00Z">
              <w:r>
                <w:rPr>
                  <w:rStyle w:val="-Normal"/>
                  <w:rFonts w:ascii="Frutiger LT Arabic 45 Light" w:hAnsi="Frutiger LT Arabic 45 Light" w:cs="Frutiger LT Arabic 45 Light"/>
                  <w:color w:val="000000" w:themeColor="text1"/>
                </w:rPr>
                <w:t>Request execution status</w:t>
              </w:r>
            </w:ins>
            <w:ins w:id="6246" w:author="Mohamed Amer" w:date="2024-07-28T16:05:00Z" w16du:dateUtc="2024-07-28T13:05:00Z">
              <w:r>
                <w:rPr>
                  <w:rStyle w:val="-Normal"/>
                  <w:rFonts w:ascii="Frutiger LT Arabic 45 Light" w:hAnsi="Frutiger LT Arabic 45 Light" w:cs="Frutiger LT Arabic 45 Light"/>
                  <w:color w:val="000000" w:themeColor="text1"/>
                </w:rPr>
                <w:t xml:space="preserve">: </w:t>
              </w:r>
            </w:ins>
            <w:ins w:id="6247" w:author="Mohamed Amer" w:date="2024-07-28T16:07:00Z" w16du:dateUtc="2024-07-28T13:07:00Z">
              <w:r>
                <w:rPr>
                  <w:rStyle w:val="-Normal"/>
                  <w:rFonts w:ascii="Frutiger LT Arabic 45 Light" w:hAnsi="Frutiger LT Arabic 45 Light" w:cs="Frutiger LT Arabic 45 Light"/>
                  <w:color w:val="000000" w:themeColor="text1"/>
                </w:rPr>
                <w:t xml:space="preserve">this acts like </w:t>
              </w:r>
            </w:ins>
            <w:ins w:id="6248" w:author="Mohamed Amer" w:date="2024-07-28T16:09:00Z" w16du:dateUtc="2024-07-28T13:09:00Z">
              <w:r>
                <w:rPr>
                  <w:rStyle w:val="-Normal"/>
                  <w:rFonts w:ascii="Frutiger LT Arabic 45 Light" w:hAnsi="Frutiger LT Arabic 45 Light" w:cs="Frutiger LT Arabic 45 Light"/>
                  <w:color w:val="000000" w:themeColor="text1"/>
                </w:rPr>
                <w:t xml:space="preserve">execution </w:t>
              </w:r>
            </w:ins>
            <w:ins w:id="6249" w:author="Mohamed Amer" w:date="2024-07-28T16:07:00Z" w16du:dateUtc="2024-07-28T13:07:00Z">
              <w:r>
                <w:rPr>
                  <w:rStyle w:val="-Normal"/>
                  <w:rFonts w:ascii="Frutiger LT Arabic 45 Light" w:hAnsi="Frutiger LT Arabic 45 Light" w:cs="Frutiger LT Arabic 45 Light"/>
                  <w:color w:val="000000" w:themeColor="text1"/>
                </w:rPr>
                <w:t xml:space="preserve">tracking </w:t>
              </w:r>
            </w:ins>
            <w:ins w:id="6250" w:author="Mohamed Amer" w:date="2024-07-28T16:06:00Z" w16du:dateUtc="2024-07-28T13:06:00Z">
              <w:r>
                <w:rPr>
                  <w:rStyle w:val="-Normal"/>
                  <w:rFonts w:ascii="Frutiger LT Arabic 45 Light" w:hAnsi="Frutiger LT Arabic 45 Light" w:cs="Frutiger LT Arabic 45 Light"/>
                  <w:color w:val="000000" w:themeColor="text1"/>
                </w:rPr>
                <w:t>in order to I</w:t>
              </w:r>
            </w:ins>
            <w:ins w:id="6251" w:author="Mohamed Amer" w:date="2024-07-28T16:05:00Z" w16du:dateUtc="2024-07-28T13:05:00Z">
              <w:r>
                <w:rPr>
                  <w:rStyle w:val="-Normal"/>
                  <w:rFonts w:ascii="Frutiger LT Arabic 45 Light" w:hAnsi="Frutiger LT Arabic 45 Light" w:cs="Frutiger LT Arabic 45 Light"/>
                  <w:color w:val="000000" w:themeColor="text1"/>
                </w:rPr>
                <w:t xml:space="preserve">dentify the status for each request </w:t>
              </w:r>
            </w:ins>
            <w:ins w:id="6252" w:author="Mohamed Amer" w:date="2024-07-28T16:06:00Z" w16du:dateUtc="2024-07-28T13:06:00Z">
              <w:r>
                <w:rPr>
                  <w:rStyle w:val="-Normal"/>
                  <w:rFonts w:ascii="Frutiger LT Arabic 45 Light" w:hAnsi="Frutiger LT Arabic 45 Light" w:cs="Frutiger LT Arabic 45 Light"/>
                  <w:color w:val="000000" w:themeColor="text1"/>
                </w:rPr>
                <w:t>during bot execution.</w:t>
              </w:r>
            </w:ins>
          </w:p>
          <w:p w14:paraId="377B2BC3" w14:textId="5704C5E2" w:rsidR="00365CF9" w:rsidRDefault="00273A13" w:rsidP="00365CF9">
            <w:pPr>
              <w:pStyle w:val="ListParagraph"/>
              <w:numPr>
                <w:ilvl w:val="1"/>
                <w:numId w:val="45"/>
              </w:numPr>
              <w:rPr>
                <w:ins w:id="6253" w:author="Mohamed Amer" w:date="2024-07-28T16:11:00Z" w16du:dateUtc="2024-07-28T13:11:00Z"/>
                <w:rStyle w:val="-Normal"/>
                <w:rFonts w:ascii="Frutiger LT Arabic 45 Light" w:hAnsi="Frutiger LT Arabic 45 Light" w:cs="Frutiger LT Arabic 45 Light"/>
                <w:color w:val="000000" w:themeColor="text1"/>
              </w:rPr>
            </w:pPr>
            <w:ins w:id="6254" w:author="Mohamed Amer" w:date="2024-07-28T16:09:00Z" w16du:dateUtc="2024-07-28T13:09:00Z">
              <w:r>
                <w:rPr>
                  <w:rStyle w:val="-Normal"/>
                  <w:rFonts w:ascii="Frutiger LT Arabic 45 Light" w:hAnsi="Frutiger LT Arabic 45 Light" w:cs="Frutiger LT Arabic 45 Light"/>
                  <w:color w:val="000000" w:themeColor="text1"/>
                </w:rPr>
                <w:t>Automation benefits or ROI: we include all RO</w:t>
              </w:r>
            </w:ins>
            <w:ins w:id="6255" w:author="Mohamed Amer" w:date="2024-07-28T16:10:00Z" w16du:dateUtc="2024-07-28T13:10:00Z">
              <w:r>
                <w:rPr>
                  <w:rStyle w:val="-Normal"/>
                  <w:rFonts w:ascii="Frutiger LT Arabic 45 Light" w:hAnsi="Frutiger LT Arabic 45 Light" w:cs="Frutiger LT Arabic 45 Light"/>
                  <w:color w:val="000000" w:themeColor="text1"/>
                </w:rPr>
                <w:t>I parameters that can help in measuring the automation benefits like number of processed requests, saved hours or money</w:t>
              </w:r>
            </w:ins>
            <w:ins w:id="6256" w:author="Mohamed Amer" w:date="2024-07-28T16:11:00Z" w16du:dateUtc="2024-07-28T13:11:00Z">
              <w:r>
                <w:rPr>
                  <w:rStyle w:val="-Normal"/>
                  <w:rFonts w:ascii="Frutiger LT Arabic 45 Light" w:hAnsi="Frutiger LT Arabic 45 Light" w:cs="Frutiger LT Arabic 45 Light"/>
                  <w:color w:val="000000" w:themeColor="text1"/>
                </w:rPr>
                <w:t xml:space="preserve"> and </w:t>
              </w:r>
            </w:ins>
            <w:ins w:id="6257" w:author="Mohamed Amer" w:date="2024-07-28T16:10:00Z" w16du:dateUtc="2024-07-28T13:10:00Z">
              <w:r>
                <w:rPr>
                  <w:rStyle w:val="-Normal"/>
                  <w:rFonts w:ascii="Frutiger LT Arabic 45 Light" w:hAnsi="Frutiger LT Arabic 45 Light" w:cs="Frutiger LT Arabic 45 Light"/>
                  <w:color w:val="000000" w:themeColor="text1"/>
                </w:rPr>
                <w:t xml:space="preserve"> number of automated processes</w:t>
              </w:r>
            </w:ins>
            <w:ins w:id="6258" w:author="Mohamed Amer" w:date="2024-07-28T16:11:00Z" w16du:dateUtc="2024-07-28T13:11:00Z">
              <w:r>
                <w:rPr>
                  <w:rStyle w:val="-Normal"/>
                  <w:rFonts w:ascii="Frutiger LT Arabic 45 Light" w:hAnsi="Frutiger LT Arabic 45 Light" w:cs="Frutiger LT Arabic 45 Light"/>
                  <w:color w:val="000000" w:themeColor="text1"/>
                </w:rPr>
                <w:t>.</w:t>
              </w:r>
            </w:ins>
          </w:p>
          <w:p w14:paraId="7B286CA3" w14:textId="3631B3EA" w:rsidR="00365CF9" w:rsidRPr="00273A13" w:rsidRDefault="00273A13">
            <w:pPr>
              <w:pStyle w:val="ListParagraph"/>
              <w:numPr>
                <w:ilvl w:val="1"/>
                <w:numId w:val="45"/>
              </w:numPr>
              <w:rPr>
                <w:ins w:id="6259" w:author="Mohamed Amer" w:date="2024-07-28T15:55:00Z" w16du:dateUtc="2024-07-28T12:55:00Z"/>
                <w:rStyle w:val="-Normal"/>
                <w:rFonts w:ascii="Frutiger LT Arabic 45 Light" w:hAnsi="Frutiger LT Arabic 45 Light" w:cs="Frutiger LT Arabic 45 Light"/>
                <w:color w:val="000000" w:themeColor="text1"/>
              </w:rPr>
              <w:pPrChange w:id="6260" w:author="Mohamed Amer" w:date="2024-07-28T16:12:00Z" w16du:dateUtc="2024-07-28T13:12:00Z">
                <w:pPr/>
              </w:pPrChange>
            </w:pPr>
            <w:ins w:id="6261" w:author="Mohamed Amer" w:date="2024-07-28T16:11:00Z" w16du:dateUtc="2024-07-28T13:11:00Z">
              <w:r w:rsidRPr="00273A13">
                <w:rPr>
                  <w:rStyle w:val="-Normal"/>
                  <w:rFonts w:ascii="Frutiger LT Arabic 45 Light" w:hAnsi="Frutiger LT Arabic 45 Light" w:cs="Frutiger LT Arabic 45 Light"/>
                  <w:color w:val="000000" w:themeColor="text1"/>
                </w:rPr>
                <w:t xml:space="preserve">Exception errors: for monitoring hypercare and tuning </w:t>
              </w:r>
            </w:ins>
            <w:ins w:id="6262" w:author="Mohamed Amer" w:date="2024-07-28T16:12:00Z" w16du:dateUtc="2024-07-28T13:12:00Z">
              <w:r w:rsidRPr="00273A13">
                <w:rPr>
                  <w:rStyle w:val="-Normal"/>
                  <w:rFonts w:ascii="Frutiger LT Arabic 45 Light" w:hAnsi="Frutiger LT Arabic 45 Light" w:cs="Frutiger LT Arabic 45 Light"/>
                  <w:color w:val="000000" w:themeColor="text1"/>
                </w:rPr>
                <w:t>purpose for production processes in order to help in increase the bot performance.</w:t>
              </w:r>
            </w:ins>
          </w:p>
          <w:p w14:paraId="1DECBAB2" w14:textId="77777777" w:rsidR="00365CF9" w:rsidRDefault="00365CF9" w:rsidP="00356D25">
            <w:pPr>
              <w:rPr>
                <w:ins w:id="6263" w:author="Mohamed Amer" w:date="2024-07-28T16:13:00Z" w16du:dateUtc="2024-07-28T13:13:00Z"/>
                <w:rStyle w:val="-Normal"/>
                <w:rFonts w:ascii="Frutiger LT Arabic 45 Light" w:hAnsi="Frutiger LT Arabic 45 Light" w:cs="Frutiger LT Arabic 45 Light"/>
                <w:color w:val="000000" w:themeColor="text1"/>
              </w:rPr>
            </w:pPr>
          </w:p>
          <w:p w14:paraId="2BEE51A2" w14:textId="0CDD6EFA" w:rsidR="00273A13" w:rsidRDefault="00273A13" w:rsidP="00A120B3">
            <w:pPr>
              <w:rPr>
                <w:ins w:id="6264" w:author="Islam Nady" w:date="2024-06-09T21:03:00Z"/>
                <w:rStyle w:val="-Normal"/>
                <w:rFonts w:ascii="Frutiger LT Arabic 45 Light" w:hAnsi="Frutiger LT Arabic 45 Light" w:cs="Frutiger LT Arabic 45 Light"/>
                <w:color w:val="000000" w:themeColor="text1"/>
              </w:rPr>
            </w:pPr>
          </w:p>
        </w:tc>
      </w:tr>
      <w:tr w:rsidR="009C3BA9" w14:paraId="03FF799F" w14:textId="77777777" w:rsidTr="00356D25">
        <w:trPr>
          <w:ins w:id="6265" w:author="Islam Nady" w:date="2024-06-09T21:03:00Z"/>
        </w:trPr>
        <w:tc>
          <w:tcPr>
            <w:tcW w:w="5228" w:type="dxa"/>
          </w:tcPr>
          <w:p w14:paraId="57630716" w14:textId="77777777" w:rsidR="009C3BA9" w:rsidRPr="00356D25" w:rsidRDefault="009C3BA9" w:rsidP="009C3BA9">
            <w:pPr>
              <w:pStyle w:val="ListParagraph"/>
              <w:numPr>
                <w:ilvl w:val="0"/>
                <w:numId w:val="44"/>
              </w:numPr>
              <w:contextualSpacing w:val="0"/>
              <w:rPr>
                <w:ins w:id="6266" w:author="Islam Nady" w:date="2024-06-09T21:03:00Z"/>
                <w:rStyle w:val="-Normal"/>
                <w:rFonts w:ascii="Frutiger LT Arabic 45 Light" w:hAnsi="Frutiger LT Arabic 45 Light" w:cs="Frutiger LT Arabic 45 Light"/>
                <w:color w:val="000000" w:themeColor="text1"/>
              </w:rPr>
            </w:pPr>
            <w:ins w:id="6267" w:author="Islam Nady" w:date="2024-06-09T21:03:00Z">
              <w:r w:rsidRPr="00356D25">
                <w:rPr>
                  <w:rStyle w:val="-Normal"/>
                  <w:rFonts w:ascii="Frutiger LT Arabic 45 Light" w:hAnsi="Frutiger LT Arabic 45 Light" w:cs="Frutiger LT Arabic 45 Light"/>
                  <w:color w:val="000000" w:themeColor="text1"/>
                </w:rPr>
                <w:lastRenderedPageBreak/>
                <w:t>Is there any information about the business applications accessed by the digital workers or the data extracted from business applications stored in the database ?</w:t>
              </w:r>
            </w:ins>
          </w:p>
          <w:p w14:paraId="0D13BE9F" w14:textId="77777777" w:rsidR="009C3BA9" w:rsidRDefault="009C3BA9" w:rsidP="00356D25">
            <w:pPr>
              <w:pStyle w:val="ListParagraph"/>
              <w:ind w:left="0"/>
              <w:rPr>
                <w:ins w:id="6268" w:author="Islam Nady" w:date="2024-06-09T21:03:00Z"/>
                <w:rStyle w:val="-Normal"/>
                <w:rFonts w:ascii="Frutiger LT Arabic 45 Light" w:hAnsi="Frutiger LT Arabic 45 Light" w:cs="Frutiger LT Arabic 45 Light"/>
                <w:color w:val="000000" w:themeColor="text1"/>
              </w:rPr>
            </w:pPr>
          </w:p>
        </w:tc>
        <w:tc>
          <w:tcPr>
            <w:tcW w:w="5229" w:type="dxa"/>
          </w:tcPr>
          <w:p w14:paraId="49849541" w14:textId="45ADC4C7" w:rsidR="009C3BA9" w:rsidRPr="00356D25" w:rsidRDefault="00A120B3" w:rsidP="00356D25">
            <w:pPr>
              <w:rPr>
                <w:ins w:id="6269" w:author="Islam Nady" w:date="2024-06-09T21:03:00Z"/>
                <w:rStyle w:val="-Normal"/>
                <w:rFonts w:ascii="Frutiger LT Arabic 45 Light" w:hAnsi="Frutiger LT Arabic 45 Light" w:cs="Frutiger LT Arabic 45 Light"/>
                <w:color w:val="000000" w:themeColor="text1"/>
              </w:rPr>
            </w:pPr>
            <w:ins w:id="6270" w:author="Mohamed Amer" w:date="2024-07-28T16:15:00Z" w16du:dateUtc="2024-07-28T13:15:00Z">
              <w:r>
                <w:rPr>
                  <w:rStyle w:val="-Normal"/>
                  <w:rFonts w:ascii="Frutiger LT Arabic 45 Light" w:hAnsi="Frutiger LT Arabic 45 Light" w:cs="Frutiger LT Arabic 45 Light"/>
                  <w:color w:val="000000" w:themeColor="text1"/>
                </w:rPr>
                <w:t xml:space="preserve">A. </w:t>
              </w:r>
            </w:ins>
            <w:ins w:id="6271" w:author="Islam Nady" w:date="2024-06-09T21:03:00Z">
              <w:r w:rsidR="009C3BA9" w:rsidRPr="00356D25">
                <w:rPr>
                  <w:rStyle w:val="-Normal"/>
                  <w:rFonts w:ascii="Frutiger LT Arabic 45 Light" w:hAnsi="Frutiger LT Arabic 45 Light" w:cs="Frutiger LT Arabic 45 Light"/>
                  <w:color w:val="000000" w:themeColor="text1"/>
                </w:rPr>
                <w:t>Automation 360 does not store all information related to the business applications accessed by digital workers (bots), and Extracted Data from business applications is not going to be stored in the</w:t>
              </w:r>
            </w:ins>
            <w:ins w:id="6272" w:author="Mohamed Amer" w:date="2024-07-28T15:51:00Z" w16du:dateUtc="2024-07-28T12:51:00Z">
              <w:r w:rsidR="00E6788F">
                <w:rPr>
                  <w:rStyle w:val="-Normal"/>
                  <w:rFonts w:ascii="Frutiger LT Arabic 45 Light" w:hAnsi="Frutiger LT Arabic 45 Light" w:cs="Frutiger LT Arabic 45 Light"/>
                  <w:color w:val="000000" w:themeColor="text1"/>
                </w:rPr>
                <w:t xml:space="preserve"> control room</w:t>
              </w:r>
            </w:ins>
            <w:ins w:id="6273" w:author="Islam Nady" w:date="2024-06-09T21:03:00Z">
              <w:r w:rsidR="009C3BA9" w:rsidRPr="00356D25">
                <w:rPr>
                  <w:rStyle w:val="-Normal"/>
                  <w:rFonts w:ascii="Frutiger LT Arabic 45 Light" w:hAnsi="Frutiger LT Arabic 45 Light" w:cs="Frutiger LT Arabic 45 Light"/>
                  <w:color w:val="000000" w:themeColor="text1"/>
                </w:rPr>
                <w:t xml:space="preserve"> DB. Below list is detailing what is the data stored in the DB.</w:t>
              </w:r>
            </w:ins>
          </w:p>
          <w:p w14:paraId="7E5EC0FE" w14:textId="77777777" w:rsidR="009C3BA9" w:rsidRPr="00356D25" w:rsidRDefault="009C3BA9" w:rsidP="00356D25">
            <w:pPr>
              <w:rPr>
                <w:ins w:id="6274" w:author="Islam Nady" w:date="2024-06-09T21:03:00Z"/>
                <w:rStyle w:val="-Normal"/>
                <w:rFonts w:ascii="Frutiger LT Arabic 45 Light" w:hAnsi="Frutiger LT Arabic 45 Light" w:cs="Frutiger LT Arabic 45 Light"/>
                <w:color w:val="000000" w:themeColor="text1"/>
              </w:rPr>
            </w:pPr>
          </w:p>
          <w:p w14:paraId="141EBD13" w14:textId="77777777" w:rsidR="009C3BA9" w:rsidRPr="00356D25" w:rsidRDefault="009C3BA9" w:rsidP="009C3BA9">
            <w:pPr>
              <w:numPr>
                <w:ilvl w:val="0"/>
                <w:numId w:val="46"/>
              </w:numPr>
              <w:rPr>
                <w:ins w:id="6275" w:author="Islam Nady" w:date="2024-06-09T21:03:00Z"/>
                <w:rStyle w:val="-Normal"/>
                <w:rFonts w:ascii="Frutiger LT Arabic 45 Light" w:hAnsi="Frutiger LT Arabic 45 Light" w:cs="Frutiger LT Arabic 45 Light"/>
                <w:color w:val="000000" w:themeColor="text1"/>
              </w:rPr>
            </w:pPr>
            <w:ins w:id="6276" w:author="Islam Nady" w:date="2024-06-09T21:03:00Z">
              <w:r w:rsidRPr="00356D25">
                <w:rPr>
                  <w:rStyle w:val="-Normal"/>
                  <w:rFonts w:ascii="Frutiger LT Arabic 45 Light" w:hAnsi="Frutiger LT Arabic 45 Light" w:cs="Frutiger LT Arabic 45 Light"/>
                  <w:color w:val="000000" w:themeColor="text1"/>
                </w:rPr>
                <w:t>Bot Execution Data: When digital workers (bots) execute tasks involving business applications, details about these tasks, including which applications were accessed and when, are stored in the execution logs. This information is crucial for monitoring bot performance, auditing, and troubleshooting.</w:t>
              </w:r>
            </w:ins>
          </w:p>
          <w:p w14:paraId="7A482B7C" w14:textId="77777777" w:rsidR="009C3BA9" w:rsidRPr="00356D25" w:rsidRDefault="009C3BA9" w:rsidP="009C3BA9">
            <w:pPr>
              <w:numPr>
                <w:ilvl w:val="0"/>
                <w:numId w:val="46"/>
              </w:numPr>
              <w:rPr>
                <w:ins w:id="6277" w:author="Islam Nady" w:date="2024-06-09T21:03:00Z"/>
                <w:rStyle w:val="-Normal"/>
                <w:rFonts w:ascii="Frutiger LT Arabic 45 Light" w:hAnsi="Frutiger LT Arabic 45 Light" w:cs="Frutiger LT Arabic 45 Light"/>
                <w:color w:val="000000" w:themeColor="text1"/>
              </w:rPr>
            </w:pPr>
            <w:ins w:id="6278" w:author="Islam Nady" w:date="2024-06-09T21:03:00Z">
              <w:r w:rsidRPr="00356D25">
                <w:rPr>
                  <w:rStyle w:val="-Normal"/>
                  <w:rFonts w:ascii="Frutiger LT Arabic 45 Light" w:hAnsi="Frutiger LT Arabic 45 Light" w:cs="Frutiger LT Arabic 45 Light"/>
                  <w:color w:val="000000" w:themeColor="text1"/>
                </w:rPr>
                <w:t>Operational Data: This includes operational details such as bot schedules, definitions, and possibly parameters or variables used during the execution. If a bot interacts with a business application, the operational data might include references to the application, such as application names or identifiers used within the automation scripts.</w:t>
              </w:r>
            </w:ins>
          </w:p>
          <w:p w14:paraId="0FFD785A" w14:textId="77777777" w:rsidR="00A120B3" w:rsidRDefault="00A120B3" w:rsidP="00A120B3">
            <w:pPr>
              <w:rPr>
                <w:ins w:id="6279" w:author="Mohamed Amer" w:date="2024-07-28T16:15:00Z" w16du:dateUtc="2024-07-28T13:15:00Z"/>
                <w:rStyle w:val="-Normal"/>
                <w:rFonts w:ascii="Frutiger LT Arabic 45 Light" w:hAnsi="Frutiger LT Arabic 45 Light" w:cs="Frutiger LT Arabic 45 Light"/>
                <w:color w:val="000000" w:themeColor="text1"/>
              </w:rPr>
            </w:pPr>
          </w:p>
          <w:p w14:paraId="4CF1DFF3" w14:textId="77777777" w:rsidR="00A120B3" w:rsidRDefault="00A120B3" w:rsidP="00A120B3">
            <w:pPr>
              <w:pStyle w:val="ListParagraph"/>
              <w:ind w:left="0"/>
              <w:rPr>
                <w:ins w:id="6280" w:author="Mohamed Amer" w:date="2024-07-28T16:16:00Z" w16du:dateUtc="2024-07-28T13:16:00Z"/>
                <w:rStyle w:val="-Normal"/>
                <w:rFonts w:ascii="Frutiger LT Arabic 45 Light" w:hAnsi="Frutiger LT Arabic 45 Light" w:cs="Frutiger LT Arabic 45 Light"/>
                <w:color w:val="000000" w:themeColor="text1"/>
              </w:rPr>
            </w:pPr>
            <w:ins w:id="6281" w:author="Mohamed Amer" w:date="2024-07-28T16:15:00Z" w16du:dateUtc="2024-07-28T13:15:00Z">
              <w:r>
                <w:rPr>
                  <w:rStyle w:val="-Normal"/>
                  <w:rFonts w:ascii="Frutiger LT Arabic 45 Light" w:hAnsi="Frutiger LT Arabic 45 Light" w:cs="Frutiger LT Arabic 45 Light"/>
                  <w:color w:val="000000" w:themeColor="text1"/>
                </w:rPr>
                <w:t>B.</w:t>
              </w:r>
              <w:r w:rsidRPr="00356D25">
                <w:rPr>
                  <w:rStyle w:val="-Normal"/>
                  <w:rFonts w:ascii="Frutiger LT Arabic 45 Light" w:hAnsi="Frutiger LT Arabic 45 Light" w:cs="Frutiger LT Arabic 45 Light"/>
                  <w:color w:val="000000" w:themeColor="text1"/>
                </w:rPr>
                <w:t xml:space="preserve"> </w:t>
              </w:r>
              <w:r>
                <w:rPr>
                  <w:rStyle w:val="-Normal"/>
                  <w:rFonts w:ascii="Frutiger LT Arabic 45 Light" w:hAnsi="Frutiger LT Arabic 45 Light" w:cs="Frutiger LT Arabic 45 Light"/>
                  <w:color w:val="000000" w:themeColor="text1"/>
                </w:rPr>
                <w:t>I</w:t>
              </w:r>
              <w:r w:rsidRPr="00356D25">
                <w:rPr>
                  <w:rStyle w:val="-Normal"/>
                  <w:rFonts w:ascii="Frutiger LT Arabic 45 Light" w:hAnsi="Frutiger LT Arabic 45 Light" w:cs="Frutiger LT Arabic 45 Light"/>
                  <w:color w:val="000000" w:themeColor="text1"/>
                </w:rPr>
                <w:t xml:space="preserve">n the </w:t>
              </w:r>
              <w:r>
                <w:rPr>
                  <w:rStyle w:val="-Normal"/>
                  <w:rFonts w:ascii="Frutiger LT Arabic 45 Light" w:hAnsi="Frutiger LT Arabic 45 Light" w:cs="Frutiger LT Arabic 45 Light"/>
                  <w:color w:val="000000" w:themeColor="text1"/>
                </w:rPr>
                <w:t>custom operation</w:t>
              </w:r>
              <w:r w:rsidRPr="00356D25">
                <w:rPr>
                  <w:rStyle w:val="-Normal"/>
                  <w:rFonts w:ascii="Frutiger LT Arabic 45 Light" w:hAnsi="Frutiger LT Arabic 45 Light" w:cs="Frutiger LT Arabic 45 Light"/>
                  <w:color w:val="000000" w:themeColor="text1"/>
                </w:rPr>
                <w:t xml:space="preserve"> database</w:t>
              </w:r>
              <w:r>
                <w:rPr>
                  <w:rStyle w:val="-Normal"/>
                  <w:rFonts w:ascii="Frutiger LT Arabic 45 Light" w:hAnsi="Frutiger LT Arabic 45 Light" w:cs="Frutiger LT Arabic 45 Light"/>
                  <w:color w:val="000000" w:themeColor="text1"/>
                </w:rPr>
                <w:t xml:space="preserve"> we store </w:t>
              </w:r>
            </w:ins>
            <w:ins w:id="6282" w:author="Mohamed Amer" w:date="2024-07-28T16:16:00Z" w16du:dateUtc="2024-07-28T13:16:00Z">
              <w:r>
                <w:rPr>
                  <w:rStyle w:val="-Normal"/>
                  <w:rFonts w:ascii="Frutiger LT Arabic 45 Light" w:hAnsi="Frutiger LT Arabic 45 Light" w:cs="Frutiger LT Arabic 45 Light"/>
                  <w:color w:val="000000" w:themeColor="text1"/>
                </w:rPr>
                <w:t>the below</w:t>
              </w:r>
            </w:ins>
          </w:p>
          <w:p w14:paraId="11F2506E" w14:textId="77777777" w:rsidR="00A120B3" w:rsidRDefault="00A120B3" w:rsidP="00A120B3">
            <w:pPr>
              <w:pStyle w:val="ListParagraph"/>
              <w:numPr>
                <w:ilvl w:val="1"/>
                <w:numId w:val="46"/>
              </w:numPr>
              <w:tabs>
                <w:tab w:val="clear" w:pos="1440"/>
                <w:tab w:val="num" w:pos="1104"/>
              </w:tabs>
              <w:ind w:left="744"/>
              <w:rPr>
                <w:ins w:id="6283" w:author="Mohamed Amer" w:date="2024-07-28T16:18:00Z" w16du:dateUtc="2024-07-28T13:18:00Z"/>
                <w:rStyle w:val="-Normal"/>
                <w:rFonts w:ascii="Frutiger LT Arabic 45 Light" w:hAnsi="Frutiger LT Arabic 45 Light" w:cs="Frutiger LT Arabic 45 Light"/>
                <w:color w:val="000000" w:themeColor="text1"/>
              </w:rPr>
            </w:pPr>
            <w:ins w:id="6284" w:author="Mohamed Amer" w:date="2024-07-28T16:16:00Z" w16du:dateUtc="2024-07-28T13:16:00Z">
              <w:r w:rsidRPr="00A120B3">
                <w:rPr>
                  <w:rStyle w:val="-Normal"/>
                  <w:rFonts w:ascii="Frutiger LT Arabic 45 Light" w:hAnsi="Frutiger LT Arabic 45 Light" w:cs="Frutiger LT Arabic 45 Light"/>
                  <w:color w:val="000000" w:themeColor="text1"/>
                </w:rPr>
                <w:t>All</w:t>
              </w:r>
            </w:ins>
            <w:ins w:id="6285" w:author="Mohamed Amer" w:date="2024-07-28T16:15:00Z" w16du:dateUtc="2024-07-28T13:15:00Z">
              <w:r w:rsidRPr="00A120B3">
                <w:rPr>
                  <w:rStyle w:val="-Normal"/>
                  <w:rFonts w:ascii="Frutiger LT Arabic 45 Light" w:hAnsi="Frutiger LT Arabic 45 Light" w:cs="Frutiger LT Arabic 45 Light"/>
                  <w:color w:val="000000" w:themeColor="text1"/>
                </w:rPr>
                <w:t xml:space="preserve"> mandatory requests</w:t>
              </w:r>
            </w:ins>
            <w:ins w:id="6286" w:author="Mohamed Amer" w:date="2024-07-28T16:16:00Z" w16du:dateUtc="2024-07-28T13:16:00Z">
              <w:r w:rsidRPr="00A120B3">
                <w:rPr>
                  <w:rStyle w:val="-Normal"/>
                  <w:rFonts w:ascii="Frutiger LT Arabic 45 Light" w:hAnsi="Frutiger LT Arabic 45 Light" w:cs="Frutiger LT Arabic 45 Light"/>
                  <w:color w:val="000000" w:themeColor="text1"/>
                </w:rPr>
                <w:t xml:space="preserve"> data , if the data</w:t>
              </w:r>
            </w:ins>
            <w:ins w:id="6287" w:author="Mohamed Amer" w:date="2024-07-28T16:17:00Z" w16du:dateUtc="2024-07-28T13:17:00Z">
              <w:r w:rsidRPr="00A120B3">
                <w:rPr>
                  <w:rStyle w:val="-Normal"/>
                  <w:rFonts w:ascii="Frutiger LT Arabic 45 Light" w:hAnsi="Frutiger LT Arabic 45 Light" w:cs="Frutiger LT Arabic 45 Light"/>
                  <w:color w:val="000000" w:themeColor="text1"/>
                </w:rPr>
                <w:t xml:space="preserve"> that extracted from the business application is mandatory to process the request we will store it in our custom operation database.</w:t>
              </w:r>
            </w:ins>
          </w:p>
          <w:p w14:paraId="49207F48" w14:textId="77777777" w:rsidR="00A120B3" w:rsidRDefault="00A120B3" w:rsidP="00A120B3">
            <w:pPr>
              <w:pStyle w:val="ListParagraph"/>
              <w:numPr>
                <w:ilvl w:val="1"/>
                <w:numId w:val="46"/>
              </w:numPr>
              <w:tabs>
                <w:tab w:val="clear" w:pos="1440"/>
                <w:tab w:val="num" w:pos="1104"/>
              </w:tabs>
              <w:ind w:left="744"/>
              <w:rPr>
                <w:ins w:id="6288" w:author="Mohamed Amer" w:date="2024-07-28T16:18:00Z" w16du:dateUtc="2024-07-28T13:18:00Z"/>
                <w:rStyle w:val="-Normal"/>
                <w:rFonts w:ascii="Frutiger LT Arabic 45 Light" w:hAnsi="Frutiger LT Arabic 45 Light" w:cs="Frutiger LT Arabic 45 Light"/>
                <w:color w:val="000000" w:themeColor="text1"/>
              </w:rPr>
            </w:pPr>
            <w:ins w:id="6289" w:author="Mohamed Amer" w:date="2024-07-28T16:15:00Z" w16du:dateUtc="2024-07-28T13:15:00Z">
              <w:r w:rsidRPr="00A120B3">
                <w:rPr>
                  <w:rStyle w:val="-Normal"/>
                  <w:rFonts w:ascii="Frutiger LT Arabic 45 Light" w:hAnsi="Frutiger LT Arabic 45 Light" w:cs="Frutiger LT Arabic 45 Light"/>
                  <w:color w:val="000000" w:themeColor="text1"/>
                </w:rPr>
                <w:t xml:space="preserve">ROI </w:t>
              </w:r>
            </w:ins>
            <w:ins w:id="6290" w:author="Mohamed Amer" w:date="2024-07-28T16:17:00Z" w16du:dateUtc="2024-07-28T13:17:00Z">
              <w:r w:rsidRPr="00A120B3">
                <w:rPr>
                  <w:rStyle w:val="-Normal"/>
                  <w:rFonts w:ascii="Frutiger LT Arabic 45 Light" w:hAnsi="Frutiger LT Arabic 45 Light" w:cs="Frutiger LT Arabic 45 Light"/>
                  <w:color w:val="000000" w:themeColor="text1"/>
                </w:rPr>
                <w:t>information</w:t>
              </w:r>
            </w:ins>
          </w:p>
          <w:p w14:paraId="7E488F37" w14:textId="6044C403" w:rsidR="00A120B3" w:rsidRPr="00A120B3" w:rsidRDefault="00A120B3">
            <w:pPr>
              <w:pStyle w:val="ListParagraph"/>
              <w:numPr>
                <w:ilvl w:val="1"/>
                <w:numId w:val="46"/>
              </w:numPr>
              <w:tabs>
                <w:tab w:val="clear" w:pos="1440"/>
                <w:tab w:val="num" w:pos="1104"/>
              </w:tabs>
              <w:ind w:left="744"/>
              <w:rPr>
                <w:ins w:id="6291" w:author="Mohamed Amer" w:date="2024-07-28T16:17:00Z" w16du:dateUtc="2024-07-28T13:17:00Z"/>
                <w:rStyle w:val="-Normal"/>
                <w:rFonts w:ascii="Frutiger LT Arabic 45 Light" w:hAnsi="Frutiger LT Arabic 45 Light" w:cs="Frutiger LT Arabic 45 Light"/>
                <w:color w:val="000000" w:themeColor="text1"/>
              </w:rPr>
              <w:pPrChange w:id="6292" w:author="Mohamed Amer" w:date="2024-07-28T16:18:00Z" w16du:dateUtc="2024-07-28T13:18:00Z">
                <w:pPr>
                  <w:pStyle w:val="ListParagraph"/>
                  <w:ind w:left="0"/>
                </w:pPr>
              </w:pPrChange>
            </w:pPr>
            <w:ins w:id="6293" w:author="Mohamed Amer" w:date="2024-07-28T16:17:00Z" w16du:dateUtc="2024-07-28T13:17:00Z">
              <w:r w:rsidRPr="00A120B3">
                <w:rPr>
                  <w:rStyle w:val="-Normal"/>
                  <w:rFonts w:ascii="Frutiger LT Arabic 45 Light" w:hAnsi="Frutiger LT Arabic 45 Light" w:cs="Frutiger LT Arabic 45 Light"/>
                  <w:color w:val="000000" w:themeColor="text1"/>
                </w:rPr>
                <w:t>Error and</w:t>
              </w:r>
            </w:ins>
            <w:ins w:id="6294" w:author="Mohamed Amer" w:date="2024-07-28T16:15:00Z" w16du:dateUtc="2024-07-28T13:15:00Z">
              <w:r w:rsidRPr="00A120B3">
                <w:rPr>
                  <w:rStyle w:val="-Normal"/>
                  <w:rFonts w:ascii="Frutiger LT Arabic 45 Light" w:hAnsi="Frutiger LT Arabic 45 Light" w:cs="Frutiger LT Arabic 45 Light"/>
                  <w:color w:val="000000" w:themeColor="text1"/>
                </w:rPr>
                <w:t xml:space="preserve"> exceptions details.</w:t>
              </w:r>
            </w:ins>
          </w:p>
          <w:p w14:paraId="3DB92CFB" w14:textId="67C07EEC" w:rsidR="00A120B3" w:rsidRDefault="00A120B3" w:rsidP="00A120B3">
            <w:pPr>
              <w:pStyle w:val="ListParagraph"/>
              <w:ind w:left="0"/>
              <w:rPr>
                <w:ins w:id="6295" w:author="Islam Nady" w:date="2024-06-09T21:03:00Z"/>
                <w:rStyle w:val="-Normal"/>
                <w:rFonts w:ascii="Frutiger LT Arabic 45 Light" w:hAnsi="Frutiger LT Arabic 45 Light" w:cs="Frutiger LT Arabic 45 Light"/>
                <w:color w:val="000000" w:themeColor="text1"/>
              </w:rPr>
            </w:pPr>
          </w:p>
        </w:tc>
      </w:tr>
    </w:tbl>
    <w:p w14:paraId="7AE97378" w14:textId="77777777" w:rsidR="009C3BA9" w:rsidRPr="002633A5" w:rsidRDefault="009C3BA9" w:rsidP="009C3BA9">
      <w:pPr>
        <w:rPr>
          <w:ins w:id="6296" w:author="Islam Nady" w:date="2024-06-09T21:03:00Z"/>
          <w:rStyle w:val="-Normal"/>
          <w:rFonts w:ascii="Frutiger LT Arabic 45 Light" w:hAnsi="Frutiger LT Arabic 45 Light" w:cs="Frutiger LT Arabic 45 Light"/>
          <w:color w:val="000000" w:themeColor="text1"/>
        </w:rPr>
      </w:pPr>
    </w:p>
    <w:p w14:paraId="68FFB0F6" w14:textId="7758D8DF" w:rsidR="009C3BA9" w:rsidRPr="006C240F" w:rsidRDefault="009C3BA9" w:rsidP="009C3BA9">
      <w:pPr>
        <w:pStyle w:val="ListParagraph"/>
        <w:numPr>
          <w:ilvl w:val="0"/>
          <w:numId w:val="43"/>
        </w:numPr>
        <w:rPr>
          <w:ins w:id="6297" w:author="Islam Nady" w:date="2024-06-09T21:03:00Z"/>
          <w:rStyle w:val="-Normal"/>
          <w:rFonts w:ascii="Frutiger LT Arabic 45 Light" w:hAnsi="Frutiger LT Arabic 45 Light" w:cs="Frutiger LT Arabic 45 Light"/>
          <w:color w:val="000000" w:themeColor="text1"/>
        </w:rPr>
      </w:pPr>
      <w:ins w:id="6298" w:author="Islam Nady" w:date="2024-06-09T21:03:00Z">
        <w:r w:rsidRPr="006C240F">
          <w:rPr>
            <w:rStyle w:val="-Normal"/>
            <w:rFonts w:ascii="Frutiger LT Arabic 45 Light" w:hAnsi="Frutiger LT Arabic 45 Light" w:cs="Frutiger LT Arabic 45 Light"/>
            <w:color w:val="000000" w:themeColor="text1"/>
          </w:rPr>
          <w:lastRenderedPageBreak/>
          <w:t>FIM solution needs to integrate on the Critical Files used for the robotic process</w:t>
        </w:r>
        <w:r>
          <w:rPr>
            <w:rStyle w:val="-Normal"/>
            <w:rFonts w:ascii="Frutiger LT Arabic 45 Light" w:hAnsi="Frutiger LT Arabic 45 Light" w:cs="Frutiger LT Arabic 45 Light"/>
            <w:color w:val="000000" w:themeColor="text1"/>
          </w:rPr>
          <w:t xml:space="preserve"> </w:t>
        </w:r>
        <w:del w:id="6299" w:author="Mohamed Amer" w:date="2024-06-13T05:50:00Z" w16du:dateUtc="2024-06-13T02:50:00Z">
          <w:r w:rsidDel="00986AA5">
            <w:rPr>
              <w:rStyle w:val="-Normal"/>
              <w:rFonts w:ascii="Frutiger LT Arabic 45 Light" w:hAnsi="Frutiger LT Arabic 45 Light" w:cs="Frutiger LT Arabic 45 Light"/>
              <w:color w:val="000000" w:themeColor="text1"/>
            </w:rPr>
            <w:delText>(</w:delText>
          </w:r>
          <w:r w:rsidRPr="00356D25" w:rsidDel="00986AA5">
            <w:rPr>
              <w:rStyle w:val="-Normal"/>
              <w:rFonts w:ascii="Frutiger LT Arabic 45 Light" w:hAnsi="Frutiger LT Arabic 45 Light" w:cs="Frutiger LT Arabic 45 Light"/>
              <w:color w:val="000000" w:themeColor="text1"/>
              <w:highlight w:val="lightGray"/>
            </w:rPr>
            <w:delText>for PoC purpose, this control is not required</w:delText>
          </w:r>
          <w:r w:rsidRPr="00DE4072" w:rsidDel="00986AA5">
            <w:rPr>
              <w:rStyle w:val="-Normal"/>
              <w:rFonts w:ascii="Frutiger LT Arabic 45 Light" w:hAnsi="Frutiger LT Arabic 45 Light" w:cs="Frutiger LT Arabic 45 Light"/>
              <w:color w:val="000000" w:themeColor="text1"/>
            </w:rPr>
            <w:delText>)</w:delText>
          </w:r>
        </w:del>
      </w:ins>
      <w:ins w:id="6300" w:author="Mohamed Amer" w:date="2024-06-13T05:50:00Z" w16du:dateUtc="2024-06-13T02:50:00Z">
        <w:r w:rsidR="00986AA5">
          <w:rPr>
            <w:rStyle w:val="-Normal"/>
            <w:rFonts w:ascii="Frutiger LT Arabic 45 Light" w:hAnsi="Frutiger LT Arabic 45 Light" w:cs="Frutiger LT Arabic 45 Light"/>
            <w:color w:val="000000" w:themeColor="text1"/>
          </w:rPr>
          <w:t>.</w:t>
        </w:r>
      </w:ins>
      <w:ins w:id="6301" w:author="Islam Nady" w:date="2024-06-09T21:03:00Z">
        <w:del w:id="6302" w:author="Mohamed Amer" w:date="2024-06-13T05:50:00Z" w16du:dateUtc="2024-06-13T02:50:00Z">
          <w:r w:rsidRPr="006C240F" w:rsidDel="00986AA5">
            <w:rPr>
              <w:rStyle w:val="-Normal"/>
              <w:rFonts w:ascii="Frutiger LT Arabic 45 Light" w:hAnsi="Frutiger LT Arabic 45 Light" w:cs="Frutiger LT Arabic 45 Light"/>
              <w:color w:val="000000" w:themeColor="text1"/>
            </w:rPr>
            <w:delText>.</w:delText>
          </w:r>
        </w:del>
        <w:r w:rsidRPr="006C240F">
          <w:rPr>
            <w:rStyle w:val="-Normal"/>
            <w:rFonts w:ascii="Frutiger LT Arabic 45 Light" w:hAnsi="Frutiger LT Arabic 45 Light" w:cs="Frutiger LT Arabic 45 Light"/>
            <w:color w:val="000000" w:themeColor="text1"/>
          </w:rPr>
          <w:t xml:space="preserve"> </w:t>
        </w:r>
      </w:ins>
    </w:p>
    <w:p w14:paraId="3434BCA3" w14:textId="77777777" w:rsidR="009C3BA9" w:rsidRDefault="009C3BA9" w:rsidP="009C3BA9">
      <w:pPr>
        <w:pStyle w:val="ListParagraph"/>
        <w:numPr>
          <w:ilvl w:val="0"/>
          <w:numId w:val="43"/>
        </w:numPr>
        <w:spacing w:before="100" w:beforeAutospacing="1" w:after="100" w:afterAutospacing="1"/>
        <w:contextualSpacing w:val="0"/>
        <w:rPr>
          <w:ins w:id="6303" w:author="Islam Nady" w:date="2024-06-09T21:03:00Z"/>
          <w:rStyle w:val="-Normal"/>
          <w:rFonts w:ascii="Frutiger LT Arabic 45 Light" w:hAnsi="Frutiger LT Arabic 45 Light" w:cs="Frutiger LT Arabic 45 Light"/>
          <w:color w:val="000000" w:themeColor="text1"/>
        </w:rPr>
      </w:pPr>
      <w:ins w:id="6304" w:author="Islam Nady" w:date="2024-06-09T21:03:00Z">
        <w:r w:rsidRPr="00356D25">
          <w:rPr>
            <w:rStyle w:val="-Normal"/>
            <w:rFonts w:ascii="Frutiger LT Arabic 45 Light" w:hAnsi="Frutiger LT Arabic 45 Light" w:cs="Frutiger LT Arabic 45 Light"/>
            <w:color w:val="000000" w:themeColor="text1"/>
          </w:rPr>
          <w:t>Process-level logging needs to be enabled. Logs need to be Integrated with SIEM for log correlation for the anomaly and security incident management including AppDynamics for Application logging.</w:t>
        </w:r>
      </w:ins>
    </w:p>
    <w:p w14:paraId="663588F0" w14:textId="77777777" w:rsidR="009C3BA9" w:rsidRDefault="009C3BA9" w:rsidP="009C3BA9">
      <w:pPr>
        <w:pStyle w:val="ListParagraph"/>
        <w:spacing w:before="100" w:beforeAutospacing="1" w:after="100" w:afterAutospacing="1"/>
        <w:contextualSpacing w:val="0"/>
        <w:rPr>
          <w:ins w:id="6305" w:author="Islam Nady" w:date="2024-06-09T21:03:00Z"/>
          <w:rStyle w:val="-Normal"/>
          <w:rFonts w:ascii="Frutiger LT Arabic 45 Light" w:hAnsi="Frutiger LT Arabic 45 Light" w:cs="Frutiger LT Arabic 45 Light"/>
          <w:color w:val="000000" w:themeColor="text1"/>
        </w:rPr>
      </w:pPr>
      <w:ins w:id="6306" w:author="Islam Nady" w:date="2024-06-09T21:03:00Z">
        <w:r>
          <w:rPr>
            <w:rStyle w:val="-Normal"/>
            <w:rFonts w:ascii="Frutiger LT Arabic 45 Light" w:hAnsi="Frutiger LT Arabic 45 Light" w:cs="Frutiger LT Arabic 45 Light"/>
            <w:color w:val="000000" w:themeColor="text1"/>
          </w:rPr>
          <w:t>Assessment is done with the RPA vendor as below to check the of integration with Splunk.</w:t>
        </w:r>
      </w:ins>
    </w:p>
    <w:p w14:paraId="2ED34338" w14:textId="648C430B" w:rsidR="009C3BA9" w:rsidDel="003447A2" w:rsidRDefault="009C3BA9" w:rsidP="009C3BA9">
      <w:pPr>
        <w:ind w:left="360" w:firstLine="360"/>
        <w:rPr>
          <w:del w:id="6307" w:author="Mohamed Amer" w:date="2024-06-13T05:51:00Z" w16du:dateUtc="2024-06-13T02:51:00Z"/>
          <w:rStyle w:val="-Normal"/>
          <w:rFonts w:ascii="Frutiger LT Arabic 45 Light" w:hAnsi="Frutiger LT Arabic 45 Light" w:cs="Frutiger LT Arabic 45 Light"/>
          <w:color w:val="000000" w:themeColor="text1"/>
        </w:rPr>
      </w:pPr>
      <w:ins w:id="6308" w:author="Islam Nady" w:date="2024-06-09T21:03:00Z">
        <w:del w:id="6309" w:author="Mohamed Amer" w:date="2024-06-13T05:51:00Z" w16du:dateUtc="2024-06-13T02:51:00Z">
          <w:r w:rsidRPr="006C4618" w:rsidDel="00986AA5">
            <w:rPr>
              <w:rStyle w:val="-Normal"/>
              <w:rFonts w:ascii="Frutiger LT Arabic 45 Light" w:hAnsi="Frutiger LT Arabic 45 Light" w:cs="Frutiger LT Arabic 45 Light"/>
              <w:color w:val="000000" w:themeColor="text1"/>
              <w:highlight w:val="lightGray"/>
            </w:rPr>
            <w:delText>&lt;</w:delText>
          </w:r>
          <w:r w:rsidDel="00986AA5">
            <w:rPr>
              <w:rStyle w:val="-Normal"/>
              <w:rFonts w:ascii="Frutiger LT Arabic 45 Light" w:hAnsi="Frutiger LT Arabic 45 Light" w:cs="Frutiger LT Arabic 45 Light"/>
              <w:color w:val="000000" w:themeColor="text1"/>
              <w:highlight w:val="lightGray"/>
            </w:rPr>
            <w:delText>F</w:delText>
          </w:r>
          <w:r w:rsidRPr="006C4618" w:rsidDel="00986AA5">
            <w:rPr>
              <w:rStyle w:val="-Normal"/>
              <w:rFonts w:ascii="Frutiger LT Arabic 45 Light" w:hAnsi="Frutiger LT Arabic 45 Light" w:cs="Frutiger LT Arabic 45 Light"/>
              <w:color w:val="000000" w:themeColor="text1"/>
              <w:highlight w:val="lightGray"/>
            </w:rPr>
            <w:delText>or PoC purpose, this control is not required</w:delText>
          </w:r>
          <w:r w:rsidDel="00986AA5">
            <w:rPr>
              <w:rStyle w:val="-Normal"/>
              <w:rFonts w:ascii="Frutiger LT Arabic 45 Light" w:hAnsi="Frutiger LT Arabic 45 Light" w:cs="Frutiger LT Arabic 45 Light"/>
              <w:color w:val="000000" w:themeColor="text1"/>
              <w:highlight w:val="lightGray"/>
            </w:rPr>
            <w:delText>, but required for production environment</w:delText>
          </w:r>
          <w:r w:rsidRPr="006C4618" w:rsidDel="00986AA5">
            <w:rPr>
              <w:rStyle w:val="-Normal"/>
              <w:rFonts w:ascii="Frutiger LT Arabic 45 Light" w:hAnsi="Frutiger LT Arabic 45 Light" w:cs="Frutiger LT Arabic 45 Light"/>
              <w:color w:val="000000" w:themeColor="text1"/>
              <w:highlight w:val="lightGray"/>
            </w:rPr>
            <w:delText>&gt;</w:delText>
          </w:r>
        </w:del>
      </w:ins>
    </w:p>
    <w:p w14:paraId="6AFDC946" w14:textId="77777777" w:rsidR="003447A2" w:rsidRDefault="003447A2" w:rsidP="009C3BA9">
      <w:pPr>
        <w:ind w:left="360" w:firstLine="360"/>
        <w:rPr>
          <w:ins w:id="6310" w:author="Mohamed Amer" w:date="2024-07-28T16:19:00Z" w16du:dateUtc="2024-07-28T13:19:00Z"/>
          <w:rStyle w:val="-Normal"/>
          <w:rFonts w:ascii="Frutiger LT Arabic 45 Light" w:hAnsi="Frutiger LT Arabic 45 Light" w:cs="Frutiger LT Arabic 45 Light"/>
          <w:color w:val="000000" w:themeColor="text1"/>
        </w:rPr>
      </w:pPr>
    </w:p>
    <w:p w14:paraId="3AD98338" w14:textId="77777777" w:rsidR="003447A2" w:rsidRDefault="003447A2" w:rsidP="009C3BA9">
      <w:pPr>
        <w:ind w:left="360" w:firstLine="360"/>
        <w:rPr>
          <w:ins w:id="6311" w:author="Mohamed Amer" w:date="2024-07-28T16:19:00Z" w16du:dateUtc="2024-07-28T13:19:00Z"/>
          <w:rStyle w:val="-Normal"/>
          <w:rFonts w:ascii="Frutiger LT Arabic 45 Light" w:hAnsi="Frutiger LT Arabic 45 Light" w:cs="Frutiger LT Arabic 45 Light"/>
          <w:color w:val="000000" w:themeColor="text1"/>
        </w:rPr>
      </w:pPr>
    </w:p>
    <w:p w14:paraId="2FB41F2F" w14:textId="77777777" w:rsidR="003447A2" w:rsidRDefault="003447A2" w:rsidP="009C3BA9">
      <w:pPr>
        <w:ind w:left="360" w:firstLine="360"/>
        <w:rPr>
          <w:ins w:id="6312" w:author="Mohamed Amer" w:date="2024-07-28T16:19:00Z" w16du:dateUtc="2024-07-28T13:19:00Z"/>
          <w:rStyle w:val="-Normal"/>
          <w:rFonts w:ascii="Frutiger LT Arabic 45 Light" w:hAnsi="Frutiger LT Arabic 45 Light" w:cs="Frutiger LT Arabic 45 Light"/>
          <w:color w:val="000000" w:themeColor="text1"/>
        </w:rPr>
      </w:pPr>
    </w:p>
    <w:p w14:paraId="230A3A82" w14:textId="77777777" w:rsidR="003447A2" w:rsidRDefault="003447A2" w:rsidP="009C3BA9">
      <w:pPr>
        <w:ind w:left="360" w:firstLine="360"/>
        <w:rPr>
          <w:ins w:id="6313" w:author="Mohamed Amer" w:date="2024-07-28T16:19:00Z" w16du:dateUtc="2024-07-28T13:19:00Z"/>
          <w:rStyle w:val="-Normal"/>
          <w:rFonts w:ascii="Frutiger LT Arabic 45 Light" w:hAnsi="Frutiger LT Arabic 45 Light" w:cs="Frutiger LT Arabic 45 Light"/>
          <w:color w:val="000000" w:themeColor="text1"/>
        </w:rPr>
      </w:pPr>
    </w:p>
    <w:p w14:paraId="79C681A0" w14:textId="77777777" w:rsidR="009C3BA9" w:rsidRPr="00B95322" w:rsidRDefault="009C3BA9" w:rsidP="009C3BA9">
      <w:pPr>
        <w:ind w:left="360" w:firstLine="360"/>
        <w:rPr>
          <w:ins w:id="6314" w:author="Islam Nady" w:date="2024-06-09T21:03:00Z"/>
          <w:rStyle w:val="-Normal"/>
          <w:rFonts w:ascii="Frutiger LT Arabic 45 Light" w:hAnsi="Frutiger LT Arabic 45 Light" w:cs="Frutiger LT Arabic 45 Light"/>
          <w:color w:val="000000" w:themeColor="text1"/>
        </w:rPr>
      </w:pPr>
    </w:p>
    <w:tbl>
      <w:tblPr>
        <w:tblStyle w:val="TableGrid"/>
        <w:tblW w:w="0" w:type="auto"/>
        <w:tblInd w:w="720" w:type="dxa"/>
        <w:tblLook w:val="04A0" w:firstRow="1" w:lastRow="0" w:firstColumn="1" w:lastColumn="0" w:noHBand="0" w:noVBand="1"/>
      </w:tblPr>
      <w:tblGrid>
        <w:gridCol w:w="4405"/>
        <w:gridCol w:w="5332"/>
      </w:tblGrid>
      <w:tr w:rsidR="009C3BA9" w:rsidRPr="00161BBC" w14:paraId="288CF878" w14:textId="77777777" w:rsidTr="00356D25">
        <w:trPr>
          <w:ins w:id="6315" w:author="Islam Nady" w:date="2024-06-09T21:03:00Z"/>
        </w:trPr>
        <w:tc>
          <w:tcPr>
            <w:tcW w:w="4405" w:type="dxa"/>
            <w:shd w:val="clear" w:color="auto" w:fill="C00000"/>
          </w:tcPr>
          <w:p w14:paraId="4F67BF80" w14:textId="77777777" w:rsidR="009C3BA9" w:rsidRPr="009235E3" w:rsidRDefault="009C3BA9" w:rsidP="00356D25">
            <w:pPr>
              <w:rPr>
                <w:ins w:id="6316" w:author="Islam Nady" w:date="2024-06-09T21:03:00Z"/>
                <w:rStyle w:val="-Normal"/>
                <w:rFonts w:ascii="Frutiger LT Arabic 45 Light" w:hAnsi="Frutiger LT Arabic 45 Light" w:cs="Frutiger LT Arabic 45 Light"/>
                <w:color w:val="FFFFFF" w:themeColor="background1"/>
              </w:rPr>
            </w:pPr>
            <w:ins w:id="6317" w:author="Islam Nady" w:date="2024-06-09T21:03:00Z">
              <w:r w:rsidRPr="009235E3">
                <w:rPr>
                  <w:rStyle w:val="-Normal"/>
                  <w:rFonts w:ascii="Frutiger LT Arabic 45 Light" w:hAnsi="Frutiger LT Arabic 45 Light" w:cs="Frutiger LT Arabic 45 Light"/>
                  <w:color w:val="FFFFFF" w:themeColor="background1"/>
                </w:rPr>
                <w:t>Assessment Question</w:t>
              </w:r>
            </w:ins>
          </w:p>
        </w:tc>
        <w:tc>
          <w:tcPr>
            <w:tcW w:w="5332" w:type="dxa"/>
            <w:shd w:val="clear" w:color="auto" w:fill="C00000"/>
          </w:tcPr>
          <w:p w14:paraId="5A2A6C63" w14:textId="77777777" w:rsidR="009C3BA9" w:rsidRPr="009235E3" w:rsidRDefault="009C3BA9" w:rsidP="00356D25">
            <w:pPr>
              <w:rPr>
                <w:ins w:id="6318" w:author="Islam Nady" w:date="2024-06-09T21:03:00Z"/>
                <w:rStyle w:val="-Normal"/>
                <w:rFonts w:ascii="Frutiger LT Arabic 45 Light" w:hAnsi="Frutiger LT Arabic 45 Light" w:cs="Frutiger LT Arabic 45 Light"/>
                <w:color w:val="FFFFFF" w:themeColor="background1"/>
              </w:rPr>
            </w:pPr>
            <w:ins w:id="6319" w:author="Islam Nady" w:date="2024-06-09T21:03:00Z">
              <w:r>
                <w:rPr>
                  <w:rStyle w:val="-Normal"/>
                  <w:rFonts w:ascii="Frutiger LT Arabic 45 Light" w:hAnsi="Frutiger LT Arabic 45 Light" w:cs="Frutiger LT Arabic 45 Light"/>
                  <w:color w:val="FFFFFF" w:themeColor="background1"/>
                </w:rPr>
                <w:t xml:space="preserve">Vendor </w:t>
              </w:r>
              <w:r w:rsidRPr="009235E3">
                <w:rPr>
                  <w:rStyle w:val="-Normal"/>
                  <w:rFonts w:ascii="Frutiger LT Arabic 45 Light" w:hAnsi="Frutiger LT Arabic 45 Light" w:cs="Frutiger LT Arabic 45 Light"/>
                  <w:color w:val="FFFFFF" w:themeColor="background1"/>
                </w:rPr>
                <w:t>Answer</w:t>
              </w:r>
            </w:ins>
          </w:p>
        </w:tc>
      </w:tr>
      <w:tr w:rsidR="009C3BA9" w14:paraId="7A2CB35A" w14:textId="77777777" w:rsidTr="00356D25">
        <w:trPr>
          <w:ins w:id="6320" w:author="Islam Nady" w:date="2024-06-09T21:03:00Z"/>
        </w:trPr>
        <w:tc>
          <w:tcPr>
            <w:tcW w:w="4405" w:type="dxa"/>
          </w:tcPr>
          <w:p w14:paraId="4324D9A7" w14:textId="77777777" w:rsidR="009C3BA9" w:rsidRPr="00E14CED" w:rsidRDefault="009C3BA9" w:rsidP="009C3BA9">
            <w:pPr>
              <w:pStyle w:val="ListParagraph"/>
              <w:numPr>
                <w:ilvl w:val="0"/>
                <w:numId w:val="47"/>
              </w:numPr>
              <w:contextualSpacing w:val="0"/>
              <w:rPr>
                <w:ins w:id="6321" w:author="Islam Nady" w:date="2024-06-09T21:03:00Z"/>
                <w:rStyle w:val="-Normal"/>
                <w:rFonts w:ascii="Frutiger LT Arabic 45 Light" w:hAnsi="Frutiger LT Arabic 45 Light" w:cs="Frutiger LT Arabic 45 Light"/>
                <w:color w:val="000000" w:themeColor="text1"/>
              </w:rPr>
            </w:pPr>
            <w:ins w:id="6322" w:author="Islam Nady" w:date="2024-06-09T21:03:00Z">
              <w:r w:rsidRPr="00E14CED">
                <w:rPr>
                  <w:rStyle w:val="-Normal"/>
                  <w:rFonts w:ascii="Frutiger LT Arabic 45 Light" w:hAnsi="Frutiger LT Arabic 45 Light" w:cs="Frutiger LT Arabic 45 Light"/>
                  <w:color w:val="000000" w:themeColor="text1"/>
                </w:rPr>
                <w:t>What types of logs and data can RPA system export directly to Splunk?</w:t>
              </w:r>
            </w:ins>
          </w:p>
        </w:tc>
        <w:tc>
          <w:tcPr>
            <w:tcW w:w="5332" w:type="dxa"/>
          </w:tcPr>
          <w:p w14:paraId="77BEAF23" w14:textId="77777777" w:rsidR="009C3BA9" w:rsidRPr="004C0FDC" w:rsidRDefault="009C3BA9" w:rsidP="00356D25">
            <w:pPr>
              <w:rPr>
                <w:ins w:id="6323" w:author="Islam Nady" w:date="2024-06-09T21:03:00Z"/>
                <w:rStyle w:val="-Normal"/>
                <w:rFonts w:ascii="Frutiger LT Arabic 45 Light" w:hAnsi="Frutiger LT Arabic 45 Light" w:cs="Frutiger LT Arabic 45 Light"/>
                <w:color w:val="000000" w:themeColor="text1"/>
              </w:rPr>
            </w:pPr>
            <w:ins w:id="6324" w:author="Islam Nady" w:date="2024-06-09T21:03:00Z">
              <w:r w:rsidRPr="004C0FDC">
                <w:rPr>
                  <w:rStyle w:val="-Normal"/>
                  <w:rFonts w:ascii="Frutiger LT Arabic 45 Light" w:hAnsi="Frutiger LT Arabic 45 Light" w:cs="Frutiger LT Arabic 45 Light"/>
                  <w:color w:val="000000" w:themeColor="text1"/>
                </w:rPr>
                <w:t>Automation Anywhere can export a variety of logs directly to Splunk, including:</w:t>
              </w:r>
            </w:ins>
          </w:p>
          <w:p w14:paraId="6951B8E4" w14:textId="77777777" w:rsidR="009C3BA9" w:rsidRPr="004C0FDC" w:rsidRDefault="009C3BA9" w:rsidP="00356D25">
            <w:pPr>
              <w:rPr>
                <w:ins w:id="6325" w:author="Islam Nady" w:date="2024-06-09T21:03:00Z"/>
                <w:rStyle w:val="-Normal"/>
                <w:rFonts w:ascii="Frutiger LT Arabic 45 Light" w:hAnsi="Frutiger LT Arabic 45 Light" w:cs="Frutiger LT Arabic 45 Light"/>
                <w:color w:val="000000" w:themeColor="text1"/>
              </w:rPr>
            </w:pPr>
            <w:ins w:id="6326" w:author="Islam Nady" w:date="2024-06-09T21:03:00Z">
              <w:r w:rsidRPr="004C0FDC">
                <w:rPr>
                  <w:rStyle w:val="-Normal"/>
                  <w:rFonts w:ascii="Frutiger LT Arabic 45 Light" w:hAnsi="Frutiger LT Arabic 45 Light" w:cs="Frutiger LT Arabic 45 Light"/>
                  <w:color w:val="000000" w:themeColor="text1"/>
                </w:rPr>
                <w:t>•</w:t>
              </w:r>
              <w:r>
                <w:rPr>
                  <w:rStyle w:val="-Normal"/>
                  <w:rFonts w:ascii="Frutiger LT Arabic 45 Light" w:hAnsi="Frutiger LT Arabic 45 Light" w:cs="Frutiger LT Arabic 45 Light"/>
                  <w:color w:val="000000" w:themeColor="text1"/>
                </w:rPr>
                <w:t xml:space="preserve"> </w:t>
              </w:r>
              <w:r w:rsidRPr="00356D25">
                <w:rPr>
                  <w:rStyle w:val="-Normal"/>
                  <w:rFonts w:ascii="Frutiger LT Arabic 45 Light" w:hAnsi="Frutiger LT Arabic 45 Light" w:cs="Frutiger LT Arabic 45 Light"/>
                  <w:b/>
                  <w:bCs/>
                  <w:color w:val="000000" w:themeColor="text1"/>
                  <w:u w:val="single"/>
                </w:rPr>
                <w:t>Audit logs</w:t>
              </w:r>
              <w:r w:rsidRPr="004C0FDC">
                <w:rPr>
                  <w:rStyle w:val="-Normal"/>
                  <w:rFonts w:ascii="Frutiger LT Arabic 45 Light" w:hAnsi="Frutiger LT Arabic 45 Light" w:cs="Frutiger LT Arabic 45 Light"/>
                  <w:color w:val="000000" w:themeColor="text1"/>
                </w:rPr>
                <w:t>: These track user activities within the system, such as login/logout events, bot deployment, and execution history.</w:t>
              </w:r>
            </w:ins>
          </w:p>
          <w:p w14:paraId="7F2EE14F" w14:textId="77777777" w:rsidR="009C3BA9" w:rsidRPr="004C0FDC" w:rsidRDefault="009C3BA9" w:rsidP="00356D25">
            <w:pPr>
              <w:rPr>
                <w:ins w:id="6327" w:author="Islam Nady" w:date="2024-06-09T21:03:00Z"/>
                <w:rStyle w:val="-Normal"/>
                <w:rFonts w:ascii="Frutiger LT Arabic 45 Light" w:hAnsi="Frutiger LT Arabic 45 Light" w:cs="Frutiger LT Arabic 45 Light"/>
                <w:color w:val="000000" w:themeColor="text1"/>
              </w:rPr>
            </w:pPr>
            <w:ins w:id="6328" w:author="Islam Nady" w:date="2024-06-09T21:03:00Z">
              <w:r w:rsidRPr="004C0FDC">
                <w:rPr>
                  <w:rStyle w:val="-Normal"/>
                  <w:rFonts w:ascii="Frutiger LT Arabic 45 Light" w:hAnsi="Frutiger LT Arabic 45 Light" w:cs="Frutiger LT Arabic 45 Light"/>
                  <w:color w:val="000000" w:themeColor="text1"/>
                </w:rPr>
                <w:t>•</w:t>
              </w:r>
              <w:r>
                <w:rPr>
                  <w:rStyle w:val="-Normal"/>
                  <w:rFonts w:ascii="Frutiger LT Arabic 45 Light" w:hAnsi="Frutiger LT Arabic 45 Light" w:cs="Frutiger LT Arabic 45 Light"/>
                  <w:color w:val="000000" w:themeColor="text1"/>
                </w:rPr>
                <w:t xml:space="preserve"> </w:t>
              </w:r>
              <w:r w:rsidRPr="00356D25">
                <w:rPr>
                  <w:rStyle w:val="-Normal"/>
                  <w:rFonts w:ascii="Frutiger LT Arabic 45 Light" w:hAnsi="Frutiger LT Arabic 45 Light" w:cs="Frutiger LT Arabic 45 Light"/>
                  <w:b/>
                  <w:bCs/>
                  <w:color w:val="000000" w:themeColor="text1"/>
                  <w:u w:val="single"/>
                </w:rPr>
                <w:t>System logs</w:t>
              </w:r>
              <w:r w:rsidRPr="004C0FDC">
                <w:rPr>
                  <w:rStyle w:val="-Normal"/>
                  <w:rFonts w:ascii="Frutiger LT Arabic 45 Light" w:hAnsi="Frutiger LT Arabic 45 Light" w:cs="Frutiger LT Arabic 45 Light"/>
                  <w:color w:val="000000" w:themeColor="text1"/>
                </w:rPr>
                <w:t>: These provide insights into the health and status of the RPA system, including error messages and system warnings.</w:t>
              </w:r>
            </w:ins>
          </w:p>
          <w:p w14:paraId="448695C6" w14:textId="77777777" w:rsidR="009C3BA9" w:rsidRDefault="009C3BA9" w:rsidP="00356D25">
            <w:pPr>
              <w:rPr>
                <w:ins w:id="6329" w:author="Islam Nady" w:date="2024-06-09T21:03:00Z"/>
                <w:rStyle w:val="-Normal"/>
                <w:rFonts w:ascii="Frutiger LT Arabic 45 Light" w:hAnsi="Frutiger LT Arabic 45 Light" w:cs="Frutiger LT Arabic 45 Light"/>
                <w:color w:val="000000" w:themeColor="text1"/>
              </w:rPr>
            </w:pPr>
            <w:ins w:id="6330" w:author="Islam Nady" w:date="2024-06-09T21:03:00Z">
              <w:r w:rsidRPr="004C0FDC">
                <w:rPr>
                  <w:rStyle w:val="-Normal"/>
                  <w:rFonts w:ascii="Frutiger LT Arabic 45 Light" w:hAnsi="Frutiger LT Arabic 45 Light" w:cs="Frutiger LT Arabic 45 Light"/>
                  <w:color w:val="000000" w:themeColor="text1"/>
                </w:rPr>
                <w:t>•</w:t>
              </w:r>
              <w:r>
                <w:rPr>
                  <w:rStyle w:val="-Normal"/>
                  <w:rFonts w:ascii="Frutiger LT Arabic 45 Light" w:hAnsi="Frutiger LT Arabic 45 Light" w:cs="Frutiger LT Arabic 45 Light"/>
                  <w:color w:val="000000" w:themeColor="text1"/>
                </w:rPr>
                <w:t xml:space="preserve"> </w:t>
              </w:r>
              <w:r w:rsidRPr="00356D25">
                <w:rPr>
                  <w:rStyle w:val="-Normal"/>
                  <w:rFonts w:ascii="Frutiger LT Arabic 45 Light" w:hAnsi="Frutiger LT Arabic 45 Light" w:cs="Frutiger LT Arabic 45 Light"/>
                  <w:b/>
                  <w:bCs/>
                  <w:color w:val="000000" w:themeColor="text1"/>
                  <w:u w:val="single"/>
                </w:rPr>
                <w:t>Bot execution logs</w:t>
              </w:r>
              <w:r w:rsidRPr="004C0FDC">
                <w:rPr>
                  <w:rStyle w:val="-Normal"/>
                  <w:rFonts w:ascii="Frutiger LT Arabic 45 Light" w:hAnsi="Frutiger LT Arabic 45 Light" w:cs="Frutiger LT Arabic 45 Light"/>
                  <w:color w:val="000000" w:themeColor="text1"/>
                </w:rPr>
                <w:t>: Detailed records of each bot's operations, including start and end times, execution paths, and outcomes.</w:t>
              </w:r>
            </w:ins>
          </w:p>
        </w:tc>
      </w:tr>
      <w:tr w:rsidR="009C3BA9" w14:paraId="75CFC740" w14:textId="77777777" w:rsidTr="00356D25">
        <w:trPr>
          <w:ins w:id="6331" w:author="Islam Nady" w:date="2024-06-09T21:03:00Z"/>
        </w:trPr>
        <w:tc>
          <w:tcPr>
            <w:tcW w:w="4405" w:type="dxa"/>
          </w:tcPr>
          <w:p w14:paraId="1FE98F84" w14:textId="77777777" w:rsidR="009C3BA9" w:rsidRPr="004C0FDC" w:rsidRDefault="009C3BA9" w:rsidP="009C3BA9">
            <w:pPr>
              <w:pStyle w:val="ListParagraph"/>
              <w:numPr>
                <w:ilvl w:val="0"/>
                <w:numId w:val="47"/>
              </w:numPr>
              <w:contextualSpacing w:val="0"/>
              <w:rPr>
                <w:ins w:id="6332" w:author="Islam Nady" w:date="2024-06-09T21:03:00Z"/>
                <w:rStyle w:val="-Normal"/>
                <w:rFonts w:ascii="Frutiger LT Arabic 45 Light" w:hAnsi="Frutiger LT Arabic 45 Light" w:cs="Frutiger LT Arabic 45 Light"/>
                <w:color w:val="000000" w:themeColor="text1"/>
              </w:rPr>
            </w:pPr>
            <w:ins w:id="6333" w:author="Islam Nady" w:date="2024-06-09T21:03:00Z">
              <w:r w:rsidRPr="004C0FDC">
                <w:rPr>
                  <w:rStyle w:val="-Normal"/>
                  <w:rFonts w:ascii="Frutiger LT Arabic 45 Light" w:hAnsi="Frutiger LT Arabic 45 Light" w:cs="Frutiger LT Arabic 45 Light"/>
                  <w:color w:val="000000" w:themeColor="text1"/>
                </w:rPr>
                <w:t>How does the system monitor RPA operations for deviations from normal behavior?</w:t>
              </w:r>
            </w:ins>
          </w:p>
        </w:tc>
        <w:tc>
          <w:tcPr>
            <w:tcW w:w="5332" w:type="dxa"/>
          </w:tcPr>
          <w:p w14:paraId="5E336C54" w14:textId="77777777" w:rsidR="009C3BA9" w:rsidRDefault="009C3BA9" w:rsidP="00356D25">
            <w:pPr>
              <w:rPr>
                <w:ins w:id="6334" w:author="Islam Nady" w:date="2024-06-09T21:03:00Z"/>
                <w:rStyle w:val="-Normal"/>
                <w:rFonts w:ascii="Frutiger LT Arabic 45 Light" w:hAnsi="Frutiger LT Arabic 45 Light" w:cs="Frutiger LT Arabic 45 Light"/>
                <w:color w:val="000000" w:themeColor="text1"/>
              </w:rPr>
            </w:pPr>
            <w:ins w:id="6335" w:author="Islam Nady" w:date="2024-06-09T21:03:00Z">
              <w:r w:rsidRPr="00E14CED">
                <w:rPr>
                  <w:rStyle w:val="-Normal"/>
                  <w:rFonts w:ascii="Frutiger LT Arabic 45 Light" w:hAnsi="Frutiger LT Arabic 45 Light" w:cs="Frutiger LT Arabic 45 Light"/>
                  <w:color w:val="000000" w:themeColor="text1"/>
                </w:rPr>
                <w:t>Automation Anywhere's Control Room has built-in monitoring capabilities that can track bot performance and user activities. It can identify deviations from normal behavior by analyzing historical data and setting thresholds for expected activities. These deviations, once identified, can be flagged for further investigation.</w:t>
              </w:r>
            </w:ins>
          </w:p>
        </w:tc>
      </w:tr>
      <w:tr w:rsidR="009C3BA9" w14:paraId="54EB0A0A" w14:textId="77777777" w:rsidTr="00356D25">
        <w:trPr>
          <w:ins w:id="6336" w:author="Islam Nady" w:date="2024-06-09T21:03:00Z"/>
        </w:trPr>
        <w:tc>
          <w:tcPr>
            <w:tcW w:w="4405" w:type="dxa"/>
          </w:tcPr>
          <w:p w14:paraId="3F1BE24E" w14:textId="77777777" w:rsidR="009C3BA9" w:rsidRPr="00E14CED" w:rsidRDefault="009C3BA9" w:rsidP="009C3BA9">
            <w:pPr>
              <w:pStyle w:val="ListParagraph"/>
              <w:numPr>
                <w:ilvl w:val="0"/>
                <w:numId w:val="47"/>
              </w:numPr>
              <w:contextualSpacing w:val="0"/>
              <w:rPr>
                <w:ins w:id="6337" w:author="Islam Nady" w:date="2024-06-09T21:03:00Z"/>
                <w:rStyle w:val="-Normal"/>
                <w:rFonts w:ascii="Frutiger LT Arabic 45 Light" w:hAnsi="Frutiger LT Arabic 45 Light" w:cs="Frutiger LT Arabic 45 Light"/>
                <w:color w:val="000000" w:themeColor="text1"/>
              </w:rPr>
            </w:pPr>
            <w:ins w:id="6338" w:author="Islam Nady" w:date="2024-06-09T21:03:00Z">
              <w:r w:rsidRPr="00356D25">
                <w:rPr>
                  <w:rStyle w:val="-Normal"/>
                  <w:rFonts w:ascii="Frutiger LT Arabic 45 Light" w:hAnsi="Frutiger LT Arabic 45 Light" w:cs="Frutiger LT Arabic 45 Light"/>
                  <w:color w:val="000000" w:themeColor="text1"/>
                </w:rPr>
                <w:t>Can the monitoring parameters be customized to align with specific use cases in Splunk?</w:t>
              </w:r>
            </w:ins>
          </w:p>
        </w:tc>
        <w:tc>
          <w:tcPr>
            <w:tcW w:w="5332" w:type="dxa"/>
          </w:tcPr>
          <w:p w14:paraId="2BC58E26" w14:textId="77777777" w:rsidR="009C3BA9" w:rsidRDefault="009C3BA9" w:rsidP="00356D25">
            <w:pPr>
              <w:rPr>
                <w:ins w:id="6339" w:author="Islam Nady" w:date="2024-06-09T21:03:00Z"/>
                <w:rStyle w:val="-Normal"/>
                <w:rFonts w:ascii="Frutiger LT Arabic 45 Light" w:hAnsi="Frutiger LT Arabic 45 Light" w:cs="Frutiger LT Arabic 45 Light"/>
                <w:color w:val="000000" w:themeColor="text1"/>
              </w:rPr>
            </w:pPr>
            <w:ins w:id="6340" w:author="Islam Nady" w:date="2024-06-09T21:03:00Z">
              <w:r w:rsidRPr="00E14CED">
                <w:rPr>
                  <w:rStyle w:val="-Normal"/>
                  <w:rFonts w:ascii="Frutiger LT Arabic 45 Light" w:hAnsi="Frutiger LT Arabic 45 Light" w:cs="Frutiger LT Arabic 45 Light"/>
                  <w:color w:val="000000" w:themeColor="text1"/>
                </w:rPr>
                <w:t>Yes, the monitoring parameters can be customized in Splunk to align with specific use cases. Splunk's powerful search and reporting capabilities allow you to define what constitutes normal and abnormal behavior based on historical data and specific operational requirements of your RPA deployment.</w:t>
              </w:r>
            </w:ins>
          </w:p>
        </w:tc>
      </w:tr>
      <w:tr w:rsidR="009C3BA9" w14:paraId="19261BF4" w14:textId="77777777" w:rsidTr="00356D25">
        <w:trPr>
          <w:ins w:id="6341" w:author="Islam Nady" w:date="2024-06-09T21:03:00Z"/>
        </w:trPr>
        <w:tc>
          <w:tcPr>
            <w:tcW w:w="4405" w:type="dxa"/>
          </w:tcPr>
          <w:p w14:paraId="57ED115A" w14:textId="77777777" w:rsidR="009C3BA9" w:rsidRPr="004C0FDC" w:rsidRDefault="009C3BA9" w:rsidP="009C3BA9">
            <w:pPr>
              <w:pStyle w:val="ListParagraph"/>
              <w:numPr>
                <w:ilvl w:val="0"/>
                <w:numId w:val="47"/>
              </w:numPr>
              <w:contextualSpacing w:val="0"/>
              <w:rPr>
                <w:ins w:id="6342" w:author="Islam Nady" w:date="2024-06-09T21:03:00Z"/>
                <w:rStyle w:val="-Normal"/>
                <w:rFonts w:ascii="Frutiger LT Arabic 45 Light" w:hAnsi="Frutiger LT Arabic 45 Light" w:cs="Frutiger LT Arabic 45 Light"/>
                <w:color w:val="000000" w:themeColor="text1"/>
              </w:rPr>
            </w:pPr>
            <w:ins w:id="6343" w:author="Islam Nady" w:date="2024-06-09T21:03:00Z">
              <w:r w:rsidRPr="00E14CED">
                <w:rPr>
                  <w:rStyle w:val="-Normal"/>
                  <w:rFonts w:ascii="Frutiger LT Arabic 45 Light" w:hAnsi="Frutiger LT Arabic 45 Light" w:cs="Frutiger LT Arabic 45 Light"/>
                  <w:color w:val="000000" w:themeColor="text1"/>
                </w:rPr>
                <w:t>Describe how the RPA system detects unusual login patterns, execution times, and workflow triggers.</w:t>
              </w:r>
            </w:ins>
          </w:p>
        </w:tc>
        <w:tc>
          <w:tcPr>
            <w:tcW w:w="5332" w:type="dxa"/>
          </w:tcPr>
          <w:p w14:paraId="3CBF7CDE" w14:textId="77777777" w:rsidR="009C3BA9" w:rsidRDefault="009C3BA9" w:rsidP="00356D25">
            <w:pPr>
              <w:rPr>
                <w:ins w:id="6344" w:author="Islam Nady" w:date="2024-06-09T21:03:00Z"/>
                <w:rStyle w:val="-Normal"/>
                <w:rFonts w:ascii="Frutiger LT Arabic 45 Light" w:hAnsi="Frutiger LT Arabic 45 Light" w:cs="Frutiger LT Arabic 45 Light"/>
                <w:color w:val="000000" w:themeColor="text1"/>
              </w:rPr>
            </w:pPr>
            <w:ins w:id="6345" w:author="Islam Nady" w:date="2024-06-09T21:03:00Z">
              <w:r w:rsidRPr="00E14CED">
                <w:rPr>
                  <w:rStyle w:val="-Normal"/>
                  <w:rFonts w:ascii="Frutiger LT Arabic 45 Light" w:hAnsi="Frutiger LT Arabic 45 Light" w:cs="Frutiger LT Arabic 45 Light"/>
                  <w:color w:val="000000" w:themeColor="text1"/>
                </w:rPr>
                <w:t>By integrating Automation Anywhere with Splunk, you can leverage Splunk's analytics to detect unusual login patterns (e.g., logins at odd hours or from unexpected locations), anomalies in execution times (e.g., a bot taking significantly longer or shorter to complete its task), and workflow triggers that deviate from the norm.</w:t>
              </w:r>
            </w:ins>
          </w:p>
        </w:tc>
      </w:tr>
      <w:tr w:rsidR="009C3BA9" w14:paraId="0C4A207E" w14:textId="77777777" w:rsidTr="00356D25">
        <w:trPr>
          <w:ins w:id="6346" w:author="Islam Nady" w:date="2024-06-09T21:03:00Z"/>
        </w:trPr>
        <w:tc>
          <w:tcPr>
            <w:tcW w:w="4405" w:type="dxa"/>
          </w:tcPr>
          <w:p w14:paraId="660B282B" w14:textId="77777777" w:rsidR="009C3BA9" w:rsidRPr="00E14CED" w:rsidRDefault="009C3BA9" w:rsidP="009C3BA9">
            <w:pPr>
              <w:pStyle w:val="ListParagraph"/>
              <w:numPr>
                <w:ilvl w:val="0"/>
                <w:numId w:val="47"/>
              </w:numPr>
              <w:contextualSpacing w:val="0"/>
              <w:rPr>
                <w:ins w:id="6347" w:author="Islam Nady" w:date="2024-06-09T21:03:00Z"/>
                <w:rStyle w:val="-Normal"/>
                <w:rFonts w:ascii="Frutiger LT Arabic 45 Light" w:hAnsi="Frutiger LT Arabic 45 Light" w:cs="Frutiger LT Arabic 45 Light"/>
                <w:color w:val="000000" w:themeColor="text1"/>
              </w:rPr>
            </w:pPr>
            <w:ins w:id="6348" w:author="Islam Nady" w:date="2024-06-09T21:03:00Z">
              <w:r w:rsidRPr="00356D25">
                <w:rPr>
                  <w:rStyle w:val="-Normal"/>
                  <w:rFonts w:ascii="Frutiger LT Arabic 45 Light" w:hAnsi="Frutiger LT Arabic 45 Light" w:cs="Frutiger LT Arabic 45 Light"/>
                  <w:color w:val="000000" w:themeColor="text1"/>
                </w:rPr>
                <w:t>What specific security incidents and suspicious activities can the RPA system report on when integrated with Splunk?</w:t>
              </w:r>
            </w:ins>
          </w:p>
        </w:tc>
        <w:tc>
          <w:tcPr>
            <w:tcW w:w="5332" w:type="dxa"/>
          </w:tcPr>
          <w:p w14:paraId="5510F33B" w14:textId="77777777" w:rsidR="009C3BA9" w:rsidRPr="00E14CED" w:rsidRDefault="009C3BA9" w:rsidP="00356D25">
            <w:pPr>
              <w:rPr>
                <w:ins w:id="6349" w:author="Islam Nady" w:date="2024-06-09T21:03:00Z"/>
                <w:rStyle w:val="-Normal"/>
                <w:rFonts w:ascii="Frutiger LT Arabic 45 Light" w:hAnsi="Frutiger LT Arabic 45 Light" w:cs="Frutiger LT Arabic 45 Light"/>
                <w:color w:val="000000" w:themeColor="text1"/>
              </w:rPr>
            </w:pPr>
            <w:ins w:id="6350" w:author="Islam Nady" w:date="2024-06-09T21:03:00Z">
              <w:r w:rsidRPr="00E14CED">
                <w:rPr>
                  <w:rStyle w:val="-Normal"/>
                  <w:rFonts w:ascii="Frutiger LT Arabic 45 Light" w:hAnsi="Frutiger LT Arabic 45 Light" w:cs="Frutiger LT Arabic 45 Light"/>
                  <w:color w:val="000000" w:themeColor="text1"/>
                </w:rPr>
                <w:t>When integrated with Splunk, Automation Anywhere can report on various security incidents and suspicious activities, such as:</w:t>
              </w:r>
            </w:ins>
          </w:p>
          <w:p w14:paraId="064FF0B5" w14:textId="77777777" w:rsidR="009C3BA9" w:rsidRPr="00E14CED" w:rsidRDefault="009C3BA9" w:rsidP="009C3BA9">
            <w:pPr>
              <w:pStyle w:val="ListParagraph"/>
              <w:numPr>
                <w:ilvl w:val="0"/>
                <w:numId w:val="48"/>
              </w:numPr>
              <w:rPr>
                <w:ins w:id="6351" w:author="Islam Nady" w:date="2024-06-09T21:03:00Z"/>
                <w:rStyle w:val="-Normal"/>
                <w:rFonts w:ascii="Frutiger LT Arabic 45 Light" w:hAnsi="Frutiger LT Arabic 45 Light" w:cs="Frutiger LT Arabic 45 Light"/>
                <w:color w:val="000000" w:themeColor="text1"/>
              </w:rPr>
            </w:pPr>
            <w:ins w:id="6352" w:author="Islam Nady" w:date="2024-06-09T21:03:00Z">
              <w:r w:rsidRPr="00E14CED">
                <w:rPr>
                  <w:rStyle w:val="-Normal"/>
                  <w:rFonts w:ascii="Frutiger LT Arabic 45 Light" w:hAnsi="Frutiger LT Arabic 45 Light" w:cs="Frutiger LT Arabic 45 Light"/>
                  <w:color w:val="000000" w:themeColor="text1"/>
                </w:rPr>
                <w:t>Unauthorized access attempts</w:t>
              </w:r>
            </w:ins>
          </w:p>
          <w:p w14:paraId="43D2142A" w14:textId="77777777" w:rsidR="009C3BA9" w:rsidRPr="00E14CED" w:rsidRDefault="009C3BA9" w:rsidP="009C3BA9">
            <w:pPr>
              <w:pStyle w:val="ListParagraph"/>
              <w:numPr>
                <w:ilvl w:val="0"/>
                <w:numId w:val="48"/>
              </w:numPr>
              <w:rPr>
                <w:ins w:id="6353" w:author="Islam Nady" w:date="2024-06-09T21:03:00Z"/>
                <w:rStyle w:val="-Normal"/>
                <w:rFonts w:ascii="Frutiger LT Arabic 45 Light" w:hAnsi="Frutiger LT Arabic 45 Light" w:cs="Frutiger LT Arabic 45 Light"/>
                <w:color w:val="000000" w:themeColor="text1"/>
              </w:rPr>
            </w:pPr>
            <w:ins w:id="6354" w:author="Islam Nady" w:date="2024-06-09T21:03:00Z">
              <w:r w:rsidRPr="00E14CED">
                <w:rPr>
                  <w:rStyle w:val="-Normal"/>
                  <w:rFonts w:ascii="Frutiger LT Arabic 45 Light" w:hAnsi="Frutiger LT Arabic 45 Light" w:cs="Frutiger LT Arabic 45 Light"/>
                  <w:color w:val="000000" w:themeColor="text1"/>
                </w:rPr>
                <w:t>Repeated failures in bot execution that may indicate tampering</w:t>
              </w:r>
            </w:ins>
          </w:p>
          <w:p w14:paraId="6D5C62E0" w14:textId="77777777" w:rsidR="009C3BA9" w:rsidRPr="00E14CED" w:rsidRDefault="009C3BA9" w:rsidP="009C3BA9">
            <w:pPr>
              <w:pStyle w:val="ListParagraph"/>
              <w:numPr>
                <w:ilvl w:val="0"/>
                <w:numId w:val="48"/>
              </w:numPr>
              <w:rPr>
                <w:ins w:id="6355" w:author="Islam Nady" w:date="2024-06-09T21:03:00Z"/>
                <w:rStyle w:val="-Normal"/>
                <w:rFonts w:ascii="Frutiger LT Arabic 45 Light" w:hAnsi="Frutiger LT Arabic 45 Light" w:cs="Frutiger LT Arabic 45 Light"/>
                <w:color w:val="000000" w:themeColor="text1"/>
              </w:rPr>
            </w:pPr>
            <w:ins w:id="6356" w:author="Islam Nady" w:date="2024-06-09T21:03:00Z">
              <w:r w:rsidRPr="00E14CED">
                <w:rPr>
                  <w:rStyle w:val="-Normal"/>
                  <w:rFonts w:ascii="Frutiger LT Arabic 45 Light" w:hAnsi="Frutiger LT Arabic 45 Light" w:cs="Frutiger LT Arabic 45 Light"/>
                  <w:color w:val="000000" w:themeColor="text1"/>
                </w:rPr>
                <w:t>Unusual data access patterns that could suggest data exfiltration attempts</w:t>
              </w:r>
            </w:ins>
          </w:p>
        </w:tc>
      </w:tr>
      <w:tr w:rsidR="009C3BA9" w14:paraId="66CFC15F" w14:textId="77777777" w:rsidTr="00356D25">
        <w:trPr>
          <w:ins w:id="6357" w:author="Islam Nady" w:date="2024-06-09T21:03:00Z"/>
        </w:trPr>
        <w:tc>
          <w:tcPr>
            <w:tcW w:w="4405" w:type="dxa"/>
          </w:tcPr>
          <w:p w14:paraId="12CD31A8" w14:textId="77777777" w:rsidR="009C3BA9" w:rsidRPr="004C0FDC" w:rsidRDefault="009C3BA9" w:rsidP="009C3BA9">
            <w:pPr>
              <w:pStyle w:val="ListParagraph"/>
              <w:numPr>
                <w:ilvl w:val="0"/>
                <w:numId w:val="47"/>
              </w:numPr>
              <w:contextualSpacing w:val="0"/>
              <w:rPr>
                <w:ins w:id="6358" w:author="Islam Nady" w:date="2024-06-09T21:03:00Z"/>
                <w:rStyle w:val="-Normal"/>
                <w:rFonts w:ascii="Frutiger LT Arabic 45 Light" w:hAnsi="Frutiger LT Arabic 45 Light" w:cs="Frutiger LT Arabic 45 Light"/>
                <w:color w:val="000000" w:themeColor="text1"/>
              </w:rPr>
            </w:pPr>
            <w:ins w:id="6359" w:author="Islam Nady" w:date="2024-06-09T21:03:00Z">
              <w:r w:rsidRPr="00E14CED">
                <w:rPr>
                  <w:rStyle w:val="-Normal"/>
                  <w:rFonts w:ascii="Frutiger LT Arabic 45 Light" w:hAnsi="Frutiger LT Arabic 45 Light" w:cs="Frutiger LT Arabic 45 Light"/>
                  <w:color w:val="000000" w:themeColor="text1"/>
                </w:rPr>
                <w:t>Does the RPA offer any real-time monitoring capabilities that can trigger instant alerts in Splunk?</w:t>
              </w:r>
            </w:ins>
          </w:p>
        </w:tc>
        <w:tc>
          <w:tcPr>
            <w:tcW w:w="5332" w:type="dxa"/>
          </w:tcPr>
          <w:p w14:paraId="64F6B021" w14:textId="77777777" w:rsidR="009C3BA9" w:rsidRDefault="009C3BA9" w:rsidP="00356D25">
            <w:pPr>
              <w:rPr>
                <w:ins w:id="6360" w:author="Islam Nady" w:date="2024-06-09T21:03:00Z"/>
                <w:rStyle w:val="-Normal"/>
                <w:rFonts w:ascii="Frutiger LT Arabic 45 Light" w:hAnsi="Frutiger LT Arabic 45 Light" w:cs="Frutiger LT Arabic 45 Light"/>
                <w:color w:val="000000" w:themeColor="text1"/>
              </w:rPr>
            </w:pPr>
            <w:ins w:id="6361" w:author="Islam Nady" w:date="2024-06-09T21:03:00Z">
              <w:r w:rsidRPr="00E14CED">
                <w:rPr>
                  <w:rStyle w:val="-Normal"/>
                  <w:rFonts w:ascii="Frutiger LT Arabic 45 Light" w:hAnsi="Frutiger LT Arabic 45 Light" w:cs="Frutiger LT Arabic 45 Light"/>
                  <w:color w:val="000000" w:themeColor="text1"/>
                </w:rPr>
                <w:t>Yes, Automation Anywhere offers real-time monitoring capabilities that can trigger instant alerts in Splunk. This enables immediate notification and response to potential security incidents, ensuring that threats can be mitigated swiftly.</w:t>
              </w:r>
            </w:ins>
          </w:p>
        </w:tc>
      </w:tr>
      <w:tr w:rsidR="009C3BA9" w14:paraId="0543DF5A" w14:textId="77777777" w:rsidTr="00356D25">
        <w:trPr>
          <w:ins w:id="6362" w:author="Islam Nady" w:date="2024-06-09T21:03:00Z"/>
        </w:trPr>
        <w:tc>
          <w:tcPr>
            <w:tcW w:w="4405" w:type="dxa"/>
          </w:tcPr>
          <w:p w14:paraId="4B3A3C1E" w14:textId="77777777" w:rsidR="009C3BA9" w:rsidRPr="00E14CED" w:rsidRDefault="009C3BA9" w:rsidP="009C3BA9">
            <w:pPr>
              <w:pStyle w:val="ListParagraph"/>
              <w:numPr>
                <w:ilvl w:val="0"/>
                <w:numId w:val="47"/>
              </w:numPr>
              <w:contextualSpacing w:val="0"/>
              <w:rPr>
                <w:ins w:id="6363" w:author="Islam Nady" w:date="2024-06-09T21:03:00Z"/>
                <w:rStyle w:val="-Normal"/>
                <w:rFonts w:ascii="Frutiger LT Arabic 45 Light" w:hAnsi="Frutiger LT Arabic 45 Light" w:cs="Frutiger LT Arabic 45 Light"/>
                <w:color w:val="000000" w:themeColor="text1"/>
              </w:rPr>
            </w:pPr>
            <w:ins w:id="6364" w:author="Islam Nady" w:date="2024-06-09T21:03:00Z">
              <w:r w:rsidRPr="00356D25">
                <w:rPr>
                  <w:rStyle w:val="-Normal"/>
                  <w:rFonts w:ascii="Frutiger LT Arabic 45 Light" w:hAnsi="Frutiger LT Arabic 45 Light" w:cs="Frutiger LT Arabic 45 Light"/>
                  <w:color w:val="000000" w:themeColor="text1"/>
                </w:rPr>
                <w:t>Can you provide examples of security use cases for RPA monitoring that have been successfully implemented using Splunk?</w:t>
              </w:r>
            </w:ins>
          </w:p>
        </w:tc>
        <w:tc>
          <w:tcPr>
            <w:tcW w:w="5332" w:type="dxa"/>
          </w:tcPr>
          <w:p w14:paraId="1421263D" w14:textId="77777777" w:rsidR="009C3BA9" w:rsidRPr="00E14CED" w:rsidRDefault="009C3BA9" w:rsidP="009C3BA9">
            <w:pPr>
              <w:pStyle w:val="ListParagraph"/>
              <w:numPr>
                <w:ilvl w:val="0"/>
                <w:numId w:val="49"/>
              </w:numPr>
              <w:rPr>
                <w:ins w:id="6365" w:author="Islam Nady" w:date="2024-06-09T21:03:00Z"/>
                <w:rStyle w:val="-Normal"/>
                <w:rFonts w:ascii="Frutiger LT Arabic 45 Light" w:hAnsi="Frutiger LT Arabic 45 Light" w:cs="Frutiger LT Arabic 45 Light"/>
                <w:color w:val="000000" w:themeColor="text1"/>
              </w:rPr>
            </w:pPr>
            <w:ins w:id="6366" w:author="Islam Nady" w:date="2024-06-09T21:03:00Z">
              <w:r w:rsidRPr="00E14CED">
                <w:rPr>
                  <w:rStyle w:val="-Normal"/>
                  <w:rFonts w:ascii="Frutiger LT Arabic 45 Light" w:hAnsi="Frutiger LT Arabic 45 Light" w:cs="Frutiger LT Arabic 45 Light"/>
                  <w:color w:val="000000" w:themeColor="text1"/>
                </w:rPr>
                <w:t>Anomaly Detection: Implementing algorithms to detect anomalies in bot execution times and patterns, identifying potential security or operational issues.</w:t>
              </w:r>
            </w:ins>
          </w:p>
          <w:p w14:paraId="56C4B5BF" w14:textId="77777777" w:rsidR="009C3BA9" w:rsidRPr="00E14CED" w:rsidRDefault="009C3BA9" w:rsidP="009C3BA9">
            <w:pPr>
              <w:pStyle w:val="ListParagraph"/>
              <w:numPr>
                <w:ilvl w:val="0"/>
                <w:numId w:val="49"/>
              </w:numPr>
              <w:rPr>
                <w:ins w:id="6367" w:author="Islam Nady" w:date="2024-06-09T21:03:00Z"/>
                <w:rStyle w:val="-Normal"/>
                <w:rFonts w:ascii="Frutiger LT Arabic 45 Light" w:hAnsi="Frutiger LT Arabic 45 Light" w:cs="Frutiger LT Arabic 45 Light"/>
                <w:color w:val="000000" w:themeColor="text1"/>
              </w:rPr>
            </w:pPr>
            <w:ins w:id="6368" w:author="Islam Nady" w:date="2024-06-09T21:03:00Z">
              <w:r w:rsidRPr="00E14CED">
                <w:rPr>
                  <w:rStyle w:val="-Normal"/>
                  <w:rFonts w:ascii="Frutiger LT Arabic 45 Light" w:hAnsi="Frutiger LT Arabic 45 Light" w:cs="Frutiger LT Arabic 45 Light"/>
                  <w:color w:val="000000" w:themeColor="text1"/>
                </w:rPr>
                <w:t>Compliance Monitoring: Using Splunk to monitor and report on compliance with internal policies and external regulations by tracking bot activities and data access.</w:t>
              </w:r>
            </w:ins>
          </w:p>
          <w:p w14:paraId="537D3415" w14:textId="77777777" w:rsidR="009C3BA9" w:rsidRPr="00E14CED" w:rsidRDefault="009C3BA9" w:rsidP="009C3BA9">
            <w:pPr>
              <w:pStyle w:val="ListParagraph"/>
              <w:numPr>
                <w:ilvl w:val="0"/>
                <w:numId w:val="49"/>
              </w:numPr>
              <w:rPr>
                <w:ins w:id="6369" w:author="Islam Nady" w:date="2024-06-09T21:03:00Z"/>
                <w:rStyle w:val="-Normal"/>
                <w:rFonts w:ascii="Frutiger LT Arabic 45 Light" w:hAnsi="Frutiger LT Arabic 45 Light" w:cs="Frutiger LT Arabic 45 Light"/>
                <w:color w:val="000000" w:themeColor="text1"/>
              </w:rPr>
            </w:pPr>
            <w:ins w:id="6370" w:author="Islam Nady" w:date="2024-06-09T21:03:00Z">
              <w:r w:rsidRPr="00E14CED">
                <w:rPr>
                  <w:rStyle w:val="-Normal"/>
                  <w:rFonts w:ascii="Frutiger LT Arabic 45 Light" w:hAnsi="Frutiger LT Arabic 45 Light" w:cs="Frutiger LT Arabic 45 Light"/>
                  <w:color w:val="000000" w:themeColor="text1"/>
                </w:rPr>
                <w:lastRenderedPageBreak/>
                <w:t>Insider Threat Detection: Analyzing logs for patterns that may indicate malicious insider activities, such as unauthorized data access or manipulation</w:t>
              </w:r>
            </w:ins>
          </w:p>
        </w:tc>
      </w:tr>
    </w:tbl>
    <w:p w14:paraId="17DC2B62" w14:textId="77777777" w:rsidR="009C3BA9" w:rsidRDefault="009C3BA9" w:rsidP="009C3BA9">
      <w:pPr>
        <w:spacing w:before="100" w:beforeAutospacing="1" w:after="100" w:afterAutospacing="1"/>
        <w:ind w:firstLine="720"/>
        <w:rPr>
          <w:ins w:id="6371" w:author="Islam Nady" w:date="2024-06-09T21:03:00Z"/>
          <w:rStyle w:val="-Normal"/>
          <w:rFonts w:ascii="Frutiger LT Arabic 45 Light" w:hAnsi="Frutiger LT Arabic 45 Light" w:cs="Frutiger LT Arabic 45 Light"/>
          <w:color w:val="000000" w:themeColor="text1"/>
        </w:rPr>
      </w:pPr>
      <w:ins w:id="6372" w:author="Islam Nady" w:date="2024-06-09T21:03:00Z">
        <w:r w:rsidRPr="00E14CED">
          <w:rPr>
            <w:rStyle w:val="-Normal"/>
            <w:rFonts w:ascii="Frutiger LT Arabic 45 Light" w:hAnsi="Frutiger LT Arabic 45 Light" w:cs="Frutiger LT Arabic 45 Light"/>
            <w:color w:val="000000" w:themeColor="text1"/>
          </w:rPr>
          <w:lastRenderedPageBreak/>
          <w:t>For more information about Automation Anywhere integration with Splunk</w:t>
        </w:r>
        <w:r>
          <w:rPr>
            <w:rStyle w:val="-Normal"/>
            <w:rFonts w:ascii="Frutiger LT Arabic 45 Light" w:hAnsi="Frutiger LT Arabic 45 Light" w:cs="Frutiger LT Arabic 45 Light"/>
            <w:color w:val="000000" w:themeColor="text1"/>
          </w:rPr>
          <w:t xml:space="preserve"> (</w:t>
        </w:r>
        <w:r>
          <w:rPr>
            <w:rStyle w:val="-Normal"/>
            <w:rFonts w:ascii="Frutiger LT Arabic 45 Light" w:hAnsi="Frutiger LT Arabic 45 Light" w:cs="Frutiger LT Arabic 45 Light"/>
            <w:color w:val="000000" w:themeColor="text1"/>
          </w:rPr>
          <w:fldChar w:fldCharType="begin"/>
        </w:r>
        <w:r>
          <w:rPr>
            <w:rStyle w:val="-Normal"/>
            <w:rFonts w:ascii="Frutiger LT Arabic 45 Light" w:hAnsi="Frutiger LT Arabic 45 Light" w:cs="Frutiger LT Arabic 45 Light"/>
            <w:color w:val="000000" w:themeColor="text1"/>
          </w:rPr>
          <w:instrText xml:space="preserve"> HYPERLINK "https://docs.automationanywhere.com/bundle/enterprise-v2019/page/enterprise-cloud/topics/control-room/administration/settings/cloud-siem-integration-configuration.html" </w:instrText>
        </w:r>
        <w:r>
          <w:rPr>
            <w:rStyle w:val="-Normal"/>
            <w:rFonts w:ascii="Frutiger LT Arabic 45 Light" w:hAnsi="Frutiger LT Arabic 45 Light" w:cs="Frutiger LT Arabic 45 Light"/>
            <w:color w:val="000000" w:themeColor="text1"/>
          </w:rPr>
        </w:r>
        <w:r>
          <w:rPr>
            <w:rStyle w:val="-Normal"/>
            <w:rFonts w:ascii="Frutiger LT Arabic 45 Light" w:hAnsi="Frutiger LT Arabic 45 Light" w:cs="Frutiger LT Arabic 45 Light"/>
            <w:color w:val="000000" w:themeColor="text1"/>
          </w:rPr>
          <w:fldChar w:fldCharType="separate"/>
        </w:r>
        <w:r w:rsidRPr="00E14CED">
          <w:rPr>
            <w:rStyle w:val="Hyperlink"/>
            <w:rFonts w:ascii="Frutiger LT Arabic 45 Light" w:hAnsi="Frutiger LT Arabic 45 Light" w:cs="Frutiger LT Arabic 45 Light"/>
            <w:sz w:val="20"/>
            <w:szCs w:val="20"/>
          </w:rPr>
          <w:t>link</w:t>
        </w:r>
        <w:r>
          <w:rPr>
            <w:rStyle w:val="-Normal"/>
            <w:rFonts w:ascii="Frutiger LT Arabic 45 Light" w:hAnsi="Frutiger LT Arabic 45 Light" w:cs="Frutiger LT Arabic 45 Light"/>
            <w:color w:val="000000" w:themeColor="text1"/>
          </w:rPr>
          <w:fldChar w:fldCharType="end"/>
        </w:r>
        <w:r>
          <w:rPr>
            <w:rStyle w:val="-Normal"/>
            <w:rFonts w:ascii="Frutiger LT Arabic 45 Light" w:hAnsi="Frutiger LT Arabic 45 Light" w:cs="Frutiger LT Arabic 45 Light"/>
            <w:color w:val="000000" w:themeColor="text1"/>
          </w:rPr>
          <w:t>).</w:t>
        </w:r>
      </w:ins>
    </w:p>
    <w:p w14:paraId="7478FE1A" w14:textId="77777777" w:rsidR="009C3BA9" w:rsidRDefault="009C3BA9" w:rsidP="009C3BA9">
      <w:pPr>
        <w:jc w:val="both"/>
        <w:rPr>
          <w:ins w:id="6373" w:author="Islam Nady" w:date="2024-06-09T21:03:00Z"/>
          <w:rStyle w:val="-Normal"/>
          <w:rFonts w:ascii="Frutiger LT Arabic 45 Light" w:hAnsi="Frutiger LT Arabic 45 Light" w:cs="Frutiger LT Arabic 45 Light"/>
          <w:color w:val="000000" w:themeColor="text1"/>
        </w:rPr>
      </w:pPr>
    </w:p>
    <w:p w14:paraId="60B931CA" w14:textId="77777777" w:rsidR="009C3BA9" w:rsidRDefault="009C3BA9" w:rsidP="009C3BA9">
      <w:pPr>
        <w:jc w:val="both"/>
        <w:rPr>
          <w:ins w:id="6374" w:author="Islam Nady" w:date="2024-06-09T21:03:00Z"/>
          <w:rStyle w:val="-Normal"/>
          <w:rFonts w:ascii="Frutiger LT Arabic 45 Light" w:hAnsi="Frutiger LT Arabic 45 Light" w:cs="Frutiger LT Arabic 45 Light"/>
          <w:color w:val="000000" w:themeColor="text1"/>
        </w:rPr>
      </w:pPr>
    </w:p>
    <w:p w14:paraId="3BB80673" w14:textId="77777777" w:rsidR="009C3BA9" w:rsidRPr="00A7108F" w:rsidRDefault="009C3BA9" w:rsidP="009C3BA9">
      <w:pPr>
        <w:pStyle w:val="-Heading1"/>
        <w:shd w:val="clear" w:color="auto" w:fill="E7E6E6"/>
        <w:rPr>
          <w:ins w:id="6375" w:author="Islam Nady" w:date="2024-06-09T21:03:00Z"/>
          <w:rFonts w:ascii="Frutiger LT Arabic 45 Light" w:eastAsia="Calibri" w:hAnsi="Frutiger LT Arabic 45 Light" w:cs="Frutiger LT Arabic 45 Light"/>
          <w:color w:val="FF0000"/>
          <w:kern w:val="0"/>
          <w:sz w:val="28"/>
          <w:szCs w:val="28"/>
        </w:rPr>
      </w:pPr>
      <w:bookmarkStart w:id="6376" w:name="_Toc162956081"/>
      <w:ins w:id="6377" w:author="Islam Nady" w:date="2024-06-09T21:03:00Z">
        <w:r>
          <w:rPr>
            <w:rFonts w:ascii="Frutiger LT Arabic 45 Light" w:eastAsia="Calibri" w:hAnsi="Frutiger LT Arabic 45 Light" w:cs="Frutiger LT Arabic 45 Light"/>
            <w:color w:val="FF0000"/>
            <w:kern w:val="0"/>
            <w:sz w:val="28"/>
            <w:szCs w:val="28"/>
          </w:rPr>
          <w:lastRenderedPageBreak/>
          <w:t xml:space="preserve">Client </w:t>
        </w:r>
        <w:r w:rsidRPr="00A7108F">
          <w:rPr>
            <w:rFonts w:ascii="Frutiger LT Arabic 45 Light" w:eastAsia="Calibri" w:hAnsi="Frutiger LT Arabic 45 Light" w:cs="Frutiger LT Arabic 45 Light"/>
            <w:color w:val="FF0000"/>
            <w:kern w:val="0"/>
            <w:sz w:val="28"/>
            <w:szCs w:val="28"/>
          </w:rPr>
          <w:t xml:space="preserve">Software </w:t>
        </w:r>
        <w:r>
          <w:rPr>
            <w:rFonts w:ascii="Frutiger LT Arabic 45 Light" w:eastAsia="Calibri" w:hAnsi="Frutiger LT Arabic 45 Light" w:cs="Frutiger LT Arabic 45 Light"/>
            <w:color w:val="FF0000"/>
            <w:kern w:val="0"/>
            <w:sz w:val="28"/>
            <w:szCs w:val="28"/>
          </w:rPr>
          <w:t>Deployment</w:t>
        </w:r>
        <w:bookmarkEnd w:id="6376"/>
      </w:ins>
    </w:p>
    <w:p w14:paraId="1DDC2B1E" w14:textId="77777777" w:rsidR="009C3BA9" w:rsidRPr="001818D5" w:rsidRDefault="009C3BA9" w:rsidP="009C3BA9">
      <w:pPr>
        <w:pStyle w:val="-Heading2"/>
        <w:spacing w:before="0" w:after="0"/>
        <w:rPr>
          <w:ins w:id="6378" w:author="Islam Nady" w:date="2024-06-09T21:03:00Z"/>
          <w:rStyle w:val="-Normal"/>
          <w:rFonts w:ascii="Frutiger LT Arabic 45 Light" w:hAnsi="Frutiger LT Arabic 45 Light" w:cs="Frutiger LT Arabic 45 Light"/>
          <w:i/>
          <w:iCs/>
          <w:color w:val="8A7967"/>
        </w:rPr>
      </w:pPr>
      <w:bookmarkStart w:id="6379" w:name="_Toc162956082"/>
      <w:ins w:id="6380" w:author="Islam Nady" w:date="2024-06-09T21:03:00Z">
        <w:r w:rsidRPr="001818D5">
          <w:rPr>
            <w:rStyle w:val="-Normal"/>
            <w:rFonts w:ascii="Frutiger LT Arabic 45 Light" w:hAnsi="Frutiger LT Arabic 45 Light" w:cs="Frutiger LT Arabic 45 Light"/>
            <w:i/>
            <w:iCs/>
            <w:color w:val="8A7967"/>
          </w:rPr>
          <w:t>PC Deployment</w:t>
        </w:r>
        <w:r>
          <w:rPr>
            <w:rStyle w:val="-Normal"/>
            <w:rFonts w:ascii="Frutiger LT Arabic 45 Light" w:hAnsi="Frutiger LT Arabic 45 Light" w:cs="Frutiger LT Arabic 45 Light"/>
            <w:i/>
            <w:iCs/>
            <w:color w:val="8A7967"/>
          </w:rPr>
          <w:t xml:space="preserve"> (Bot Runner Agent)</w:t>
        </w:r>
        <w:bookmarkEnd w:id="6379"/>
      </w:ins>
    </w:p>
    <w:p w14:paraId="226EE05D" w14:textId="77777777" w:rsidR="009C3BA9" w:rsidRDefault="009C3BA9" w:rsidP="009C3BA9">
      <w:pPr>
        <w:rPr>
          <w:ins w:id="6381" w:author="Islam Nady" w:date="2024-06-09T21:03:00Z"/>
          <w:rStyle w:val="-Normal"/>
          <w:rFonts w:ascii="Frutiger LT Arabic 45 Light" w:hAnsi="Frutiger LT Arabic 45 Light" w:cs="Frutiger LT Arabic 45 Light"/>
          <w:color w:val="000000"/>
        </w:rPr>
      </w:pPr>
    </w:p>
    <w:p w14:paraId="12A207AF" w14:textId="77777777" w:rsidR="009C3BA9" w:rsidRDefault="009C3BA9" w:rsidP="009C3BA9">
      <w:pPr>
        <w:rPr>
          <w:ins w:id="6382" w:author="Islam Nady" w:date="2024-06-09T21:03:00Z"/>
          <w:rStyle w:val="-Normal"/>
          <w:rFonts w:ascii="Frutiger LT Arabic 45 Light" w:hAnsi="Frutiger LT Arabic 45 Light" w:cs="Frutiger LT Arabic 45 Light"/>
          <w:color w:val="000000"/>
        </w:rPr>
      </w:pPr>
      <w:ins w:id="6383" w:author="Islam Nady" w:date="2024-06-09T21:03:00Z">
        <w:r w:rsidRPr="00E6646F">
          <w:rPr>
            <w:rStyle w:val="-Normal"/>
            <w:rFonts w:ascii="Frutiger LT Arabic 45 Light" w:hAnsi="Frutiger LT Arabic 45 Light" w:cs="Frutiger LT Arabic 45 Light"/>
            <w:color w:val="000000"/>
          </w:rPr>
          <w:t>The Bot Agent is a lightweight application that enables you to run bots on your local device by connecting it to Control Room. After installing the Bot Agent on a device, a registered user with role-based access privileges can create, manage, and deploy bots on that device.</w:t>
        </w:r>
      </w:ins>
    </w:p>
    <w:p w14:paraId="6D0D8B61" w14:textId="77777777" w:rsidR="009C3BA9" w:rsidRPr="00F15C54" w:rsidRDefault="009C3BA9" w:rsidP="009C3BA9">
      <w:pPr>
        <w:pStyle w:val="ListParagraph"/>
        <w:numPr>
          <w:ilvl w:val="0"/>
          <w:numId w:val="42"/>
        </w:numPr>
        <w:rPr>
          <w:ins w:id="6384" w:author="Islam Nady" w:date="2024-06-09T21:03:00Z"/>
          <w:rStyle w:val="-Normal"/>
          <w:rFonts w:ascii="Frutiger LT Arabic 45 Light" w:hAnsi="Frutiger LT Arabic 45 Light" w:cs="Frutiger LT Arabic 45 Light"/>
          <w:color w:val="000000"/>
        </w:rPr>
      </w:pPr>
      <w:ins w:id="6385" w:author="Islam Nady" w:date="2024-06-09T21:03:00Z">
        <w:r w:rsidRPr="00F15C54">
          <w:rPr>
            <w:rStyle w:val="-Normal"/>
            <w:rFonts w:ascii="Frutiger LT Arabic 45 Light" w:hAnsi="Frutiger LT Arabic 45 Light" w:cs="Frutiger LT Arabic 45 Light"/>
            <w:color w:val="000000"/>
          </w:rPr>
          <w:t>A Control Room administrator creates and shares the user credentials. You can then log into Control Room using these sign in credentials.</w:t>
        </w:r>
      </w:ins>
    </w:p>
    <w:p w14:paraId="3BA8FB07" w14:textId="77777777" w:rsidR="009C3BA9" w:rsidRPr="00F15C54" w:rsidRDefault="009C3BA9" w:rsidP="009C3BA9">
      <w:pPr>
        <w:pStyle w:val="ListParagraph"/>
        <w:numPr>
          <w:ilvl w:val="0"/>
          <w:numId w:val="42"/>
        </w:numPr>
        <w:rPr>
          <w:ins w:id="6386" w:author="Islam Nady" w:date="2024-06-09T21:03:00Z"/>
          <w:rStyle w:val="-Normal"/>
          <w:rFonts w:ascii="Frutiger LT Arabic 45 Light" w:hAnsi="Frutiger LT Arabic 45 Light" w:cs="Frutiger LT Arabic 45 Light"/>
          <w:color w:val="000000"/>
        </w:rPr>
      </w:pPr>
      <w:ins w:id="6387" w:author="Islam Nady" w:date="2024-06-09T21:03:00Z">
        <w:r w:rsidRPr="00F15C54">
          <w:rPr>
            <w:rStyle w:val="-Normal"/>
            <w:rFonts w:ascii="Frutiger LT Arabic 45 Light" w:hAnsi="Frutiger LT Arabic 45 Light" w:cs="Frutiger LT Arabic 45 Light"/>
            <w:color w:val="000000"/>
          </w:rPr>
          <w:t>After signing into Control Room, you install the Bot Agent</w:t>
        </w:r>
        <w:r>
          <w:rPr>
            <w:rStyle w:val="-Normal"/>
            <w:rFonts w:ascii="Frutiger LT Arabic 45 Light" w:hAnsi="Frutiger LT Arabic 45 Light" w:cs="Frutiger LT Arabic 45 Light"/>
            <w:color w:val="000000"/>
          </w:rPr>
          <w:t xml:space="preserve"> after you download it from Control room web interface,</w:t>
        </w:r>
        <w:r w:rsidRPr="00F15C54">
          <w:rPr>
            <w:rStyle w:val="-Normal"/>
            <w:rFonts w:ascii="Frutiger LT Arabic 45 Light" w:hAnsi="Frutiger LT Arabic 45 Light" w:cs="Frutiger LT Arabic 45 Light"/>
            <w:color w:val="000000"/>
          </w:rPr>
          <w:t xml:space="preserve"> and register your local device. This device is then mapped to your username in Control Room.</w:t>
        </w:r>
      </w:ins>
    </w:p>
    <w:p w14:paraId="5CB31FDF" w14:textId="77777777" w:rsidR="009C3BA9" w:rsidRPr="00F15C54" w:rsidRDefault="009C3BA9" w:rsidP="009C3BA9">
      <w:pPr>
        <w:pStyle w:val="ListParagraph"/>
        <w:numPr>
          <w:ilvl w:val="0"/>
          <w:numId w:val="42"/>
        </w:numPr>
        <w:rPr>
          <w:ins w:id="6388" w:author="Islam Nady" w:date="2024-06-09T21:03:00Z"/>
          <w:rStyle w:val="-Normal"/>
          <w:rFonts w:ascii="Frutiger LT Arabic 45 Light" w:hAnsi="Frutiger LT Arabic 45 Light" w:cs="Frutiger LT Arabic 45 Light"/>
          <w:color w:val="000000"/>
        </w:rPr>
      </w:pPr>
      <w:ins w:id="6389" w:author="Islam Nady" w:date="2024-06-09T21:03:00Z">
        <w:r w:rsidRPr="00F15C54">
          <w:rPr>
            <w:rStyle w:val="-Normal"/>
            <w:rFonts w:ascii="Frutiger LT Arabic 45 Light" w:hAnsi="Frutiger LT Arabic 45 Light" w:cs="Frutiger LT Arabic 45 Light"/>
            <w:color w:val="000000"/>
          </w:rPr>
          <w:t>The Bot Agent is registered as a Windows service (Automation Anywhere Bot Agent Service) on your device and the Automation Anywhere extension is added to your browser.</w:t>
        </w:r>
      </w:ins>
    </w:p>
    <w:p w14:paraId="5EDA902B" w14:textId="77777777" w:rsidR="009C3BA9" w:rsidRDefault="009C3BA9" w:rsidP="009C3BA9">
      <w:pPr>
        <w:pStyle w:val="ListParagraph"/>
        <w:numPr>
          <w:ilvl w:val="0"/>
          <w:numId w:val="42"/>
        </w:numPr>
        <w:rPr>
          <w:ins w:id="6390" w:author="Islam Nady" w:date="2024-06-09T21:03:00Z"/>
          <w:rStyle w:val="-Normal"/>
          <w:rFonts w:ascii="Frutiger LT Arabic 45 Light" w:hAnsi="Frutiger LT Arabic 45 Light" w:cs="Frutiger LT Arabic 45 Light"/>
          <w:color w:val="000000"/>
        </w:rPr>
      </w:pPr>
      <w:ins w:id="6391" w:author="Islam Nady" w:date="2024-06-09T21:03:00Z">
        <w:r w:rsidRPr="00F15C54">
          <w:rPr>
            <w:rStyle w:val="-Normal"/>
            <w:rFonts w:ascii="Frutiger LT Arabic 45 Light" w:hAnsi="Frutiger LT Arabic 45 Light" w:cs="Frutiger LT Arabic 45 Light"/>
            <w:color w:val="000000"/>
          </w:rPr>
          <w:t>The device communicates with the Control Room using WebSocket and stays connected.</w:t>
        </w:r>
      </w:ins>
    </w:p>
    <w:p w14:paraId="01D99984" w14:textId="77777777" w:rsidR="009C3BA9" w:rsidRDefault="009C3BA9" w:rsidP="009C3BA9">
      <w:pPr>
        <w:jc w:val="center"/>
        <w:rPr>
          <w:ins w:id="6392" w:author="Islam Nady" w:date="2024-06-09T21:03:00Z"/>
          <w:rStyle w:val="-Normal"/>
          <w:rFonts w:ascii="Frutiger LT Arabic 45 Light" w:hAnsi="Frutiger LT Arabic 45 Light" w:cs="Frutiger LT Arabic 45 Light"/>
          <w:color w:val="000000"/>
        </w:rPr>
      </w:pPr>
      <w:ins w:id="6393" w:author="Islam Nady" w:date="2024-06-09T21:03:00Z">
        <w:r>
          <w:rPr>
            <w:noProof/>
          </w:rPr>
          <w:drawing>
            <wp:inline distT="0" distB="0" distL="0" distR="0" wp14:anchorId="7BEF6FD0" wp14:editId="2BA1801D">
              <wp:extent cx="4966855" cy="1547427"/>
              <wp:effectExtent l="0" t="0" r="5715" b="0"/>
              <wp:docPr id="1" name="Picture 1" descr="A logo with a glob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50299" name="Picture 1" descr="A logo with a globe and blue lines&#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77502" cy="1550744"/>
                      </a:xfrm>
                      <a:prstGeom prst="rect">
                        <a:avLst/>
                      </a:prstGeom>
                      <a:noFill/>
                      <a:ln>
                        <a:noFill/>
                      </a:ln>
                    </pic:spPr>
                  </pic:pic>
                </a:graphicData>
              </a:graphic>
            </wp:inline>
          </w:drawing>
        </w:r>
      </w:ins>
    </w:p>
    <w:p w14:paraId="13E312E8" w14:textId="77777777" w:rsidR="009C3BA9" w:rsidRDefault="009C3BA9" w:rsidP="009C3BA9">
      <w:pPr>
        <w:rPr>
          <w:ins w:id="6394" w:author="Islam Nady" w:date="2024-06-09T21:03:00Z"/>
          <w:rStyle w:val="-Normal"/>
          <w:rFonts w:ascii="Frutiger LT Arabic 45 Light" w:hAnsi="Frutiger LT Arabic 45 Light" w:cs="Frutiger LT Arabic 45 Light"/>
          <w:color w:val="000000"/>
        </w:rPr>
      </w:pPr>
    </w:p>
    <w:p w14:paraId="0958F95F" w14:textId="77777777" w:rsidR="009C3BA9" w:rsidRDefault="009C3BA9" w:rsidP="009C3BA9">
      <w:pPr>
        <w:rPr>
          <w:ins w:id="6395" w:author="Islam Nady" w:date="2024-06-09T21:03:00Z"/>
          <w:rStyle w:val="-Normal"/>
          <w:rFonts w:ascii="Frutiger LT Arabic 45 Light" w:hAnsi="Frutiger LT Arabic 45 Light" w:cs="Frutiger LT Arabic 45 Light"/>
          <w:color w:val="000000"/>
        </w:rPr>
      </w:pPr>
      <w:ins w:id="6396" w:author="Islam Nady" w:date="2024-06-09T21:03:00Z">
        <w:r>
          <w:rPr>
            <w:rStyle w:val="-Normal"/>
            <w:rFonts w:ascii="Frutiger LT Arabic 45 Light" w:hAnsi="Frutiger LT Arabic 45 Light" w:cs="Frutiger LT Arabic 45 Light"/>
            <w:color w:val="000000"/>
          </w:rPr>
          <w:t>BAB uses “Microsoft Endpoint Configuration Manager” for software deployment for PCs.</w:t>
        </w:r>
      </w:ins>
    </w:p>
    <w:p w14:paraId="356366A3" w14:textId="77777777" w:rsidR="009C3BA9" w:rsidRDefault="009C3BA9" w:rsidP="009C3BA9">
      <w:pPr>
        <w:pStyle w:val="ListParagraph"/>
        <w:numPr>
          <w:ilvl w:val="0"/>
          <w:numId w:val="28"/>
        </w:numPr>
        <w:rPr>
          <w:ins w:id="6397" w:author="Islam Nady" w:date="2024-06-09T21:03:00Z"/>
          <w:rStyle w:val="-Normal"/>
          <w:rFonts w:ascii="Frutiger LT Arabic 45 Light" w:hAnsi="Frutiger LT Arabic 45 Light" w:cs="Frutiger LT Arabic 45 Light"/>
          <w:color w:val="000000"/>
        </w:rPr>
      </w:pPr>
      <w:ins w:id="6398" w:author="Islam Nady" w:date="2024-06-09T21:03:00Z">
        <w:r>
          <w:rPr>
            <w:rStyle w:val="-Normal"/>
            <w:rFonts w:ascii="Frutiger LT Arabic 45 Light" w:hAnsi="Frutiger LT Arabic 45 Light" w:cs="Frutiger LT Arabic 45 Light"/>
            <w:color w:val="000000"/>
          </w:rPr>
          <w:t xml:space="preserve">Does your system require client software installation on PCs? </w:t>
        </w:r>
      </w:ins>
    </w:p>
    <w:p w14:paraId="41654CBD" w14:textId="77777777" w:rsidR="009C3BA9" w:rsidRDefault="009C3BA9" w:rsidP="009C3BA9">
      <w:pPr>
        <w:pStyle w:val="ListParagraph"/>
        <w:rPr>
          <w:ins w:id="6399" w:author="Islam Nady" w:date="2024-06-09T21:03:00Z"/>
          <w:rStyle w:val="-Normal"/>
          <w:rFonts w:ascii="Frutiger LT Arabic 45 Light" w:hAnsi="Frutiger LT Arabic 45 Light" w:cs="Frutiger LT Arabic 45 Light"/>
          <w:color w:val="000000"/>
        </w:rPr>
      </w:pPr>
      <w:ins w:id="6400" w:author="Islam Nady" w:date="2024-06-09T21:03:00Z">
        <w:r w:rsidRPr="002C0D81">
          <w:rPr>
            <w:rStyle w:val="-Normal"/>
            <w:rFonts w:ascii="Frutiger LT Arabic 45 Light" w:hAnsi="Frutiger LT Arabic 45 Light" w:cs="Frutiger LT Arabic 45 Light"/>
            <w:color w:val="000000"/>
            <w:shd w:val="clear" w:color="auto" w:fill="F2F2F2" w:themeFill="background1" w:themeFillShade="F2"/>
          </w:rPr>
          <w:t>Yes, but it is thin client “Agent”</w:t>
        </w:r>
        <w:r>
          <w:rPr>
            <w:rStyle w:val="-Normal"/>
            <w:rFonts w:ascii="Frutiger LT Arabic 45 Light" w:hAnsi="Frutiger LT Arabic 45 Light" w:cs="Frutiger LT Arabic 45 Light"/>
            <w:color w:val="000000"/>
          </w:rPr>
          <w:t xml:space="preserve"> </w:t>
        </w:r>
      </w:ins>
    </w:p>
    <w:p w14:paraId="663DBA1C" w14:textId="77777777" w:rsidR="009C3BA9" w:rsidRDefault="009C3BA9" w:rsidP="009C3BA9">
      <w:pPr>
        <w:pStyle w:val="ListParagraph"/>
        <w:numPr>
          <w:ilvl w:val="0"/>
          <w:numId w:val="28"/>
        </w:numPr>
        <w:rPr>
          <w:ins w:id="6401" w:author="Islam Nady" w:date="2024-06-09T21:03:00Z"/>
          <w:rStyle w:val="-Normal"/>
          <w:rFonts w:ascii="Frutiger LT Arabic 45 Light" w:hAnsi="Frutiger LT Arabic 45 Light" w:cs="Frutiger LT Arabic 45 Light"/>
          <w:color w:val="000000"/>
        </w:rPr>
      </w:pPr>
      <w:ins w:id="6402" w:author="Islam Nady" w:date="2024-06-09T21:03:00Z">
        <w:r>
          <w:rPr>
            <w:rStyle w:val="-Normal"/>
            <w:rFonts w:ascii="Frutiger LT Arabic 45 Light" w:hAnsi="Frutiger LT Arabic 45 Light" w:cs="Frutiger LT Arabic 45 Light"/>
            <w:color w:val="000000"/>
          </w:rPr>
          <w:t>Does it support silent/quiet installation</w:t>
        </w:r>
        <w:r>
          <w:rPr>
            <w:rStyle w:val="-Normal"/>
            <w:rFonts w:ascii="Frutiger LT Arabic 45 Light" w:hAnsi="Frutiger LT Arabic 45 Light" w:cs="Frutiger LT Arabic 45 Light"/>
          </w:rPr>
          <w:t xml:space="preserve"> and un-installation</w:t>
        </w:r>
        <w:r>
          <w:rPr>
            <w:rStyle w:val="-Normal"/>
            <w:rFonts w:ascii="Frutiger LT Arabic 45 Light" w:hAnsi="Frutiger LT Arabic 45 Light" w:cs="Frutiger LT Arabic 45 Light"/>
            <w:color w:val="000000"/>
          </w:rPr>
          <w:t xml:space="preserve">? (Yes/No) </w:t>
        </w:r>
        <w:r>
          <w:rPr>
            <w:rStyle w:val="-Normal"/>
            <w:rFonts w:ascii="Frutiger LT Arabic 45 Light" w:hAnsi="Frutiger LT Arabic 45 Light" w:cs="Frutiger LT Arabic 45 Light"/>
          </w:rPr>
          <w:t xml:space="preserve">If yes, please provide the installation and uninstallation command line. </w:t>
        </w:r>
        <w:r>
          <w:rPr>
            <w:rStyle w:val="-Normal"/>
            <w:rFonts w:ascii="Frutiger LT Arabic 45 Light" w:hAnsi="Frutiger LT Arabic 45 Light" w:cs="Frutiger LT Arabic 45 Light"/>
            <w:color w:val="000000"/>
          </w:rPr>
          <w:t>if no, please state the reason.</w:t>
        </w:r>
      </w:ins>
    </w:p>
    <w:p w14:paraId="6919C100" w14:textId="3E796557" w:rsidR="009C3BA9" w:rsidRPr="00EF377D" w:rsidRDefault="003F5452" w:rsidP="003F5452">
      <w:pPr>
        <w:pStyle w:val="ListParagraph"/>
        <w:shd w:val="clear" w:color="auto" w:fill="F2F2F2" w:themeFill="background1" w:themeFillShade="F2"/>
        <w:rPr>
          <w:ins w:id="6403" w:author="Islam Nady" w:date="2024-06-09T21:03:00Z"/>
          <w:rStyle w:val="-Normal"/>
          <w:rFonts w:ascii="Frutiger LT Arabic 45 Light" w:hAnsi="Frutiger LT Arabic 45 Light" w:cs="Frutiger LT Arabic 45 Light"/>
          <w:color w:val="000000"/>
        </w:rPr>
      </w:pPr>
      <w:ins w:id="6404" w:author="Mohamed Amer" w:date="2024-07-28T16:25:00Z" w16du:dateUtc="2024-07-28T13:25:00Z">
        <w:r>
          <w:rPr>
            <w:rStyle w:val="-Normal"/>
            <w:rFonts w:ascii="Frutiger LT Arabic 45 Light" w:hAnsi="Frutiger LT Arabic 45 Light" w:cs="Frutiger LT Arabic 45 Light"/>
            <w:color w:val="000000"/>
          </w:rPr>
          <w:t>Bulk installation is supported , all required instruction is mentioned in this link “</w:t>
        </w:r>
        <w:r w:rsidRPr="003F5452">
          <w:rPr>
            <w:rStyle w:val="-Normal"/>
            <w:rFonts w:ascii="Frutiger LT Arabic 45 Light" w:hAnsi="Frutiger LT Arabic 45 Light" w:cs="Frutiger LT Arabic 45 Light"/>
            <w:color w:val="000000"/>
          </w:rPr>
          <w:t>https://docs.automationanywhere.com/bundle/enterprise-v2019/page/enterprise-cloud/topics/bot-agent/bulk-install-bot-agent-using-microsoft-sccm.html</w:t>
        </w:r>
        <w:r>
          <w:rPr>
            <w:rStyle w:val="-Normal"/>
            <w:rFonts w:ascii="Frutiger LT Arabic 45 Light" w:hAnsi="Frutiger LT Arabic 45 Light" w:cs="Frutiger LT Arabic 45 Light"/>
            <w:color w:val="000000"/>
          </w:rPr>
          <w:t>”</w:t>
        </w:r>
      </w:ins>
      <w:ins w:id="6405" w:author="Islam Nady" w:date="2024-06-09T21:03:00Z">
        <w:del w:id="6406" w:author="Mohamed Amer" w:date="2024-07-28T16:25:00Z" w16du:dateUtc="2024-07-28T13:25:00Z">
          <w:r w:rsidR="009C3BA9" w:rsidDel="003F5452">
            <w:rPr>
              <w:rStyle w:val="-Normal"/>
              <w:rFonts w:ascii="Frutiger LT Arabic 45 Light" w:hAnsi="Frutiger LT Arabic 45 Light" w:cs="Frutiger LT Arabic 45 Light"/>
              <w:color w:val="000000"/>
            </w:rPr>
            <w:delText xml:space="preserve">No for the POC environment </w:delText>
          </w:r>
        </w:del>
      </w:ins>
    </w:p>
    <w:p w14:paraId="1C0E0E5E" w14:textId="77777777" w:rsidR="009C3BA9" w:rsidRDefault="009C3BA9" w:rsidP="009C3BA9">
      <w:pPr>
        <w:pStyle w:val="ListParagraph"/>
        <w:numPr>
          <w:ilvl w:val="0"/>
          <w:numId w:val="28"/>
        </w:numPr>
        <w:rPr>
          <w:ins w:id="6407" w:author="Islam Nady" w:date="2024-06-09T21:03:00Z"/>
          <w:rStyle w:val="-Normal"/>
          <w:rFonts w:ascii="Frutiger LT Arabic 45 Light" w:hAnsi="Frutiger LT Arabic 45 Light" w:cs="Frutiger LT Arabic 45 Light"/>
          <w:color w:val="000000"/>
        </w:rPr>
      </w:pPr>
      <w:ins w:id="6408" w:author="Islam Nady" w:date="2024-06-09T21:03:00Z">
        <w:r>
          <w:rPr>
            <w:rStyle w:val="-Normal"/>
            <w:rFonts w:ascii="Frutiger LT Arabic 45 Light" w:hAnsi="Frutiger LT Arabic 45 Light" w:cs="Frutiger LT Arabic 45 Light"/>
            <w:color w:val="000000"/>
          </w:rPr>
          <w:t>Does your client software require specific configuration during installation or it’s just a default installation steps?  (Yes/No) if yes please provide information in detail.</w:t>
        </w:r>
      </w:ins>
    </w:p>
    <w:p w14:paraId="6249FF2B" w14:textId="504972F0" w:rsidR="009C3BA9" w:rsidRPr="00EF377D" w:rsidRDefault="003F5452" w:rsidP="009C3BA9">
      <w:pPr>
        <w:pStyle w:val="ListParagraph"/>
        <w:shd w:val="clear" w:color="auto" w:fill="F2F2F2" w:themeFill="background1" w:themeFillShade="F2"/>
        <w:rPr>
          <w:ins w:id="6409" w:author="Islam Nady" w:date="2024-06-09T21:03:00Z"/>
          <w:rStyle w:val="-Normal"/>
          <w:rFonts w:ascii="Frutiger LT Arabic 45 Light" w:hAnsi="Frutiger LT Arabic 45 Light" w:cs="Frutiger LT Arabic 45 Light"/>
          <w:color w:val="000000"/>
        </w:rPr>
      </w:pPr>
      <w:ins w:id="6410" w:author="Mohamed Amer" w:date="2024-07-28T16:26:00Z" w16du:dateUtc="2024-07-28T13:26:00Z">
        <w:r>
          <w:rPr>
            <w:rStyle w:val="-Normal"/>
            <w:rFonts w:ascii="Frutiger LT Arabic 45 Light" w:hAnsi="Frutiger LT Arabic 45 Light" w:cs="Frutiger LT Arabic 45 Light"/>
            <w:color w:val="000000"/>
          </w:rPr>
          <w:t xml:space="preserve">For installing the client , </w:t>
        </w:r>
      </w:ins>
      <w:ins w:id="6411" w:author="Islam Nady" w:date="2024-06-09T21:03:00Z">
        <w:r w:rsidR="009C3BA9">
          <w:rPr>
            <w:rStyle w:val="-Normal"/>
            <w:rFonts w:ascii="Frutiger LT Arabic 45 Light" w:hAnsi="Frutiger LT Arabic 45 Light" w:cs="Frutiger LT Arabic 45 Light"/>
            <w:color w:val="000000"/>
          </w:rPr>
          <w:t>No Specific configuration is required, Default installation only</w:t>
        </w:r>
      </w:ins>
      <w:ins w:id="6412" w:author="Mohamed Amer" w:date="2024-07-28T16:27:00Z" w16du:dateUtc="2024-07-28T13:27:00Z">
        <w:r>
          <w:rPr>
            <w:rStyle w:val="-Normal"/>
            <w:rFonts w:ascii="Frutiger LT Arabic 45 Light" w:hAnsi="Frutiger LT Arabic 45 Light" w:cs="Frutiger LT Arabic 45 Light"/>
            <w:color w:val="000000"/>
          </w:rPr>
          <w:t>.</w:t>
        </w:r>
      </w:ins>
      <w:ins w:id="6413" w:author="Islam Nady" w:date="2024-06-09T21:03:00Z">
        <w:del w:id="6414" w:author="Mohamed Amer" w:date="2024-07-28T16:27:00Z" w16du:dateUtc="2024-07-28T13:27:00Z">
          <w:r w:rsidR="009C3BA9" w:rsidDel="003F5452">
            <w:rPr>
              <w:rStyle w:val="-Normal"/>
              <w:rFonts w:ascii="Frutiger LT Arabic 45 Light" w:hAnsi="Frutiger LT Arabic 45 Light" w:cs="Frutiger LT Arabic 45 Light"/>
              <w:color w:val="000000"/>
            </w:rPr>
            <w:delText xml:space="preserve"> </w:delText>
          </w:r>
        </w:del>
      </w:ins>
    </w:p>
    <w:p w14:paraId="4BCEF85A" w14:textId="77777777" w:rsidR="009C3BA9" w:rsidRDefault="009C3BA9" w:rsidP="009C3BA9">
      <w:pPr>
        <w:pStyle w:val="ListParagraph"/>
        <w:numPr>
          <w:ilvl w:val="0"/>
          <w:numId w:val="28"/>
        </w:numPr>
        <w:rPr>
          <w:ins w:id="6415" w:author="Islam Nady" w:date="2024-06-09T21:03:00Z"/>
          <w:rStyle w:val="-Normal"/>
          <w:rFonts w:ascii="Frutiger LT Arabic 45 Light" w:hAnsi="Frutiger LT Arabic 45 Light" w:cs="Frutiger LT Arabic 45 Light"/>
          <w:color w:val="000000"/>
        </w:rPr>
      </w:pPr>
      <w:ins w:id="6416" w:author="Islam Nady" w:date="2024-06-09T21:03:00Z">
        <w:r w:rsidRPr="001818D5">
          <w:rPr>
            <w:rStyle w:val="-Normal"/>
            <w:rFonts w:ascii="Frutiger LT Arabic 45 Light" w:hAnsi="Frutiger LT Arabic 45 Light" w:cs="Frutiger LT Arabic 45 Light"/>
            <w:color w:val="000000"/>
          </w:rPr>
          <w:t>Is this a bundled software installation on PCs? (Yes/No), If yes what is the sequence of installations,</w:t>
        </w:r>
      </w:ins>
    </w:p>
    <w:p w14:paraId="5E1A6577" w14:textId="77777777" w:rsidR="009C3BA9" w:rsidRPr="00EF377D" w:rsidRDefault="009C3BA9" w:rsidP="009C3BA9">
      <w:pPr>
        <w:pStyle w:val="ListParagraph"/>
        <w:shd w:val="clear" w:color="auto" w:fill="F2F2F2" w:themeFill="background1" w:themeFillShade="F2"/>
        <w:rPr>
          <w:ins w:id="6417" w:author="Islam Nady" w:date="2024-06-09T21:03:00Z"/>
          <w:rStyle w:val="-Normal"/>
          <w:rFonts w:ascii="Frutiger LT Arabic 45 Light" w:hAnsi="Frutiger LT Arabic 45 Light" w:cs="Frutiger LT Arabic 45 Light"/>
          <w:color w:val="000000"/>
        </w:rPr>
      </w:pPr>
      <w:ins w:id="6418" w:author="Islam Nady" w:date="2024-06-09T21:03:00Z">
        <w:r w:rsidRPr="001818D5">
          <w:rPr>
            <w:rStyle w:val="-Normal"/>
            <w:rFonts w:ascii="Frutiger LT Arabic 45 Light" w:hAnsi="Frutiger LT Arabic 45 Light" w:cs="Frutiger LT Arabic 45 Light"/>
            <w:color w:val="000000"/>
          </w:rPr>
          <w:t>No</w:t>
        </w:r>
      </w:ins>
    </w:p>
    <w:p w14:paraId="35B37F17" w14:textId="77777777" w:rsidR="009C3BA9" w:rsidRDefault="009C3BA9" w:rsidP="009C3BA9">
      <w:pPr>
        <w:pStyle w:val="ListParagraph"/>
        <w:numPr>
          <w:ilvl w:val="0"/>
          <w:numId w:val="28"/>
        </w:numPr>
        <w:rPr>
          <w:ins w:id="6419" w:author="Islam Nady" w:date="2024-06-09T21:03:00Z"/>
          <w:rStyle w:val="-Normal"/>
          <w:rFonts w:ascii="Frutiger LT Arabic 45 Light" w:hAnsi="Frutiger LT Arabic 45 Light" w:cs="Frutiger LT Arabic 45 Light"/>
          <w:color w:val="000000"/>
        </w:rPr>
      </w:pPr>
      <w:ins w:id="6420" w:author="Islam Nady" w:date="2024-06-09T21:03:00Z">
        <w:r w:rsidRPr="001818D5">
          <w:rPr>
            <w:rStyle w:val="-Normal"/>
            <w:rFonts w:ascii="Frutiger LT Arabic 45 Light" w:hAnsi="Frutiger LT Arabic 45 Light" w:cs="Frutiger LT Arabic 45 Light"/>
            <w:color w:val="000000"/>
          </w:rPr>
          <w:t>Is your client software compatible with Windows Client OS Edition/version, please specify? (i.e., Windows 10 1909 Enterprise and latest)</w:t>
        </w:r>
      </w:ins>
    </w:p>
    <w:p w14:paraId="752769BE" w14:textId="77777777" w:rsidR="003F5452" w:rsidRDefault="009C3BA9" w:rsidP="003F5452">
      <w:pPr>
        <w:pStyle w:val="ListParagraph"/>
        <w:shd w:val="clear" w:color="auto" w:fill="F2F2F2" w:themeFill="background1" w:themeFillShade="F2"/>
        <w:rPr>
          <w:ins w:id="6421" w:author="Mohamed Amer" w:date="2024-07-28T16:30:00Z" w16du:dateUtc="2024-07-28T13:30:00Z"/>
          <w:rStyle w:val="-Normal"/>
          <w:rFonts w:ascii="Frutiger LT Arabic 45 Light" w:hAnsi="Frutiger LT Arabic 45 Light" w:cs="Frutiger LT Arabic 45 Light"/>
          <w:color w:val="000000"/>
        </w:rPr>
      </w:pPr>
      <w:ins w:id="6422" w:author="Islam Nady" w:date="2024-06-09T21:03:00Z">
        <w:r>
          <w:rPr>
            <w:rStyle w:val="-Normal"/>
            <w:rFonts w:ascii="Frutiger LT Arabic 45 Light" w:hAnsi="Frutiger LT Arabic 45 Light" w:cs="Frutiger LT Arabic 45 Light"/>
            <w:color w:val="000000"/>
          </w:rPr>
          <w:t>yes,</w:t>
        </w:r>
      </w:ins>
      <w:ins w:id="6423" w:author="Mohamed Amer" w:date="2024-07-28T16:30:00Z" w16du:dateUtc="2024-07-28T13:30:00Z">
        <w:r w:rsidR="003F5452">
          <w:rPr>
            <w:rStyle w:val="-Normal"/>
            <w:rFonts w:ascii="Frutiger LT Arabic 45 Light" w:hAnsi="Frutiger LT Arabic 45 Light" w:cs="Frutiger LT Arabic 45 Light"/>
            <w:color w:val="000000"/>
          </w:rPr>
          <w:t xml:space="preserve"> the client is compatible with below MS editions </w:t>
        </w:r>
      </w:ins>
      <w:ins w:id="6424" w:author="Islam Nady" w:date="2024-06-09T21:03:00Z">
        <w:r>
          <w:rPr>
            <w:rStyle w:val="-Normal"/>
            <w:rFonts w:ascii="Frutiger LT Arabic 45 Light" w:hAnsi="Frutiger LT Arabic 45 Light" w:cs="Frutiger LT Arabic 45 Light"/>
            <w:color w:val="000000"/>
          </w:rPr>
          <w:t xml:space="preserve"> </w:t>
        </w:r>
      </w:ins>
    </w:p>
    <w:p w14:paraId="2D044A76" w14:textId="32F812B7" w:rsidR="003F5452" w:rsidRPr="003F5452" w:rsidRDefault="003F5452" w:rsidP="003F5452">
      <w:pPr>
        <w:pStyle w:val="ListParagraph"/>
        <w:shd w:val="clear" w:color="auto" w:fill="F2F2F2" w:themeFill="background1" w:themeFillShade="F2"/>
        <w:rPr>
          <w:ins w:id="6425" w:author="Mohamed Amer" w:date="2024-07-28T16:29:00Z" w16du:dateUtc="2024-07-28T13:29:00Z"/>
          <w:rStyle w:val="-Normal"/>
          <w:rFonts w:ascii="Frutiger LT Arabic 45 Light" w:hAnsi="Frutiger LT Arabic 45 Light" w:cs="Frutiger LT Arabic 45 Light"/>
          <w:color w:val="000000"/>
        </w:rPr>
      </w:pPr>
      <w:ins w:id="6426" w:author="Mohamed Amer" w:date="2024-07-28T16:30:00Z" w16du:dateUtc="2024-07-28T13:30:00Z">
        <w:r>
          <w:rPr>
            <w:rStyle w:val="-Normal"/>
            <w:rFonts w:ascii="Frutiger LT Arabic 45 Light" w:hAnsi="Frutiger LT Arabic 45 Light" w:cs="Frutiger LT Arabic 45 Light"/>
            <w:color w:val="000000"/>
          </w:rPr>
          <w:t xml:space="preserve">    </w:t>
        </w:r>
      </w:ins>
      <w:ins w:id="6427" w:author="Mohamed Amer" w:date="2024-07-28T16:29:00Z" w16du:dateUtc="2024-07-28T13:29:00Z">
        <w:r w:rsidRPr="003F5452">
          <w:rPr>
            <w:rStyle w:val="-Normal"/>
            <w:rFonts w:ascii="Frutiger LT Arabic 45 Light" w:hAnsi="Frutiger LT Arabic 45 Light" w:cs="Frutiger LT Arabic 45 Light"/>
            <w:color w:val="000000"/>
          </w:rPr>
          <w:t>Microsoft Windows Server 2022 (Standard and Datacenter)</w:t>
        </w:r>
      </w:ins>
    </w:p>
    <w:p w14:paraId="18A9520F" w14:textId="122C55C4" w:rsidR="003F5452" w:rsidRPr="003F5452" w:rsidRDefault="003F5452" w:rsidP="003F5452">
      <w:pPr>
        <w:pStyle w:val="ListParagraph"/>
        <w:shd w:val="clear" w:color="auto" w:fill="F2F2F2" w:themeFill="background1" w:themeFillShade="F2"/>
        <w:rPr>
          <w:ins w:id="6428" w:author="Mohamed Amer" w:date="2024-07-28T16:29:00Z" w16du:dateUtc="2024-07-28T13:29:00Z"/>
          <w:rStyle w:val="-Normal"/>
          <w:rFonts w:ascii="Frutiger LT Arabic 45 Light" w:hAnsi="Frutiger LT Arabic 45 Light" w:cs="Frutiger LT Arabic 45 Light"/>
          <w:color w:val="000000"/>
        </w:rPr>
      </w:pPr>
      <w:ins w:id="6429" w:author="Mohamed Amer" w:date="2024-07-28T16:29:00Z" w16du:dateUtc="2024-07-28T13:29:00Z">
        <w:r w:rsidRPr="003F5452">
          <w:rPr>
            <w:rStyle w:val="-Normal"/>
            <w:rFonts w:ascii="Frutiger LT Arabic 45 Light" w:hAnsi="Frutiger LT Arabic 45 Light" w:cs="Frutiger LT Arabic 45 Light"/>
            <w:color w:val="000000"/>
          </w:rPr>
          <w:t xml:space="preserve">    Windows 2019 Server (Standard and Datacenter), Windows 2016 Server</w:t>
        </w:r>
      </w:ins>
      <w:ins w:id="6430" w:author="Mohamed Amer" w:date="2024-07-28T16:30:00Z" w16du:dateUtc="2024-07-28T13:30:00Z">
        <w:r>
          <w:rPr>
            <w:rStyle w:val="-Normal"/>
            <w:rFonts w:ascii="Frutiger LT Arabic 45 Light" w:hAnsi="Frutiger LT Arabic 45 Light" w:cs="Frutiger LT Arabic 45 Light"/>
            <w:color w:val="000000"/>
          </w:rPr>
          <w:t>,</w:t>
        </w:r>
      </w:ins>
    </w:p>
    <w:p w14:paraId="32BDBDFA" w14:textId="77777777" w:rsidR="003F5452" w:rsidRPr="003F5452" w:rsidRDefault="003F5452" w:rsidP="003F5452">
      <w:pPr>
        <w:pStyle w:val="ListParagraph"/>
        <w:shd w:val="clear" w:color="auto" w:fill="F2F2F2" w:themeFill="background1" w:themeFillShade="F2"/>
        <w:rPr>
          <w:ins w:id="6431" w:author="Mohamed Amer" w:date="2024-07-28T16:29:00Z" w16du:dateUtc="2024-07-28T13:29:00Z"/>
          <w:rStyle w:val="-Normal"/>
          <w:rFonts w:ascii="Frutiger LT Arabic 45 Light" w:hAnsi="Frutiger LT Arabic 45 Light" w:cs="Frutiger LT Arabic 45 Light"/>
          <w:color w:val="000000"/>
        </w:rPr>
      </w:pPr>
      <w:ins w:id="6432" w:author="Mohamed Amer" w:date="2024-07-28T16:29:00Z" w16du:dateUtc="2024-07-28T13:29:00Z">
        <w:r w:rsidRPr="003F5452">
          <w:rPr>
            <w:rStyle w:val="-Normal"/>
            <w:rFonts w:ascii="Frutiger LT Arabic 45 Light" w:hAnsi="Frutiger LT Arabic 45 Light" w:cs="Frutiger LT Arabic 45 Light"/>
            <w:color w:val="000000"/>
          </w:rPr>
          <w:t xml:space="preserve">    Windows 11 (Enterprise)</w:t>
        </w:r>
      </w:ins>
    </w:p>
    <w:p w14:paraId="421F6EAC" w14:textId="342DDFF6" w:rsidR="009C3BA9" w:rsidRPr="001B05F4" w:rsidRDefault="003F5452" w:rsidP="003F5452">
      <w:pPr>
        <w:pStyle w:val="ListParagraph"/>
        <w:shd w:val="clear" w:color="auto" w:fill="F2F2F2" w:themeFill="background1" w:themeFillShade="F2"/>
        <w:rPr>
          <w:ins w:id="6433" w:author="Islam Nady" w:date="2024-06-09T21:03:00Z"/>
          <w:rStyle w:val="-Normal"/>
          <w:rFonts w:ascii="Frutiger LT Arabic 45 Light" w:hAnsi="Frutiger LT Arabic 45 Light" w:cs="Frutiger LT Arabic 45 Light"/>
          <w:color w:val="000000"/>
        </w:rPr>
      </w:pPr>
      <w:ins w:id="6434" w:author="Mohamed Amer" w:date="2024-07-28T16:29:00Z" w16du:dateUtc="2024-07-28T13:29:00Z">
        <w:r w:rsidRPr="003F5452">
          <w:rPr>
            <w:rStyle w:val="-Normal"/>
            <w:rFonts w:ascii="Frutiger LT Arabic 45 Light" w:hAnsi="Frutiger LT Arabic 45 Light" w:cs="Frutiger LT Arabic 45 Light"/>
            <w:color w:val="000000"/>
          </w:rPr>
          <w:t xml:space="preserve">    Windows 10 (Professional)</w:t>
        </w:r>
      </w:ins>
      <w:ins w:id="6435" w:author="Islam Nady" w:date="2024-06-09T21:03:00Z">
        <w:del w:id="6436" w:author="Mohamed Amer" w:date="2024-07-28T16:29:00Z" w16du:dateUtc="2024-07-28T13:29:00Z">
          <w:r w:rsidR="009C3BA9" w:rsidDel="003F5452">
            <w:rPr>
              <w:rStyle w:val="-Normal"/>
              <w:rFonts w:ascii="Frutiger LT Arabic 45 Light" w:hAnsi="Frutiger LT Arabic 45 Light" w:cs="Frutiger LT Arabic 45 Light"/>
              <w:color w:val="000000"/>
            </w:rPr>
            <w:delText>it supports only windows OS</w:delText>
          </w:r>
        </w:del>
      </w:ins>
    </w:p>
    <w:p w14:paraId="4AE583BE" w14:textId="77777777" w:rsidR="009C3BA9" w:rsidRDefault="009C3BA9" w:rsidP="009C3BA9">
      <w:pPr>
        <w:pStyle w:val="ListParagraph"/>
        <w:numPr>
          <w:ilvl w:val="0"/>
          <w:numId w:val="28"/>
        </w:numPr>
        <w:rPr>
          <w:ins w:id="6437" w:author="Islam Nady" w:date="2024-06-09T21:03:00Z"/>
          <w:rStyle w:val="-Normal"/>
          <w:rFonts w:ascii="Frutiger LT Arabic 45 Light" w:hAnsi="Frutiger LT Arabic 45 Light" w:cs="Frutiger LT Arabic 45 Light"/>
          <w:color w:val="000000"/>
        </w:rPr>
      </w:pPr>
      <w:ins w:id="6438" w:author="Islam Nady" w:date="2024-06-09T21:03:00Z">
        <w:r w:rsidRPr="001818D5">
          <w:rPr>
            <w:rStyle w:val="-Normal"/>
            <w:rFonts w:ascii="Frutiger LT Arabic 45 Light" w:hAnsi="Frutiger LT Arabic 45 Light" w:cs="Frutiger LT Arabic 45 Light"/>
            <w:color w:val="000000"/>
          </w:rPr>
          <w:t>Does your client software require specific configuration Windows OS level (Yes/No)? if yes please specify in detail  </w:t>
        </w:r>
      </w:ins>
    </w:p>
    <w:p w14:paraId="61FBDFE5" w14:textId="77777777" w:rsidR="009C3BA9" w:rsidRPr="001818D5" w:rsidRDefault="009C3BA9" w:rsidP="009C3BA9">
      <w:pPr>
        <w:pStyle w:val="ListParagraph"/>
        <w:shd w:val="clear" w:color="auto" w:fill="F2F2F2" w:themeFill="background1" w:themeFillShade="F2"/>
        <w:rPr>
          <w:ins w:id="6439" w:author="Islam Nady" w:date="2024-06-09T21:03:00Z"/>
          <w:rStyle w:val="-Normal"/>
          <w:rFonts w:ascii="Frutiger LT Arabic 45 Light" w:hAnsi="Frutiger LT Arabic 45 Light" w:cs="Frutiger LT Arabic 45 Light"/>
          <w:color w:val="000000"/>
        </w:rPr>
      </w:pPr>
      <w:ins w:id="6440" w:author="Islam Nady" w:date="2024-06-09T21:03:00Z">
        <w:r w:rsidRPr="002C0D81">
          <w:rPr>
            <w:rStyle w:val="-Normal"/>
            <w:rFonts w:ascii="Frutiger LT Arabic 45 Light" w:hAnsi="Frutiger LT Arabic 45 Light" w:cs="Frutiger LT Arabic 45 Light"/>
            <w:color w:val="000000"/>
          </w:rPr>
          <w:t>No specific configuration</w:t>
        </w:r>
      </w:ins>
    </w:p>
    <w:p w14:paraId="16C94629" w14:textId="77777777" w:rsidR="009C3BA9" w:rsidRDefault="009C3BA9" w:rsidP="009C3BA9">
      <w:pPr>
        <w:pStyle w:val="ListParagraph"/>
        <w:numPr>
          <w:ilvl w:val="0"/>
          <w:numId w:val="28"/>
        </w:numPr>
        <w:rPr>
          <w:ins w:id="6441" w:author="Islam Nady" w:date="2024-06-09T21:03:00Z"/>
          <w:rStyle w:val="-Normal"/>
          <w:rFonts w:ascii="Frutiger LT Arabic 45 Light" w:hAnsi="Frutiger LT Arabic 45 Light" w:cs="Frutiger LT Arabic 45 Light"/>
          <w:color w:val="000000"/>
        </w:rPr>
      </w:pPr>
      <w:ins w:id="6442" w:author="Islam Nady" w:date="2024-06-09T21:03:00Z">
        <w:r w:rsidRPr="001818D5">
          <w:rPr>
            <w:rStyle w:val="-Normal"/>
            <w:rFonts w:ascii="Frutiger LT Arabic 45 Light" w:hAnsi="Frutiger LT Arabic 45 Light" w:cs="Frutiger LT Arabic 45 Light"/>
            <w:color w:val="000000"/>
          </w:rPr>
          <w:t xml:space="preserve">Does your client software have dependency/pre-requisite with other software to be installed first? (Yes/No) if yes please list down and its version and what is the installation sequence if required. </w:t>
        </w:r>
      </w:ins>
    </w:p>
    <w:p w14:paraId="429550EF" w14:textId="77777777" w:rsidR="009C3BA9" w:rsidRDefault="009C3BA9" w:rsidP="009C3BA9">
      <w:pPr>
        <w:pStyle w:val="ListParagraph"/>
        <w:shd w:val="clear" w:color="auto" w:fill="F2F2F2" w:themeFill="background1" w:themeFillShade="F2"/>
        <w:rPr>
          <w:ins w:id="6443" w:author="Islam Nady" w:date="2024-06-09T21:03:00Z"/>
          <w:rStyle w:val="-Normal"/>
          <w:rFonts w:ascii="Frutiger LT Arabic 45 Light" w:hAnsi="Frutiger LT Arabic 45 Light" w:cs="Frutiger LT Arabic 45 Light"/>
          <w:color w:val="000000"/>
        </w:rPr>
      </w:pPr>
      <w:ins w:id="6444" w:author="Islam Nady" w:date="2024-06-09T21:03:00Z">
        <w:r>
          <w:rPr>
            <w:rStyle w:val="-Normal"/>
            <w:rFonts w:ascii="Frutiger LT Arabic 45 Light" w:hAnsi="Frutiger LT Arabic 45 Light" w:cs="Frutiger LT Arabic 45 Light"/>
            <w:color w:val="000000"/>
          </w:rPr>
          <w:t>Yes, an</w:t>
        </w:r>
        <w:r w:rsidRPr="001B05F4">
          <w:rPr>
            <w:rStyle w:val="-Normal"/>
            <w:rFonts w:ascii="Frutiger LT Arabic 45 Light" w:hAnsi="Frutiger LT Arabic 45 Light" w:cs="Frutiger LT Arabic 45 Light"/>
            <w:color w:val="000000"/>
          </w:rPr>
          <w:t xml:space="preserve">d the below </w:t>
        </w:r>
        <w:r>
          <w:rPr>
            <w:rStyle w:val="-Normal"/>
            <w:rFonts w:ascii="Frutiger LT Arabic 45 Light" w:hAnsi="Frutiger LT Arabic 45 Light" w:cs="Frutiger LT Arabic 45 Light"/>
            <w:color w:val="000000"/>
          </w:rPr>
          <w:t>is</w:t>
        </w:r>
        <w:r w:rsidRPr="001B05F4">
          <w:rPr>
            <w:rStyle w:val="-Normal"/>
            <w:rFonts w:ascii="Frutiger LT Arabic 45 Light" w:hAnsi="Frutiger LT Arabic 45 Light" w:cs="Frutiger LT Arabic 45 Light"/>
            <w:color w:val="000000"/>
          </w:rPr>
          <w:t xml:space="preserve"> the list required software to be installed</w:t>
        </w:r>
        <w:r>
          <w:rPr>
            <w:rStyle w:val="-Normal"/>
            <w:rFonts w:ascii="Frutiger LT Arabic 45 Light" w:hAnsi="Frutiger LT Arabic 45 Light" w:cs="Frutiger LT Arabic 45 Light"/>
            <w:color w:val="000000"/>
          </w:rPr>
          <w:t>.</w:t>
        </w:r>
      </w:ins>
    </w:p>
    <w:p w14:paraId="754EC9F2" w14:textId="77777777" w:rsidR="009C3BA9" w:rsidRPr="001B05F4" w:rsidRDefault="009C3BA9" w:rsidP="009C3BA9">
      <w:pPr>
        <w:pStyle w:val="ListParagraph"/>
        <w:rPr>
          <w:ins w:id="6445" w:author="Islam Nady" w:date="2024-06-09T21:03:00Z"/>
          <w:rStyle w:val="-Normal"/>
          <w:rFonts w:ascii="Frutiger LT Arabic 45 Light" w:hAnsi="Frutiger LT Arabic 45 Light" w:cs="Frutiger LT Arabic 45 Light"/>
          <w:color w:val="000000"/>
        </w:rPr>
      </w:pPr>
    </w:p>
    <w:tbl>
      <w:tblPr>
        <w:tblStyle w:val="BABTable2"/>
        <w:tblW w:w="1031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5580"/>
        <w:gridCol w:w="4730"/>
      </w:tblGrid>
      <w:tr w:rsidR="009C3BA9" w:rsidRPr="001B05F4" w14:paraId="157F5A07" w14:textId="77777777" w:rsidTr="00356D25">
        <w:trPr>
          <w:cnfStyle w:val="100000000000" w:firstRow="1" w:lastRow="0" w:firstColumn="0" w:lastColumn="0" w:oddVBand="0" w:evenVBand="0" w:oddHBand="0" w:evenHBand="0" w:firstRowFirstColumn="0" w:firstRowLastColumn="0" w:lastRowFirstColumn="0" w:lastRowLastColumn="0"/>
          <w:trHeight w:val="526"/>
          <w:tblHeader/>
          <w:ins w:id="6446" w:author="Islam Nady" w:date="2024-06-09T21:03:00Z"/>
        </w:trPr>
        <w:tc>
          <w:tcPr>
            <w:tcW w:w="5580" w:type="dxa"/>
          </w:tcPr>
          <w:p w14:paraId="6AA6430B" w14:textId="77777777" w:rsidR="009C3BA9" w:rsidRPr="00356D25" w:rsidRDefault="009C3BA9" w:rsidP="00356D25">
            <w:pPr>
              <w:tabs>
                <w:tab w:val="right" w:pos="224"/>
              </w:tabs>
              <w:rPr>
                <w:ins w:id="6447" w:author="Islam Nady" w:date="2024-06-09T21:03:00Z"/>
                <w:color w:val="FFFFFF"/>
              </w:rPr>
            </w:pPr>
            <w:ins w:id="6448" w:author="Islam Nady" w:date="2024-06-09T21:03:00Z">
              <w:r>
                <w:rPr>
                  <w:color w:val="FFFFFF"/>
                </w:rPr>
                <w:t>Software Name</w:t>
              </w:r>
            </w:ins>
          </w:p>
        </w:tc>
        <w:tc>
          <w:tcPr>
            <w:tcW w:w="4730" w:type="dxa"/>
          </w:tcPr>
          <w:p w14:paraId="07670033" w14:textId="77777777" w:rsidR="009C3BA9" w:rsidRPr="00356D25" w:rsidRDefault="009C3BA9" w:rsidP="00356D25">
            <w:pPr>
              <w:tabs>
                <w:tab w:val="right" w:pos="224"/>
              </w:tabs>
              <w:rPr>
                <w:ins w:id="6449" w:author="Islam Nady" w:date="2024-06-09T21:03:00Z"/>
                <w:color w:val="FFFFFF"/>
              </w:rPr>
            </w:pPr>
            <w:ins w:id="6450" w:author="Islam Nady" w:date="2024-06-09T21:03:00Z">
              <w:r w:rsidRPr="001B05F4">
                <w:rPr>
                  <w:color w:val="FFFFFF"/>
                </w:rPr>
                <w:t>Comments</w:t>
              </w:r>
            </w:ins>
          </w:p>
        </w:tc>
      </w:tr>
      <w:tr w:rsidR="009C3BA9" w:rsidRPr="008744B7" w14:paraId="2C4A3119" w14:textId="77777777" w:rsidTr="00356D25">
        <w:trPr>
          <w:trHeight w:val="286"/>
          <w:ins w:id="6451" w:author="Islam Nady" w:date="2024-06-09T21:03:00Z"/>
        </w:trPr>
        <w:tc>
          <w:tcPr>
            <w:tcW w:w="5580" w:type="dxa"/>
            <w:vAlign w:val="top"/>
          </w:tcPr>
          <w:p w14:paraId="51AD8C8B" w14:textId="2174F43C" w:rsidR="009C3BA9" w:rsidRPr="00356D25" w:rsidRDefault="009C3BA9" w:rsidP="00356D25">
            <w:pPr>
              <w:pStyle w:val="TableBodyText"/>
              <w:rPr>
                <w:ins w:id="6452" w:author="Islam Nady" w:date="2024-06-09T21:03:00Z"/>
                <w:rStyle w:val="-Normal"/>
                <w:rFonts w:ascii="Frutiger LT Arabic 45 Light" w:hAnsi="Frutiger LT Arabic 45 Light" w:cs="Frutiger LT Arabic 45 Light"/>
                <w:bCs w:val="0"/>
                <w:color w:val="000000"/>
              </w:rPr>
            </w:pPr>
            <w:ins w:id="6453" w:author="Islam Nady" w:date="2024-06-09T21:03:00Z">
              <w:del w:id="6454" w:author="Mohamed Amer" w:date="2024-06-13T05:52:00Z" w16du:dateUtc="2024-06-13T02:52:00Z">
                <w:r w:rsidRPr="00356D25" w:rsidDel="00986AA5">
                  <w:rPr>
                    <w:rStyle w:val="-Normal"/>
                    <w:rFonts w:ascii="Frutiger LT Arabic 45 Light" w:hAnsi="Frutiger LT Arabic 45 Light" w:cs="Frutiger LT Arabic 45 Light"/>
                    <w:bCs w:val="0"/>
                    <w:color w:val="000000"/>
                  </w:rPr>
                  <w:delText>Microsoft Excel</w:delText>
                </w:r>
              </w:del>
            </w:ins>
            <w:ins w:id="6455" w:author="Mohamed Amer" w:date="2024-06-13T05:52:00Z" w16du:dateUtc="2024-06-13T02:52:00Z">
              <w:r w:rsidR="00986AA5">
                <w:rPr>
                  <w:rStyle w:val="-Normal"/>
                  <w:rFonts w:ascii="Frutiger LT Arabic 45 Light" w:hAnsi="Frutiger LT Arabic 45 Light" w:cs="Frutiger LT Arabic 45 Light"/>
                  <w:bCs w:val="0"/>
                  <w:color w:val="000000"/>
                </w:rPr>
                <w:t>Microsoft office 2016/2019</w:t>
              </w:r>
            </w:ins>
          </w:p>
        </w:tc>
        <w:tc>
          <w:tcPr>
            <w:tcW w:w="4730" w:type="dxa"/>
            <w:vAlign w:val="top"/>
          </w:tcPr>
          <w:p w14:paraId="09F58DB6" w14:textId="77777777" w:rsidR="009C3BA9" w:rsidRPr="00356D25" w:rsidRDefault="009C3BA9" w:rsidP="00356D25">
            <w:pPr>
              <w:pStyle w:val="TableBodyText"/>
              <w:rPr>
                <w:ins w:id="6456" w:author="Islam Nady" w:date="2024-06-09T21:03:00Z"/>
                <w:rStyle w:val="-Normal"/>
                <w:rFonts w:ascii="Frutiger LT Arabic 45 Light" w:hAnsi="Frutiger LT Arabic 45 Light" w:cs="Frutiger LT Arabic 45 Light"/>
                <w:bCs w:val="0"/>
                <w:color w:val="000000"/>
              </w:rPr>
            </w:pPr>
          </w:p>
        </w:tc>
      </w:tr>
      <w:tr w:rsidR="009C3BA9" w:rsidRPr="008744B7" w14:paraId="3C78B484" w14:textId="77777777" w:rsidTr="00356D25">
        <w:trPr>
          <w:cnfStyle w:val="000000010000" w:firstRow="0" w:lastRow="0" w:firstColumn="0" w:lastColumn="0" w:oddVBand="0" w:evenVBand="0" w:oddHBand="0" w:evenHBand="1" w:firstRowFirstColumn="0" w:firstRowLastColumn="0" w:lastRowFirstColumn="0" w:lastRowLastColumn="0"/>
          <w:trHeight w:val="286"/>
          <w:ins w:id="6457" w:author="Islam Nady" w:date="2024-06-09T21:03:00Z"/>
        </w:trPr>
        <w:tc>
          <w:tcPr>
            <w:tcW w:w="5580" w:type="dxa"/>
            <w:vAlign w:val="top"/>
          </w:tcPr>
          <w:p w14:paraId="354A457A" w14:textId="77777777" w:rsidR="009C3BA9" w:rsidRPr="00356D25" w:rsidRDefault="009C3BA9" w:rsidP="00356D25">
            <w:pPr>
              <w:pStyle w:val="TableBodyText"/>
              <w:rPr>
                <w:ins w:id="6458" w:author="Islam Nady" w:date="2024-06-09T21:03:00Z"/>
                <w:rStyle w:val="-Normal"/>
                <w:rFonts w:ascii="Frutiger LT Arabic 45 Light" w:hAnsi="Frutiger LT Arabic 45 Light" w:cs="Frutiger LT Arabic 45 Light"/>
                <w:bCs w:val="0"/>
                <w:color w:val="000000"/>
              </w:rPr>
            </w:pPr>
            <w:ins w:id="6459" w:author="Islam Nady" w:date="2024-06-09T21:03:00Z">
              <w:r w:rsidRPr="00356D25">
                <w:rPr>
                  <w:rStyle w:val="-Normal"/>
                  <w:rFonts w:ascii="Frutiger LT Arabic 45 Light" w:hAnsi="Frutiger LT Arabic 45 Light" w:cs="Frutiger LT Arabic 45 Light"/>
                  <w:bCs w:val="0"/>
                  <w:color w:val="000000"/>
                </w:rPr>
                <w:t>Microsoft Outlook</w:t>
              </w:r>
            </w:ins>
          </w:p>
        </w:tc>
        <w:tc>
          <w:tcPr>
            <w:tcW w:w="4730" w:type="dxa"/>
            <w:vAlign w:val="top"/>
          </w:tcPr>
          <w:p w14:paraId="7D583867" w14:textId="77777777" w:rsidR="009C3BA9" w:rsidRPr="00356D25" w:rsidRDefault="009C3BA9" w:rsidP="00356D25">
            <w:pPr>
              <w:pStyle w:val="TableBodyText"/>
              <w:rPr>
                <w:ins w:id="6460" w:author="Islam Nady" w:date="2024-06-09T21:03:00Z"/>
                <w:rStyle w:val="-Normal"/>
                <w:rFonts w:ascii="Frutiger LT Arabic 45 Light" w:hAnsi="Frutiger LT Arabic 45 Light" w:cs="Frutiger LT Arabic 45 Light"/>
                <w:bCs w:val="0"/>
                <w:color w:val="000000"/>
              </w:rPr>
            </w:pPr>
          </w:p>
        </w:tc>
      </w:tr>
      <w:tr w:rsidR="009C3BA9" w:rsidRPr="008744B7" w14:paraId="13867627" w14:textId="77777777" w:rsidTr="00356D25">
        <w:trPr>
          <w:trHeight w:val="286"/>
          <w:ins w:id="6461" w:author="Islam Nady" w:date="2024-06-09T21:03:00Z"/>
        </w:trPr>
        <w:tc>
          <w:tcPr>
            <w:tcW w:w="5580" w:type="dxa"/>
            <w:vAlign w:val="top"/>
          </w:tcPr>
          <w:p w14:paraId="7DB1F169" w14:textId="77777777" w:rsidR="009C3BA9" w:rsidRPr="00356D25" w:rsidRDefault="009C3BA9" w:rsidP="00356D25">
            <w:pPr>
              <w:pStyle w:val="TableBodyText"/>
              <w:rPr>
                <w:ins w:id="6462" w:author="Islam Nady" w:date="2024-06-09T21:03:00Z"/>
                <w:rStyle w:val="-Normal"/>
                <w:rFonts w:ascii="Frutiger LT Arabic 45 Light" w:hAnsi="Frutiger LT Arabic 45 Light" w:cs="Frutiger LT Arabic 45 Light"/>
                <w:bCs w:val="0"/>
                <w:color w:val="000000"/>
              </w:rPr>
            </w:pPr>
            <w:ins w:id="6463" w:author="Islam Nady" w:date="2024-06-09T21:03:00Z">
              <w:r w:rsidRPr="00356D25">
                <w:rPr>
                  <w:rStyle w:val="-Normal"/>
                  <w:rFonts w:ascii="Frutiger LT Arabic 45 Light" w:hAnsi="Frutiger LT Arabic 45 Light" w:cs="Frutiger LT Arabic 45 Light"/>
                  <w:bCs w:val="0"/>
                  <w:color w:val="000000"/>
                </w:rPr>
                <w:t xml:space="preserve">Microsoft Access Database Engine 2010 Redistributable </w:t>
              </w:r>
            </w:ins>
          </w:p>
        </w:tc>
        <w:tc>
          <w:tcPr>
            <w:tcW w:w="4730" w:type="dxa"/>
            <w:vAlign w:val="top"/>
          </w:tcPr>
          <w:p w14:paraId="2E873199" w14:textId="77777777" w:rsidR="009C3BA9" w:rsidRPr="00356D25" w:rsidRDefault="009C3BA9" w:rsidP="00356D25">
            <w:pPr>
              <w:pStyle w:val="TableBodyText"/>
              <w:rPr>
                <w:ins w:id="6464" w:author="Islam Nady" w:date="2024-06-09T21:03:00Z"/>
                <w:rStyle w:val="-Normal"/>
                <w:rFonts w:ascii="Frutiger LT Arabic 45 Light" w:hAnsi="Frutiger LT Arabic 45 Light" w:cs="Frutiger LT Arabic 45 Light"/>
                <w:bCs w:val="0"/>
                <w:color w:val="000000"/>
              </w:rPr>
            </w:pPr>
          </w:p>
        </w:tc>
      </w:tr>
      <w:tr w:rsidR="009C3BA9" w:rsidRPr="008744B7" w14:paraId="0C57EFCC" w14:textId="77777777" w:rsidTr="00356D25">
        <w:trPr>
          <w:cnfStyle w:val="000000010000" w:firstRow="0" w:lastRow="0" w:firstColumn="0" w:lastColumn="0" w:oddVBand="0" w:evenVBand="0" w:oddHBand="0" w:evenHBand="1" w:firstRowFirstColumn="0" w:firstRowLastColumn="0" w:lastRowFirstColumn="0" w:lastRowLastColumn="0"/>
          <w:trHeight w:val="286"/>
          <w:ins w:id="6465" w:author="Islam Nady" w:date="2024-06-09T21:03:00Z"/>
        </w:trPr>
        <w:tc>
          <w:tcPr>
            <w:tcW w:w="5580" w:type="dxa"/>
            <w:vAlign w:val="top"/>
          </w:tcPr>
          <w:p w14:paraId="286F7928" w14:textId="77777777" w:rsidR="009C3BA9" w:rsidRPr="00356D25" w:rsidRDefault="009C3BA9" w:rsidP="00356D25">
            <w:pPr>
              <w:pStyle w:val="TableBodyText"/>
              <w:rPr>
                <w:ins w:id="6466" w:author="Islam Nady" w:date="2024-06-09T21:03:00Z"/>
                <w:rStyle w:val="-Normal"/>
                <w:rFonts w:ascii="Frutiger LT Arabic 45 Light" w:hAnsi="Frutiger LT Arabic 45 Light" w:cs="Frutiger LT Arabic 45 Light"/>
                <w:bCs w:val="0"/>
                <w:color w:val="000000"/>
              </w:rPr>
            </w:pPr>
            <w:ins w:id="6467" w:author="Islam Nady" w:date="2024-06-09T21:03:00Z">
              <w:r w:rsidRPr="00356D25">
                <w:rPr>
                  <w:rStyle w:val="-Normal"/>
                  <w:rFonts w:ascii="Frutiger LT Arabic 45 Light" w:hAnsi="Frutiger LT Arabic 45 Light" w:cs="Frutiger LT Arabic 45 Light"/>
                  <w:bCs w:val="0"/>
                  <w:color w:val="000000"/>
                </w:rPr>
                <w:t>Web Browser (Microsoft Edge)</w:t>
              </w:r>
            </w:ins>
          </w:p>
        </w:tc>
        <w:tc>
          <w:tcPr>
            <w:tcW w:w="4730" w:type="dxa"/>
            <w:vAlign w:val="top"/>
          </w:tcPr>
          <w:p w14:paraId="5787B5D7" w14:textId="77777777" w:rsidR="009C3BA9" w:rsidRPr="00356D25" w:rsidRDefault="009C3BA9" w:rsidP="00356D25">
            <w:pPr>
              <w:pStyle w:val="TableBodyText"/>
              <w:rPr>
                <w:ins w:id="6468" w:author="Islam Nady" w:date="2024-06-09T21:03:00Z"/>
                <w:rStyle w:val="-Normal"/>
                <w:rFonts w:ascii="Frutiger LT Arabic 45 Light" w:hAnsi="Frutiger LT Arabic 45 Light" w:cs="Frutiger LT Arabic 45 Light"/>
                <w:bCs w:val="0"/>
                <w:color w:val="000000"/>
              </w:rPr>
            </w:pPr>
          </w:p>
        </w:tc>
      </w:tr>
      <w:tr w:rsidR="009C3BA9" w:rsidRPr="008744B7" w14:paraId="5BEC0864" w14:textId="77777777" w:rsidTr="00356D25">
        <w:trPr>
          <w:trHeight w:val="286"/>
          <w:ins w:id="6469" w:author="Islam Nady" w:date="2024-06-09T21:03:00Z"/>
        </w:trPr>
        <w:tc>
          <w:tcPr>
            <w:tcW w:w="5580" w:type="dxa"/>
            <w:vAlign w:val="top"/>
          </w:tcPr>
          <w:p w14:paraId="24970DCC" w14:textId="77777777" w:rsidR="009C3BA9" w:rsidRPr="00356D25" w:rsidRDefault="009C3BA9" w:rsidP="00356D25">
            <w:pPr>
              <w:pStyle w:val="TableBodyText"/>
              <w:rPr>
                <w:ins w:id="6470" w:author="Islam Nady" w:date="2024-06-09T21:03:00Z"/>
                <w:rStyle w:val="-Normal"/>
                <w:rFonts w:ascii="Frutiger LT Arabic 45 Light" w:hAnsi="Frutiger LT Arabic 45 Light" w:cs="Frutiger LT Arabic 45 Light"/>
                <w:bCs w:val="0"/>
                <w:color w:val="000000"/>
              </w:rPr>
            </w:pPr>
            <w:ins w:id="6471" w:author="Islam Nady" w:date="2024-06-09T21:03:00Z">
              <w:r w:rsidRPr="00356D25">
                <w:rPr>
                  <w:rStyle w:val="-Normal"/>
                  <w:rFonts w:ascii="Frutiger LT Arabic 45 Light" w:hAnsi="Frutiger LT Arabic 45 Light" w:cs="Frutiger LT Arabic 45 Light"/>
                  <w:bCs w:val="0"/>
                  <w:color w:val="000000"/>
                </w:rPr>
                <w:t>Edge Extension “Automation360Extension”</w:t>
              </w:r>
            </w:ins>
          </w:p>
        </w:tc>
        <w:tc>
          <w:tcPr>
            <w:tcW w:w="4730" w:type="dxa"/>
            <w:vAlign w:val="top"/>
          </w:tcPr>
          <w:p w14:paraId="51F916C9" w14:textId="77777777" w:rsidR="009C3BA9" w:rsidRPr="00356D25" w:rsidRDefault="009C3BA9" w:rsidP="00356D25">
            <w:pPr>
              <w:pStyle w:val="TableBodyText"/>
              <w:rPr>
                <w:ins w:id="6472" w:author="Islam Nady" w:date="2024-06-09T21:03:00Z"/>
                <w:rStyle w:val="-Normal"/>
                <w:rFonts w:ascii="Frutiger LT Arabic 45 Light" w:hAnsi="Frutiger LT Arabic 45 Light" w:cs="Frutiger LT Arabic 45 Light"/>
                <w:bCs w:val="0"/>
                <w:color w:val="000000"/>
              </w:rPr>
            </w:pPr>
          </w:p>
        </w:tc>
      </w:tr>
      <w:tr w:rsidR="009C3BA9" w:rsidRPr="008744B7" w:rsidDel="003F5452" w14:paraId="45BA3D58" w14:textId="2BDE1CF8" w:rsidTr="00356D25">
        <w:trPr>
          <w:cnfStyle w:val="000000010000" w:firstRow="0" w:lastRow="0" w:firstColumn="0" w:lastColumn="0" w:oddVBand="0" w:evenVBand="0" w:oddHBand="0" w:evenHBand="1" w:firstRowFirstColumn="0" w:firstRowLastColumn="0" w:lastRowFirstColumn="0" w:lastRowLastColumn="0"/>
          <w:trHeight w:val="286"/>
          <w:ins w:id="6473" w:author="Islam Nady" w:date="2024-06-09T21:03:00Z"/>
          <w:del w:id="6474" w:author="Mohamed Amer" w:date="2024-07-28T16:31:00Z"/>
        </w:trPr>
        <w:tc>
          <w:tcPr>
            <w:tcW w:w="5580" w:type="dxa"/>
            <w:vAlign w:val="top"/>
          </w:tcPr>
          <w:p w14:paraId="090AC956" w14:textId="193DB76C" w:rsidR="009C3BA9" w:rsidRPr="00356D25" w:rsidDel="003F5452" w:rsidRDefault="009C3BA9" w:rsidP="00356D25">
            <w:pPr>
              <w:pStyle w:val="TableBodyText"/>
              <w:rPr>
                <w:ins w:id="6475" w:author="Islam Nady" w:date="2024-06-09T21:03:00Z"/>
                <w:del w:id="6476" w:author="Mohamed Amer" w:date="2024-07-28T16:31:00Z" w16du:dateUtc="2024-07-28T13:31:00Z"/>
                <w:rStyle w:val="-Normal"/>
                <w:rFonts w:ascii="Frutiger LT Arabic 45 Light" w:hAnsi="Frutiger LT Arabic 45 Light" w:cs="Frutiger LT Arabic 45 Light"/>
                <w:bCs w:val="0"/>
                <w:color w:val="000000"/>
              </w:rPr>
            </w:pPr>
            <w:ins w:id="6477" w:author="Islam Nady" w:date="2024-06-09T21:03:00Z">
              <w:del w:id="6478" w:author="Mohamed Amer" w:date="2024-07-28T16:31:00Z" w16du:dateUtc="2024-07-28T13:31:00Z">
                <w:r w:rsidRPr="00356D25" w:rsidDel="003F5452">
                  <w:rPr>
                    <w:rStyle w:val="-Normal"/>
                    <w:rFonts w:ascii="Frutiger LT Arabic 45 Light" w:hAnsi="Frutiger LT Arabic 45 Light" w:cs="Frutiger LT Arabic 45 Light"/>
                    <w:bCs w:val="0"/>
                    <w:color w:val="000000"/>
                  </w:rPr>
                  <w:delText xml:space="preserve">Bot Agent </w:delText>
                </w:r>
                <w:r w:rsidDel="003F5452">
                  <w:rPr>
                    <w:rStyle w:val="-Normal"/>
                    <w:rFonts w:ascii="Frutiger LT Arabic 45 Light" w:hAnsi="Frutiger LT Arabic 45 Light" w:cs="Frutiger LT Arabic 45 Light"/>
                    <w:bCs w:val="0"/>
                    <w:color w:val="000000"/>
                  </w:rPr>
                  <w:delText>S</w:delText>
                </w:r>
                <w:r w:rsidDel="003F5452">
                  <w:rPr>
                    <w:rStyle w:val="-Normal"/>
                    <w:rFonts w:ascii="Frutiger LT Arabic 45 Light" w:hAnsi="Frutiger LT Arabic 45 Light" w:cs="Frutiger LT Arabic 45 Light"/>
                    <w:color w:val="000000"/>
                  </w:rPr>
                  <w:delText>oftware (Automation Aywhere)</w:delText>
                </w:r>
              </w:del>
            </w:ins>
          </w:p>
        </w:tc>
        <w:tc>
          <w:tcPr>
            <w:tcW w:w="4730" w:type="dxa"/>
            <w:vAlign w:val="top"/>
          </w:tcPr>
          <w:p w14:paraId="7DDA9605" w14:textId="6FB27276" w:rsidR="009C3BA9" w:rsidRPr="00356D25" w:rsidDel="003F5452" w:rsidRDefault="009C3BA9" w:rsidP="00356D25">
            <w:pPr>
              <w:pStyle w:val="TableBodyText"/>
              <w:rPr>
                <w:ins w:id="6479" w:author="Islam Nady" w:date="2024-06-09T21:03:00Z"/>
                <w:del w:id="6480" w:author="Mohamed Amer" w:date="2024-07-28T16:31:00Z" w16du:dateUtc="2024-07-28T13:31:00Z"/>
                <w:rStyle w:val="-Normal"/>
                <w:rFonts w:ascii="Frutiger LT Arabic 45 Light" w:hAnsi="Frutiger LT Arabic 45 Light" w:cs="Frutiger LT Arabic 45 Light"/>
                <w:bCs w:val="0"/>
                <w:color w:val="000000"/>
              </w:rPr>
            </w:pPr>
          </w:p>
        </w:tc>
      </w:tr>
    </w:tbl>
    <w:p w14:paraId="14D038CE" w14:textId="030A1291" w:rsidR="009C3BA9" w:rsidDel="003F5452" w:rsidRDefault="009C3BA9" w:rsidP="003F5452">
      <w:pPr>
        <w:pStyle w:val="ListParagraph"/>
        <w:rPr>
          <w:del w:id="6481" w:author="Mohamed Amer" w:date="2024-07-28T16:31:00Z" w16du:dateUtc="2024-07-28T13:31:00Z"/>
          <w:rStyle w:val="-Normal"/>
          <w:rFonts w:ascii="Frutiger LT Arabic 45 Light" w:hAnsi="Frutiger LT Arabic 45 Light" w:cs="Frutiger LT Arabic 45 Light"/>
          <w:color w:val="000000"/>
        </w:rPr>
      </w:pPr>
    </w:p>
    <w:p w14:paraId="7575CEB0" w14:textId="77777777" w:rsidR="003F5452" w:rsidRPr="001818D5" w:rsidRDefault="003F5452" w:rsidP="003F5452">
      <w:pPr>
        <w:pStyle w:val="ListParagraph"/>
        <w:rPr>
          <w:ins w:id="6482" w:author="Mohamed Amer" w:date="2024-07-28T16:31:00Z" w16du:dateUtc="2024-07-28T13:31:00Z"/>
          <w:rStyle w:val="-Normal"/>
          <w:rFonts w:ascii="Frutiger LT Arabic 45 Light" w:hAnsi="Frutiger LT Arabic 45 Light" w:cs="Frutiger LT Arabic 45 Light"/>
          <w:color w:val="000000"/>
        </w:rPr>
      </w:pPr>
    </w:p>
    <w:p w14:paraId="51230E92" w14:textId="77777777" w:rsidR="003F5452" w:rsidRPr="003F5452" w:rsidRDefault="003F5452">
      <w:pPr>
        <w:pStyle w:val="ListParagraph"/>
        <w:rPr>
          <w:ins w:id="6483" w:author="Mohamed Amer" w:date="2024-07-28T16:31:00Z" w16du:dateUtc="2024-07-28T13:31:00Z"/>
          <w:rStyle w:val="-Normal"/>
          <w:rFonts w:ascii="Arial" w:hAnsi="Arial" w:cs="Arial"/>
          <w:sz w:val="22"/>
          <w:szCs w:val="22"/>
          <w:rPrChange w:id="6484" w:author="Mohamed Amer" w:date="2024-07-28T16:31:00Z" w16du:dateUtc="2024-07-28T13:31:00Z">
            <w:rPr>
              <w:ins w:id="6485" w:author="Mohamed Amer" w:date="2024-07-28T16:31:00Z" w16du:dateUtc="2024-07-28T13:31:00Z"/>
              <w:rStyle w:val="-Normal"/>
              <w:rFonts w:ascii="Frutiger LT Arabic 45 Light" w:hAnsi="Frutiger LT Arabic 45 Light" w:cs="Frutiger LT Arabic 45 Light"/>
              <w:color w:val="000000"/>
            </w:rPr>
          </w:rPrChange>
        </w:rPr>
        <w:pPrChange w:id="6486" w:author="Mohamed Amer" w:date="2024-07-28T16:31:00Z" w16du:dateUtc="2024-07-28T13:31:00Z">
          <w:pPr>
            <w:pStyle w:val="ListParagraph"/>
            <w:numPr>
              <w:numId w:val="28"/>
            </w:numPr>
            <w:ind w:hanging="360"/>
          </w:pPr>
        </w:pPrChange>
      </w:pPr>
    </w:p>
    <w:p w14:paraId="131FF687" w14:textId="6993409F" w:rsidR="009C3BA9" w:rsidRPr="00356D25" w:rsidRDefault="009C3BA9" w:rsidP="009C3BA9">
      <w:pPr>
        <w:pStyle w:val="ListParagraph"/>
        <w:numPr>
          <w:ilvl w:val="0"/>
          <w:numId w:val="28"/>
        </w:numPr>
        <w:rPr>
          <w:ins w:id="6487" w:author="Islam Nady" w:date="2024-06-09T21:03:00Z"/>
          <w:rStyle w:val="-Normal"/>
          <w:rFonts w:ascii="Arial" w:hAnsi="Arial" w:cs="Arial"/>
          <w:sz w:val="22"/>
          <w:szCs w:val="22"/>
        </w:rPr>
      </w:pPr>
      <w:ins w:id="6488" w:author="Islam Nady" w:date="2024-06-09T21:03:00Z">
        <w:r w:rsidRPr="001818D5">
          <w:rPr>
            <w:rStyle w:val="-Normal"/>
            <w:rFonts w:ascii="Frutiger LT Arabic 45 Light" w:hAnsi="Frutiger LT Arabic 45 Light" w:cs="Frutiger LT Arabic 45 Light"/>
            <w:color w:val="000000"/>
          </w:rPr>
          <w:lastRenderedPageBreak/>
          <w:t>Does your client software require regular patching/updates? (Yes/No)</w:t>
        </w:r>
      </w:ins>
    </w:p>
    <w:p w14:paraId="4C415BA7" w14:textId="1C63752D" w:rsidR="009C3BA9" w:rsidRPr="001818D5" w:rsidRDefault="009C3BA9" w:rsidP="009C3BA9">
      <w:pPr>
        <w:pStyle w:val="ListParagraph"/>
        <w:shd w:val="clear" w:color="auto" w:fill="F2F2F2" w:themeFill="background1" w:themeFillShade="F2"/>
        <w:rPr>
          <w:ins w:id="6489" w:author="Islam Nady" w:date="2024-06-09T21:03:00Z"/>
          <w:rStyle w:val="-Normal"/>
          <w:rFonts w:ascii="Arial" w:hAnsi="Arial" w:cs="Arial"/>
          <w:sz w:val="22"/>
          <w:szCs w:val="22"/>
        </w:rPr>
      </w:pPr>
      <w:ins w:id="6490" w:author="Islam Nady" w:date="2024-06-09T21:03:00Z">
        <w:del w:id="6491" w:author="Mohamed Amer" w:date="2024-06-13T05:53:00Z" w16du:dateUtc="2024-06-13T02:53:00Z">
          <w:r w:rsidDel="00986AA5">
            <w:rPr>
              <w:rStyle w:val="-Normal"/>
              <w:rFonts w:ascii="Frutiger LT Arabic 45 Light" w:hAnsi="Frutiger LT Arabic 45 Light" w:cs="Frutiger LT Arabic 45 Light"/>
              <w:color w:val="000000"/>
            </w:rPr>
            <w:delText>No</w:delText>
          </w:r>
        </w:del>
      </w:ins>
      <w:ins w:id="6492" w:author="Mohamed Amer" w:date="2024-06-13T05:53:00Z" w16du:dateUtc="2024-06-13T02:53:00Z">
        <w:r w:rsidR="00986AA5">
          <w:rPr>
            <w:rStyle w:val="-Normal"/>
            <w:rFonts w:ascii="Frutiger LT Arabic 45 Light" w:hAnsi="Frutiger LT Arabic 45 Light" w:cs="Frutiger LT Arabic 45 Light"/>
            <w:color w:val="000000"/>
          </w:rPr>
          <w:t>Yes, with major updates</w:t>
        </w:r>
        <w:r w:rsidR="004C44A0">
          <w:rPr>
            <w:rStyle w:val="-Normal"/>
            <w:rFonts w:ascii="Frutiger LT Arabic 45 Light" w:hAnsi="Frutiger LT Arabic 45 Light" w:cs="Frutiger LT Arabic 45 Light"/>
            <w:color w:val="000000"/>
          </w:rPr>
          <w:t>, usually one time per year</w:t>
        </w:r>
      </w:ins>
    </w:p>
    <w:p w14:paraId="026601DE" w14:textId="77777777" w:rsidR="009C3BA9" w:rsidRPr="001818D5" w:rsidRDefault="009C3BA9" w:rsidP="009C3BA9">
      <w:pPr>
        <w:pStyle w:val="ListParagraph"/>
        <w:rPr>
          <w:ins w:id="6493" w:author="Islam Nady" w:date="2024-06-09T21:03:00Z"/>
          <w:rStyle w:val="-Normal"/>
          <w:rFonts w:ascii="Frutiger LT Arabic 45 Light" w:hAnsi="Frutiger LT Arabic 45 Light" w:cs="Frutiger LT Arabic 45 Light"/>
          <w:color w:val="000000"/>
        </w:rPr>
      </w:pPr>
      <w:ins w:id="6494" w:author="Islam Nady" w:date="2024-06-09T21:03:00Z">
        <w:r w:rsidRPr="001818D5">
          <w:rPr>
            <w:rStyle w:val="-Normal"/>
            <w:rFonts w:ascii="Frutiger LT Arabic 45 Light" w:hAnsi="Frutiger LT Arabic 45 Light" w:cs="Frutiger LT Arabic 45 Light"/>
            <w:color w:val="000000"/>
          </w:rPr>
          <w:t xml:space="preserve">Note: </w:t>
        </w:r>
      </w:ins>
    </w:p>
    <w:p w14:paraId="1E626037" w14:textId="77777777" w:rsidR="009C3BA9" w:rsidRPr="001818D5" w:rsidRDefault="009C3BA9" w:rsidP="009C3BA9">
      <w:pPr>
        <w:pStyle w:val="ListParagraph"/>
        <w:numPr>
          <w:ilvl w:val="1"/>
          <w:numId w:val="29"/>
        </w:numPr>
        <w:rPr>
          <w:ins w:id="6495" w:author="Islam Nady" w:date="2024-06-09T21:03:00Z"/>
          <w:rStyle w:val="-Normal"/>
          <w:rFonts w:ascii="Frutiger LT Arabic 45 Light" w:hAnsi="Frutiger LT Arabic 45 Light" w:cs="Frutiger LT Arabic 45 Light"/>
          <w:color w:val="000000"/>
        </w:rPr>
      </w:pPr>
      <w:ins w:id="6496" w:author="Islam Nady" w:date="2024-06-09T21:03:00Z">
        <w:r w:rsidRPr="001818D5">
          <w:rPr>
            <w:rStyle w:val="-Normal"/>
            <w:rFonts w:ascii="Frutiger LT Arabic 45 Light" w:hAnsi="Frutiger LT Arabic 45 Light" w:cs="Frutiger LT Arabic 45 Light"/>
            <w:color w:val="000000"/>
          </w:rPr>
          <w:t xml:space="preserve">BAB requires no user actions or manual configuration during software deployment therefore please ensure to provide the installation command line completely. </w:t>
        </w:r>
      </w:ins>
    </w:p>
    <w:p w14:paraId="3F11EB29" w14:textId="77777777" w:rsidR="009C3BA9" w:rsidRDefault="009C3BA9" w:rsidP="009C3BA9">
      <w:pPr>
        <w:pStyle w:val="ListParagraph"/>
        <w:numPr>
          <w:ilvl w:val="1"/>
          <w:numId w:val="29"/>
        </w:numPr>
        <w:rPr>
          <w:ins w:id="6497" w:author="Islam Nady" w:date="2024-06-09T21:03:00Z"/>
          <w:rStyle w:val="-Normal"/>
          <w:rFonts w:ascii="Frutiger LT Arabic 45 Light" w:hAnsi="Frutiger LT Arabic 45 Light" w:cs="Frutiger LT Arabic 45 Light"/>
          <w:color w:val="000000"/>
        </w:rPr>
      </w:pPr>
      <w:ins w:id="6498" w:author="Islam Nady" w:date="2024-06-09T21:03:00Z">
        <w:r w:rsidRPr="001818D5">
          <w:rPr>
            <w:rStyle w:val="-Normal"/>
            <w:rFonts w:ascii="Frutiger LT Arabic 45 Light" w:hAnsi="Frutiger LT Arabic 45 Light" w:cs="Frutiger LT Arabic 45 Light"/>
            <w:color w:val="000000"/>
          </w:rPr>
          <w:t xml:space="preserve">Software Deployment does not include functional test after installation, this is the sole responsibility of the project team to conduct the functional test or sanity test. </w:t>
        </w:r>
      </w:ins>
    </w:p>
    <w:p w14:paraId="2D7751D2" w14:textId="77777777" w:rsidR="009C3BA9" w:rsidRDefault="009C3BA9" w:rsidP="009C3BA9">
      <w:pPr>
        <w:rPr>
          <w:ins w:id="6499" w:author="Islam Nady" w:date="2024-06-09T21:03:00Z"/>
          <w:rStyle w:val="-Normal"/>
          <w:rFonts w:ascii="Frutiger LT Arabic 45 Light" w:hAnsi="Frutiger LT Arabic 45 Light" w:cs="Frutiger LT Arabic 45 Light"/>
          <w:color w:val="000000"/>
        </w:rPr>
      </w:pPr>
    </w:p>
    <w:p w14:paraId="558ABB88" w14:textId="77777777" w:rsidR="009C3BA9" w:rsidRPr="001818D5" w:rsidRDefault="009C3BA9" w:rsidP="009C3BA9">
      <w:pPr>
        <w:pStyle w:val="-Heading2"/>
        <w:spacing w:before="0" w:after="0"/>
        <w:rPr>
          <w:ins w:id="6500" w:author="Islam Nady" w:date="2024-06-09T21:03:00Z"/>
          <w:rStyle w:val="-Normal"/>
          <w:rFonts w:ascii="Frutiger LT Arabic 45 Light" w:hAnsi="Frutiger LT Arabic 45 Light" w:cs="Frutiger LT Arabic 45 Light"/>
          <w:i/>
          <w:iCs/>
          <w:color w:val="8A7967"/>
        </w:rPr>
      </w:pPr>
      <w:bookmarkStart w:id="6501" w:name="_Toc162956083"/>
      <w:ins w:id="6502" w:author="Islam Nady" w:date="2024-06-09T21:03:00Z">
        <w:r w:rsidRPr="001818D5">
          <w:rPr>
            <w:rStyle w:val="-Normal"/>
            <w:rFonts w:ascii="Frutiger LT Arabic 45 Light" w:hAnsi="Frutiger LT Arabic 45 Light" w:cs="Frutiger LT Arabic 45 Light"/>
            <w:i/>
            <w:iCs/>
            <w:color w:val="8A7967"/>
          </w:rPr>
          <w:t>Mobile Deployment</w:t>
        </w:r>
        <w:bookmarkEnd w:id="6501"/>
      </w:ins>
    </w:p>
    <w:p w14:paraId="46492CDE" w14:textId="77777777" w:rsidR="009C3BA9" w:rsidRDefault="009C3BA9" w:rsidP="009C3BA9">
      <w:pPr>
        <w:rPr>
          <w:ins w:id="6503" w:author="Islam Nady" w:date="2024-06-09T21:03:00Z"/>
          <w:rStyle w:val="-Normal"/>
          <w:rFonts w:ascii="Frutiger LT Arabic 45 Light" w:hAnsi="Frutiger LT Arabic 45 Light" w:cs="Frutiger LT Arabic 45 Light"/>
          <w:color w:val="000000"/>
        </w:rPr>
      </w:pPr>
      <w:ins w:id="6504" w:author="Islam Nady" w:date="2024-06-09T21:03:00Z">
        <w:r>
          <w:rPr>
            <w:rStyle w:val="-Normal"/>
            <w:rFonts w:ascii="Frutiger LT Arabic 45 Light" w:hAnsi="Frutiger LT Arabic 45 Light" w:cs="Frutiger LT Arabic 45 Light"/>
            <w:color w:val="000000"/>
          </w:rPr>
          <w:t>BAB uses “Microsoft Endpoint Manager” for software deployment for mobile devices.</w:t>
        </w:r>
      </w:ins>
    </w:p>
    <w:p w14:paraId="004B2009" w14:textId="009B3625" w:rsidR="009C3BA9" w:rsidRDefault="009C3BA9" w:rsidP="009C3BA9">
      <w:pPr>
        <w:pStyle w:val="ListParagraph"/>
        <w:numPr>
          <w:ilvl w:val="0"/>
          <w:numId w:val="31"/>
        </w:numPr>
        <w:rPr>
          <w:ins w:id="6505" w:author="Islam Nady" w:date="2024-06-09T21:03:00Z"/>
          <w:rStyle w:val="-Normal"/>
          <w:rFonts w:ascii="Frutiger LT Arabic 45 Light" w:hAnsi="Frutiger LT Arabic 45 Light" w:cs="Frutiger LT Arabic 45 Light"/>
          <w:color w:val="000000"/>
        </w:rPr>
      </w:pPr>
      <w:ins w:id="6506" w:author="Islam Nady" w:date="2024-06-09T21:03:00Z">
        <w:r>
          <w:rPr>
            <w:rStyle w:val="-Normal"/>
            <w:rFonts w:ascii="Frutiger LT Arabic 45 Light" w:hAnsi="Frutiger LT Arabic 45 Light" w:cs="Frutiger LT Arabic 45 Light"/>
            <w:color w:val="000000"/>
          </w:rPr>
          <w:t>Does your system require client software installation on Mobile devices? (Yes/No)</w:t>
        </w:r>
      </w:ins>
      <w:ins w:id="6507" w:author="Mohamed Amer" w:date="2024-06-13T05:54:00Z" w16du:dateUtc="2024-06-13T02:54:00Z">
        <w:r w:rsidR="004C44A0">
          <w:rPr>
            <w:rStyle w:val="-Normal"/>
            <w:rFonts w:ascii="Frutiger LT Arabic 45 Light" w:hAnsi="Frutiger LT Arabic 45 Light" w:cs="Frutiger LT Arabic 45 Light"/>
            <w:color w:val="000000"/>
          </w:rPr>
          <w:t xml:space="preserve"> No</w:t>
        </w:r>
      </w:ins>
    </w:p>
    <w:p w14:paraId="5D18B583" w14:textId="13889BBF" w:rsidR="009C3BA9" w:rsidRDefault="009C3BA9" w:rsidP="009C3BA9">
      <w:pPr>
        <w:pStyle w:val="ListParagraph"/>
        <w:numPr>
          <w:ilvl w:val="0"/>
          <w:numId w:val="31"/>
        </w:numPr>
        <w:rPr>
          <w:ins w:id="6508" w:author="Islam Nady" w:date="2024-06-09T21:03:00Z"/>
          <w:rStyle w:val="-Normal"/>
          <w:rFonts w:ascii="Frutiger LT Arabic 45 Light" w:hAnsi="Frutiger LT Arabic 45 Light" w:cs="Frutiger LT Arabic 45 Light"/>
          <w:color w:val="000000"/>
        </w:rPr>
      </w:pPr>
      <w:ins w:id="6509" w:author="Islam Nady" w:date="2024-06-09T21:03:00Z">
        <w:r>
          <w:rPr>
            <w:rStyle w:val="-Normal"/>
            <w:rFonts w:ascii="Frutiger LT Arabic 45 Light" w:hAnsi="Frutiger LT Arabic 45 Light" w:cs="Frutiger LT Arabic 45 Light"/>
            <w:color w:val="000000"/>
          </w:rPr>
          <w:t>Does your client software in a MSI format? (Yes/No)</w:t>
        </w:r>
      </w:ins>
      <w:ins w:id="6510" w:author="Mohamed Amer" w:date="2024-06-13T05:54:00Z" w16du:dateUtc="2024-06-13T02:54:00Z">
        <w:r w:rsidR="004C44A0">
          <w:rPr>
            <w:rStyle w:val="-Normal"/>
            <w:rFonts w:ascii="Frutiger LT Arabic 45 Light" w:hAnsi="Frutiger LT Arabic 45 Light" w:cs="Frutiger LT Arabic 45 Light"/>
            <w:color w:val="000000"/>
          </w:rPr>
          <w:t xml:space="preserve"> No</w:t>
        </w:r>
      </w:ins>
    </w:p>
    <w:p w14:paraId="17F83DEF" w14:textId="567E4998" w:rsidR="009C3BA9" w:rsidRDefault="009C3BA9" w:rsidP="009C3BA9">
      <w:pPr>
        <w:pStyle w:val="ListParagraph"/>
        <w:numPr>
          <w:ilvl w:val="0"/>
          <w:numId w:val="31"/>
        </w:numPr>
        <w:rPr>
          <w:ins w:id="6511" w:author="Islam Nady" w:date="2024-06-09T21:03:00Z"/>
          <w:rStyle w:val="-Normal"/>
          <w:rFonts w:ascii="Frutiger LT Arabic 45 Light" w:hAnsi="Frutiger LT Arabic 45 Light" w:cs="Frutiger LT Arabic 45 Light"/>
          <w:color w:val="000000"/>
        </w:rPr>
      </w:pPr>
      <w:ins w:id="6512" w:author="Islam Nady" w:date="2024-06-09T21:03:00Z">
        <w:r>
          <w:rPr>
            <w:rStyle w:val="-Normal"/>
            <w:rFonts w:ascii="Frutiger LT Arabic 45 Light" w:hAnsi="Frutiger LT Arabic 45 Light" w:cs="Frutiger LT Arabic 45 Light"/>
            <w:color w:val="000000"/>
          </w:rPr>
          <w:t>Does your client software available in mobile devices corresponding app store? (Yes/No)</w:t>
        </w:r>
      </w:ins>
      <w:ins w:id="6513" w:author="Mohamed Amer" w:date="2024-06-13T05:54:00Z" w16du:dateUtc="2024-06-13T02:54:00Z">
        <w:r w:rsidR="004C44A0">
          <w:rPr>
            <w:rStyle w:val="-Normal"/>
            <w:rFonts w:ascii="Frutiger LT Arabic 45 Light" w:hAnsi="Frutiger LT Arabic 45 Light" w:cs="Frutiger LT Arabic 45 Light"/>
            <w:color w:val="000000"/>
          </w:rPr>
          <w:t xml:space="preserve"> No</w:t>
        </w:r>
      </w:ins>
    </w:p>
    <w:p w14:paraId="296CA56F" w14:textId="3CBC480A" w:rsidR="009C3BA9" w:rsidRDefault="009C3BA9" w:rsidP="009C3BA9">
      <w:pPr>
        <w:pStyle w:val="ListParagraph"/>
        <w:numPr>
          <w:ilvl w:val="0"/>
          <w:numId w:val="31"/>
        </w:numPr>
        <w:rPr>
          <w:ins w:id="6514" w:author="Islam Nady" w:date="2024-06-09T21:03:00Z"/>
          <w:rStyle w:val="-Normal"/>
          <w:rFonts w:ascii="Frutiger LT Arabic 45 Light" w:hAnsi="Frutiger LT Arabic 45 Light" w:cs="Frutiger LT Arabic 45 Light"/>
          <w:color w:val="000000"/>
        </w:rPr>
      </w:pPr>
      <w:ins w:id="6515" w:author="Islam Nady" w:date="2024-06-09T21:03:00Z">
        <w:r>
          <w:rPr>
            <w:rStyle w:val="-Normal"/>
            <w:rFonts w:ascii="Frutiger LT Arabic 45 Light" w:hAnsi="Frutiger LT Arabic 45 Light" w:cs="Frutiger LT Arabic 45 Light"/>
            <w:color w:val="000000"/>
          </w:rPr>
          <w:t>Does your client software need/allow for custom modification/configuration before pushing it to the devices? (Yes/No)</w:t>
        </w:r>
      </w:ins>
      <w:ins w:id="6516" w:author="Mohamed Amer" w:date="2024-06-13T05:54:00Z" w16du:dateUtc="2024-06-13T02:54:00Z">
        <w:r w:rsidR="004C44A0">
          <w:rPr>
            <w:rStyle w:val="-Normal"/>
            <w:rFonts w:ascii="Frutiger LT Arabic 45 Light" w:hAnsi="Frutiger LT Arabic 45 Light" w:cs="Frutiger LT Arabic 45 Light"/>
            <w:color w:val="000000"/>
          </w:rPr>
          <w:t xml:space="preserve"> No</w:t>
        </w:r>
      </w:ins>
    </w:p>
    <w:p w14:paraId="48136239" w14:textId="77777777" w:rsidR="009C3BA9" w:rsidRDefault="009C3BA9" w:rsidP="009C3BA9">
      <w:pPr>
        <w:ind w:firstLine="720"/>
        <w:rPr>
          <w:ins w:id="6517" w:author="Islam Nady" w:date="2024-06-09T21:03:00Z"/>
          <w:rStyle w:val="-Normal"/>
          <w:rFonts w:ascii="Frutiger LT Arabic 45 Light" w:hAnsi="Frutiger LT Arabic 45 Light" w:cs="Frutiger LT Arabic 45 Light"/>
          <w:color w:val="000000"/>
        </w:rPr>
      </w:pPr>
      <w:ins w:id="6518" w:author="Islam Nady" w:date="2024-06-09T21:03:00Z">
        <w:r>
          <w:rPr>
            <w:rStyle w:val="-Normal"/>
            <w:rFonts w:ascii="Frutiger LT Arabic 45 Light" w:hAnsi="Frutiger LT Arabic 45 Light" w:cs="Frutiger LT Arabic 45 Light"/>
            <w:color w:val="000000"/>
          </w:rPr>
          <w:t xml:space="preserve">Note: </w:t>
        </w:r>
      </w:ins>
    </w:p>
    <w:p w14:paraId="02E70B32" w14:textId="6A81C864" w:rsidR="009C3BA9" w:rsidRPr="002B12E2" w:rsidRDefault="009C3BA9">
      <w:pPr>
        <w:ind w:left="1440"/>
        <w:rPr>
          <w:ins w:id="6519" w:author="Islam Nady" w:date="2024-06-09T20:57:00Z"/>
          <w:rFonts w:ascii="Frutiger LT Arabic 45 Light" w:hAnsi="Frutiger LT Arabic 45 Light" w:cs="Frutiger LT Arabic 45 Light"/>
          <w:color w:val="000000"/>
          <w:sz w:val="20"/>
          <w:szCs w:val="20"/>
          <w:rPrChange w:id="6520" w:author="Islam Nady" w:date="2024-06-09T21:05:00Z">
            <w:rPr>
              <w:ins w:id="6521" w:author="Islam Nady" w:date="2024-06-09T20:57:00Z"/>
              <w:rFonts w:eastAsia="Calibri"/>
              <w:i/>
              <w:iCs/>
              <w:color w:val="8A7967"/>
            </w:rPr>
          </w:rPrChange>
        </w:rPr>
        <w:pPrChange w:id="6522" w:author="Islam Nady" w:date="2024-06-09T21:05:00Z">
          <w:pPr>
            <w:pStyle w:val="-Heading2"/>
          </w:pPr>
        </w:pPrChange>
      </w:pPr>
      <w:ins w:id="6523" w:author="Islam Nady" w:date="2024-06-09T21:03:00Z">
        <w:r>
          <w:rPr>
            <w:rStyle w:val="-Normal"/>
            <w:rFonts w:ascii="Frutiger LT Arabic 45 Light" w:hAnsi="Frutiger LT Arabic 45 Light" w:cs="Frutiger LT Arabic 45 Light"/>
            <w:color w:val="000000"/>
          </w:rPr>
          <w:t xml:space="preserve">Mobile Apps Deployment does not include functional test after installation, this is the sole responsibility of the project team to conduct the functional test or sanity test. </w:t>
        </w:r>
      </w:ins>
    </w:p>
    <w:p w14:paraId="422A13E2" w14:textId="03BE3968" w:rsidR="00E162B2" w:rsidRPr="00367045" w:rsidDel="00F16CBC" w:rsidRDefault="00E162B2" w:rsidP="00CB3C97">
      <w:pPr>
        <w:pStyle w:val="-Heading2"/>
        <w:rPr>
          <w:del w:id="6524" w:author="Islam Nady" w:date="2024-06-09T20:58:00Z"/>
          <w:rFonts w:ascii="Frutiger LT Arabic 45 Light" w:eastAsia="Calibri" w:hAnsi="Frutiger LT Arabic 45 Light" w:cs="Frutiger LT Arabic 45 Light"/>
          <w:i/>
          <w:iCs/>
          <w:color w:val="8A7967"/>
        </w:rPr>
      </w:pPr>
    </w:p>
    <w:tbl>
      <w:tblPr>
        <w:tblStyle w:val="BABTable2"/>
        <w:tblW w:w="10490"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0A0" w:firstRow="1" w:lastRow="0" w:firstColumn="1" w:lastColumn="0" w:noHBand="0" w:noVBand="0"/>
      </w:tblPr>
      <w:tblGrid>
        <w:gridCol w:w="2764"/>
        <w:gridCol w:w="2765"/>
        <w:gridCol w:w="4961"/>
      </w:tblGrid>
      <w:tr w:rsidR="000D4467" w:rsidRPr="007967CB" w:rsidDel="00F16CBC" w14:paraId="67636D58" w14:textId="1DA15182" w:rsidTr="000D4467">
        <w:trPr>
          <w:cnfStyle w:val="100000000000" w:firstRow="1" w:lastRow="0" w:firstColumn="0" w:lastColumn="0" w:oddVBand="0" w:evenVBand="0" w:oddHBand="0" w:evenHBand="0" w:firstRowFirstColumn="0" w:firstRowLastColumn="0" w:lastRowFirstColumn="0" w:lastRowLastColumn="0"/>
          <w:tblHeader/>
          <w:del w:id="6525" w:author="Islam Nady" w:date="2024-06-09T20:58:00Z"/>
        </w:trPr>
        <w:tc>
          <w:tcPr>
            <w:tcW w:w="2764" w:type="dxa"/>
          </w:tcPr>
          <w:p w14:paraId="7F8FD740" w14:textId="4E49ABBF" w:rsidR="000D4467" w:rsidRPr="000926D4" w:rsidDel="00F16CBC" w:rsidRDefault="000D4467" w:rsidP="00FF0C0D">
            <w:pPr>
              <w:tabs>
                <w:tab w:val="right" w:pos="224"/>
              </w:tabs>
              <w:rPr>
                <w:del w:id="6526" w:author="Islam Nady" w:date="2024-06-09T20:58:00Z"/>
                <w:b w:val="0"/>
                <w:bCs w:val="0"/>
                <w:color w:val="FFFFFF"/>
              </w:rPr>
            </w:pPr>
            <w:del w:id="6527" w:author="Islam Nady" w:date="2024-06-09T20:58:00Z">
              <w:r w:rsidDel="00F16CBC">
                <w:rPr>
                  <w:color w:val="FFFFFF"/>
                </w:rPr>
                <w:delText>Users</w:delText>
              </w:r>
            </w:del>
          </w:p>
        </w:tc>
        <w:tc>
          <w:tcPr>
            <w:tcW w:w="2765" w:type="dxa"/>
          </w:tcPr>
          <w:p w14:paraId="4C41B9B8" w14:textId="10D0FF24" w:rsidR="000D4467" w:rsidRPr="000926D4" w:rsidDel="00F16CBC" w:rsidRDefault="000D4467" w:rsidP="00FF0C0D">
            <w:pPr>
              <w:tabs>
                <w:tab w:val="right" w:pos="224"/>
              </w:tabs>
              <w:rPr>
                <w:del w:id="6528" w:author="Islam Nady" w:date="2024-06-09T20:58:00Z"/>
                <w:b w:val="0"/>
                <w:bCs w:val="0"/>
                <w:color w:val="FFFFFF"/>
              </w:rPr>
            </w:pPr>
            <w:del w:id="6529" w:author="Islam Nady" w:date="2024-06-09T20:58:00Z">
              <w:r w:rsidDel="00F16CBC">
                <w:rPr>
                  <w:color w:val="FFFFFF"/>
                </w:rPr>
                <w:delText>Roles</w:delText>
              </w:r>
            </w:del>
          </w:p>
        </w:tc>
        <w:tc>
          <w:tcPr>
            <w:tcW w:w="4961" w:type="dxa"/>
          </w:tcPr>
          <w:p w14:paraId="107EB145" w14:textId="654EDDD6" w:rsidR="000D4467" w:rsidRPr="007967CB" w:rsidDel="00F16CBC" w:rsidRDefault="000D4467" w:rsidP="00FF0C0D">
            <w:pPr>
              <w:tabs>
                <w:tab w:val="right" w:pos="224"/>
              </w:tabs>
              <w:rPr>
                <w:del w:id="6530" w:author="Islam Nady" w:date="2024-06-09T20:58:00Z"/>
                <w:color w:val="FFFFFF"/>
              </w:rPr>
            </w:pPr>
            <w:del w:id="6531" w:author="Islam Nady" w:date="2024-06-09T20:58:00Z">
              <w:r w:rsidDel="00F16CBC">
                <w:rPr>
                  <w:color w:val="FFFFFF"/>
                </w:rPr>
                <w:delText>Active Directory Group Name</w:delText>
              </w:r>
            </w:del>
          </w:p>
        </w:tc>
      </w:tr>
      <w:tr w:rsidR="000D4467" w:rsidRPr="00503772" w:rsidDel="00F16CBC" w14:paraId="485C848E" w14:textId="00BCEBC7" w:rsidTr="000D4467">
        <w:trPr>
          <w:trHeight w:val="251"/>
          <w:del w:id="6532" w:author="Islam Nady" w:date="2024-06-09T20:58:00Z"/>
        </w:trPr>
        <w:tc>
          <w:tcPr>
            <w:tcW w:w="2764" w:type="dxa"/>
            <w:vAlign w:val="top"/>
          </w:tcPr>
          <w:p w14:paraId="6C66BB88" w14:textId="50C097E1" w:rsidR="000D4467" w:rsidRPr="00503772" w:rsidDel="00F16CBC" w:rsidRDefault="000D4467" w:rsidP="005E117D">
            <w:pPr>
              <w:pStyle w:val="TableBodyText"/>
              <w:rPr>
                <w:del w:id="6533" w:author="Islam Nady" w:date="2024-06-09T20:58:00Z"/>
                <w:rStyle w:val="-Normal"/>
                <w:rFonts w:ascii="Frutiger LT Arabic 45 Light" w:hAnsi="Frutiger LT Arabic 45 Light" w:cs="Frutiger LT Arabic 45 Light"/>
                <w:bCs w:val="0"/>
                <w:color w:val="000000" w:themeColor="text1"/>
              </w:rPr>
            </w:pPr>
          </w:p>
        </w:tc>
        <w:tc>
          <w:tcPr>
            <w:tcW w:w="2765" w:type="dxa"/>
            <w:vAlign w:val="top"/>
          </w:tcPr>
          <w:p w14:paraId="3C354632" w14:textId="078F80A9" w:rsidR="000D4467" w:rsidRPr="00503772" w:rsidDel="00F16CBC" w:rsidRDefault="000D4467" w:rsidP="005E117D">
            <w:pPr>
              <w:pStyle w:val="TableBodyText"/>
              <w:rPr>
                <w:del w:id="6534" w:author="Islam Nady" w:date="2024-06-09T20:58:00Z"/>
                <w:rStyle w:val="-Normal"/>
                <w:rFonts w:ascii="Frutiger LT Arabic 45 Light" w:hAnsi="Frutiger LT Arabic 45 Light" w:cs="Frutiger LT Arabic 45 Light"/>
                <w:bCs w:val="0"/>
                <w:color w:val="000000" w:themeColor="text1"/>
              </w:rPr>
            </w:pPr>
          </w:p>
        </w:tc>
        <w:tc>
          <w:tcPr>
            <w:tcW w:w="4961" w:type="dxa"/>
          </w:tcPr>
          <w:p w14:paraId="62D2B451" w14:textId="274798C8" w:rsidR="000D4467" w:rsidRPr="00503772" w:rsidDel="00F16CBC" w:rsidRDefault="000D4467" w:rsidP="005E117D">
            <w:pPr>
              <w:pStyle w:val="TableBodyText"/>
              <w:rPr>
                <w:del w:id="6535" w:author="Islam Nady" w:date="2024-06-09T20:58:00Z"/>
                <w:rStyle w:val="-Normal"/>
                <w:rFonts w:ascii="Frutiger LT Arabic 45 Light" w:hAnsi="Frutiger LT Arabic 45 Light" w:cs="Frutiger LT Arabic 45 Light"/>
                <w:bCs w:val="0"/>
                <w:color w:val="000000" w:themeColor="text1"/>
              </w:rPr>
            </w:pPr>
          </w:p>
        </w:tc>
      </w:tr>
      <w:tr w:rsidR="000D4467" w:rsidRPr="00503772" w:rsidDel="00F16CBC" w14:paraId="3B4E5203" w14:textId="2561D84F" w:rsidTr="000D4467">
        <w:trPr>
          <w:cnfStyle w:val="000000010000" w:firstRow="0" w:lastRow="0" w:firstColumn="0" w:lastColumn="0" w:oddVBand="0" w:evenVBand="0" w:oddHBand="0" w:evenHBand="1" w:firstRowFirstColumn="0" w:firstRowLastColumn="0" w:lastRowFirstColumn="0" w:lastRowLastColumn="0"/>
          <w:trHeight w:val="251"/>
          <w:del w:id="6536" w:author="Islam Nady" w:date="2024-06-09T20:58:00Z"/>
        </w:trPr>
        <w:tc>
          <w:tcPr>
            <w:tcW w:w="2764" w:type="dxa"/>
            <w:vAlign w:val="top"/>
          </w:tcPr>
          <w:p w14:paraId="20562277" w14:textId="6AADF0D4" w:rsidR="000D4467" w:rsidRPr="00503772" w:rsidDel="00F16CBC" w:rsidRDefault="000D4467" w:rsidP="005E117D">
            <w:pPr>
              <w:pStyle w:val="TableBodyText"/>
              <w:rPr>
                <w:del w:id="6537" w:author="Islam Nady" w:date="2024-06-09T20:58:00Z"/>
                <w:rStyle w:val="-Normal"/>
                <w:rFonts w:ascii="Frutiger LT Arabic 45 Light" w:hAnsi="Frutiger LT Arabic 45 Light" w:cs="Frutiger LT Arabic 45 Light"/>
                <w:bCs w:val="0"/>
                <w:color w:val="000000" w:themeColor="text1"/>
              </w:rPr>
            </w:pPr>
          </w:p>
        </w:tc>
        <w:tc>
          <w:tcPr>
            <w:tcW w:w="2765" w:type="dxa"/>
            <w:vAlign w:val="top"/>
          </w:tcPr>
          <w:p w14:paraId="2374F1C5" w14:textId="2DFCF66B" w:rsidR="000D4467" w:rsidRPr="00503772" w:rsidDel="00F16CBC" w:rsidRDefault="000D4467" w:rsidP="005E117D">
            <w:pPr>
              <w:pStyle w:val="TableBodyText"/>
              <w:rPr>
                <w:del w:id="6538" w:author="Islam Nady" w:date="2024-06-09T20:58:00Z"/>
                <w:rStyle w:val="-Normal"/>
                <w:rFonts w:ascii="Frutiger LT Arabic 45 Light" w:hAnsi="Frutiger LT Arabic 45 Light" w:cs="Frutiger LT Arabic 45 Light"/>
                <w:bCs w:val="0"/>
                <w:color w:val="000000" w:themeColor="text1"/>
              </w:rPr>
            </w:pPr>
          </w:p>
        </w:tc>
        <w:tc>
          <w:tcPr>
            <w:tcW w:w="4961" w:type="dxa"/>
          </w:tcPr>
          <w:p w14:paraId="586BD16E" w14:textId="5C864069" w:rsidR="000D4467" w:rsidRPr="00503772" w:rsidDel="00F16CBC" w:rsidRDefault="000D4467" w:rsidP="005E117D">
            <w:pPr>
              <w:pStyle w:val="TableBodyText"/>
              <w:rPr>
                <w:del w:id="6539" w:author="Islam Nady" w:date="2024-06-09T20:58:00Z"/>
                <w:rStyle w:val="-Normal"/>
                <w:rFonts w:ascii="Frutiger LT Arabic 45 Light" w:hAnsi="Frutiger LT Arabic 45 Light" w:cs="Frutiger LT Arabic 45 Light"/>
                <w:bCs w:val="0"/>
                <w:color w:val="000000" w:themeColor="text1"/>
              </w:rPr>
            </w:pPr>
          </w:p>
        </w:tc>
      </w:tr>
      <w:tr w:rsidR="000D4467" w:rsidRPr="00503772" w:rsidDel="00F16CBC" w14:paraId="41C41B0B" w14:textId="2D4679DF" w:rsidTr="000D4467">
        <w:trPr>
          <w:trHeight w:val="251"/>
          <w:del w:id="6540" w:author="Islam Nady" w:date="2024-06-09T20:58:00Z"/>
        </w:trPr>
        <w:tc>
          <w:tcPr>
            <w:tcW w:w="2764" w:type="dxa"/>
            <w:vAlign w:val="top"/>
          </w:tcPr>
          <w:p w14:paraId="46AD09E4" w14:textId="35B41236" w:rsidR="000D4467" w:rsidRPr="00503772" w:rsidDel="00F16CBC" w:rsidRDefault="000D4467" w:rsidP="005E117D">
            <w:pPr>
              <w:pStyle w:val="TableBodyText"/>
              <w:rPr>
                <w:del w:id="6541" w:author="Islam Nady" w:date="2024-06-09T20:58:00Z"/>
                <w:rStyle w:val="-Normal"/>
                <w:rFonts w:ascii="Frutiger LT Arabic 45 Light" w:hAnsi="Frutiger LT Arabic 45 Light" w:cs="Frutiger LT Arabic 45 Light"/>
                <w:bCs w:val="0"/>
                <w:color w:val="000000" w:themeColor="text1"/>
              </w:rPr>
            </w:pPr>
          </w:p>
        </w:tc>
        <w:tc>
          <w:tcPr>
            <w:tcW w:w="2765" w:type="dxa"/>
            <w:vAlign w:val="top"/>
          </w:tcPr>
          <w:p w14:paraId="776150A2" w14:textId="582B6E58" w:rsidR="000D4467" w:rsidRPr="00503772" w:rsidDel="00F16CBC" w:rsidRDefault="000D4467" w:rsidP="005E117D">
            <w:pPr>
              <w:pStyle w:val="TableBodyText"/>
              <w:rPr>
                <w:del w:id="6542" w:author="Islam Nady" w:date="2024-06-09T20:58:00Z"/>
                <w:rStyle w:val="-Normal"/>
                <w:rFonts w:ascii="Frutiger LT Arabic 45 Light" w:hAnsi="Frutiger LT Arabic 45 Light" w:cs="Frutiger LT Arabic 45 Light"/>
                <w:bCs w:val="0"/>
                <w:color w:val="000000" w:themeColor="text1"/>
              </w:rPr>
            </w:pPr>
          </w:p>
        </w:tc>
        <w:tc>
          <w:tcPr>
            <w:tcW w:w="4961" w:type="dxa"/>
          </w:tcPr>
          <w:p w14:paraId="6B5F4AC3" w14:textId="1534FFD0" w:rsidR="000D4467" w:rsidRPr="00503772" w:rsidDel="00F16CBC" w:rsidRDefault="000D4467" w:rsidP="005E117D">
            <w:pPr>
              <w:pStyle w:val="TableBodyText"/>
              <w:rPr>
                <w:del w:id="6543" w:author="Islam Nady" w:date="2024-06-09T20:58:00Z"/>
                <w:rStyle w:val="-Normal"/>
                <w:rFonts w:ascii="Frutiger LT Arabic 45 Light" w:hAnsi="Frutiger LT Arabic 45 Light" w:cs="Frutiger LT Arabic 45 Light"/>
                <w:bCs w:val="0"/>
                <w:color w:val="000000" w:themeColor="text1"/>
              </w:rPr>
            </w:pPr>
          </w:p>
        </w:tc>
      </w:tr>
    </w:tbl>
    <w:p w14:paraId="1B4E46BF" w14:textId="00BA0A64" w:rsidR="00123131" w:rsidRPr="00EB1F74" w:rsidDel="00F16CBC" w:rsidRDefault="00682B9C" w:rsidP="00CB3C97">
      <w:pPr>
        <w:jc w:val="both"/>
        <w:rPr>
          <w:del w:id="6544" w:author="Islam Nady" w:date="2024-06-09T20:58:00Z"/>
          <w:rStyle w:val="-Normal"/>
          <w:rFonts w:ascii="Frutiger LT Arabic 45 Light" w:hAnsi="Frutiger LT Arabic 45 Light" w:cs="Frutiger LT Arabic 45 Light"/>
          <w:color w:val="000000" w:themeColor="text1"/>
        </w:rPr>
      </w:pPr>
      <w:del w:id="6545" w:author="Islam Nady" w:date="2024-06-09T20:58:00Z">
        <w:r w:rsidRPr="00EB1F74" w:rsidDel="00F16CBC">
          <w:rPr>
            <w:rStyle w:val="-Normal"/>
            <w:rFonts w:ascii="Frutiger LT Arabic 45 Light" w:hAnsi="Frutiger LT Arabic 45 Light" w:cs="Frutiger LT Arabic 45 Light"/>
            <w:color w:val="000000" w:themeColor="text1"/>
          </w:rPr>
          <w:delText>This table contains the profiles of all users in the application. It is required to be filled for security team so they identify the needed groups in active directory.</w:delText>
        </w:r>
      </w:del>
    </w:p>
    <w:p w14:paraId="24FCC762" w14:textId="7C2D4D9B" w:rsidR="00E2008F" w:rsidRPr="00EB1F74" w:rsidDel="00F16CBC" w:rsidRDefault="00E2008F" w:rsidP="00E2008F">
      <w:pPr>
        <w:rPr>
          <w:del w:id="6546" w:author="Islam Nady" w:date="2024-06-09T20:58:00Z"/>
          <w:rFonts w:ascii="Frutiger LT Arabic 45 Light" w:hAnsi="Frutiger LT Arabic 45 Light" w:cs="Frutiger LT Arabic 45 Light"/>
          <w:color w:val="000000" w:themeColor="text1"/>
        </w:rPr>
      </w:pPr>
      <w:bookmarkStart w:id="6547" w:name="_Toc465250464"/>
      <w:bookmarkStart w:id="6548" w:name="_Toc465254828"/>
    </w:p>
    <w:p w14:paraId="1079C4B5" w14:textId="77777777" w:rsidR="00E2008F" w:rsidRPr="00EB1F74" w:rsidRDefault="00E2008F" w:rsidP="00E2008F">
      <w:pPr>
        <w:rPr>
          <w:rFonts w:ascii="Frutiger LT Arabic 45 Light" w:hAnsi="Frutiger LT Arabic 45 Light" w:cs="Frutiger LT Arabic 45 Light"/>
          <w:color w:val="000000" w:themeColor="text1"/>
        </w:rPr>
        <w:sectPr w:rsidR="00E2008F" w:rsidRPr="00EB1F74" w:rsidSect="009C786A">
          <w:headerReference w:type="even" r:id="rId58"/>
          <w:headerReference w:type="default" r:id="rId59"/>
          <w:footerReference w:type="even" r:id="rId60"/>
          <w:footerReference w:type="default" r:id="rId61"/>
          <w:headerReference w:type="first" r:id="rId62"/>
          <w:footerReference w:type="first" r:id="rId63"/>
          <w:pgSz w:w="11907" w:h="16840" w:code="9"/>
          <w:pgMar w:top="720" w:right="720" w:bottom="720" w:left="720" w:header="576" w:footer="288" w:gutter="0"/>
          <w:cols w:space="720"/>
          <w:docGrid w:linePitch="360"/>
        </w:sectPr>
      </w:pPr>
    </w:p>
    <w:p w14:paraId="2A7C1FE2" w14:textId="0910F488" w:rsidR="00682B9C" w:rsidRPr="00A7108F" w:rsidDel="002B12E2" w:rsidRDefault="003B2E0D" w:rsidP="00CB3C97">
      <w:pPr>
        <w:pStyle w:val="-Heading1"/>
        <w:shd w:val="clear" w:color="auto" w:fill="E7E6E6"/>
        <w:rPr>
          <w:del w:id="6551" w:author="Islam Nady" w:date="2024-06-09T21:05:00Z"/>
          <w:rFonts w:ascii="Frutiger LT Arabic 45 Light" w:eastAsia="Calibri" w:hAnsi="Frutiger LT Arabic 45 Light" w:cs="Frutiger LT Arabic 45 Light"/>
          <w:color w:val="FF0000"/>
          <w:kern w:val="0"/>
          <w:sz w:val="28"/>
          <w:szCs w:val="28"/>
        </w:rPr>
      </w:pPr>
      <w:bookmarkStart w:id="6552" w:name="_Toc133740315"/>
      <w:del w:id="6553" w:author="Islam Nady" w:date="2024-06-09T21:05:00Z">
        <w:r w:rsidDel="002B12E2">
          <w:rPr>
            <w:rFonts w:ascii="Frutiger LT Arabic 45 Light" w:eastAsia="Calibri" w:hAnsi="Frutiger LT Arabic 45 Light" w:cs="Frutiger LT Arabic 45 Light"/>
            <w:color w:val="FF0000"/>
            <w:kern w:val="0"/>
            <w:sz w:val="28"/>
            <w:szCs w:val="28"/>
          </w:rPr>
          <w:lastRenderedPageBreak/>
          <w:delText xml:space="preserve">Client </w:delText>
        </w:r>
        <w:r w:rsidR="00682B9C" w:rsidRPr="00A7108F" w:rsidDel="002B12E2">
          <w:rPr>
            <w:rFonts w:ascii="Frutiger LT Arabic 45 Light" w:eastAsia="Calibri" w:hAnsi="Frutiger LT Arabic 45 Light" w:cs="Frutiger LT Arabic 45 Light"/>
            <w:color w:val="FF0000"/>
            <w:kern w:val="0"/>
            <w:sz w:val="28"/>
            <w:szCs w:val="28"/>
          </w:rPr>
          <w:delText xml:space="preserve">Software </w:delText>
        </w:r>
        <w:bookmarkEnd w:id="6547"/>
        <w:bookmarkEnd w:id="6548"/>
        <w:r w:rsidDel="002B12E2">
          <w:rPr>
            <w:rFonts w:ascii="Frutiger LT Arabic 45 Light" w:eastAsia="Calibri" w:hAnsi="Frutiger LT Arabic 45 Light" w:cs="Frutiger LT Arabic 45 Light"/>
            <w:color w:val="FF0000"/>
            <w:kern w:val="0"/>
            <w:sz w:val="28"/>
            <w:szCs w:val="28"/>
          </w:rPr>
          <w:delText>Deployment</w:delText>
        </w:r>
        <w:bookmarkEnd w:id="6552"/>
      </w:del>
    </w:p>
    <w:p w14:paraId="76DFE98E" w14:textId="2A8CB2C5" w:rsidR="00086C9C" w:rsidRPr="001818D5" w:rsidDel="009C3BA9" w:rsidRDefault="00086C9C" w:rsidP="001818D5">
      <w:pPr>
        <w:pStyle w:val="-Heading2"/>
        <w:spacing w:before="0" w:after="0"/>
        <w:rPr>
          <w:del w:id="6554" w:author="Islam Nady" w:date="2024-06-09T21:04:00Z"/>
          <w:rStyle w:val="-Normal"/>
          <w:rFonts w:ascii="Frutiger LT Arabic 45 Light" w:hAnsi="Frutiger LT Arabic 45 Light" w:cs="Frutiger LT Arabic 45 Light"/>
          <w:i/>
          <w:iCs/>
          <w:color w:val="8A7967"/>
        </w:rPr>
      </w:pPr>
      <w:bookmarkStart w:id="6555" w:name="_Toc133740316"/>
      <w:del w:id="6556" w:author="Islam Nady" w:date="2024-06-09T21:04:00Z">
        <w:r w:rsidRPr="001818D5" w:rsidDel="009C3BA9">
          <w:rPr>
            <w:rStyle w:val="-Normal"/>
            <w:rFonts w:ascii="Frutiger LT Arabic 45 Light" w:hAnsi="Frutiger LT Arabic 45 Light" w:cs="Frutiger LT Arabic 45 Light"/>
            <w:i/>
            <w:iCs/>
            <w:color w:val="8A7967"/>
          </w:rPr>
          <w:delText>PC Deployment</w:delText>
        </w:r>
        <w:bookmarkEnd w:id="6555"/>
      </w:del>
    </w:p>
    <w:p w14:paraId="070FDF3B" w14:textId="598B0BCE" w:rsidR="003B2E0D" w:rsidDel="009C3BA9" w:rsidRDefault="003B2E0D" w:rsidP="003B2E0D">
      <w:pPr>
        <w:rPr>
          <w:del w:id="6557" w:author="Islam Nady" w:date="2024-06-09T21:04:00Z"/>
          <w:rStyle w:val="-Normal"/>
          <w:rFonts w:ascii="Frutiger LT Arabic 45 Light" w:hAnsi="Frutiger LT Arabic 45 Light" w:cs="Frutiger LT Arabic 45 Light"/>
          <w:color w:val="000000"/>
        </w:rPr>
      </w:pPr>
      <w:del w:id="6558" w:author="Islam Nady" w:date="2024-06-09T21:04:00Z">
        <w:r w:rsidDel="009C3BA9">
          <w:rPr>
            <w:rStyle w:val="-Normal"/>
            <w:rFonts w:ascii="Frutiger LT Arabic 45 Light" w:hAnsi="Frutiger LT Arabic 45 Light" w:cs="Frutiger LT Arabic 45 Light"/>
            <w:color w:val="000000"/>
          </w:rPr>
          <w:delText>BAB uses “Microsoft Endpoint Configuration Manager” for software deployment for PCs.</w:delText>
        </w:r>
      </w:del>
    </w:p>
    <w:p w14:paraId="06F38A9E" w14:textId="243E1B85" w:rsidR="003B2E0D" w:rsidDel="009C3BA9" w:rsidRDefault="00EC07BA" w:rsidP="001818D5">
      <w:pPr>
        <w:pStyle w:val="ListParagraph"/>
        <w:numPr>
          <w:ilvl w:val="0"/>
          <w:numId w:val="28"/>
        </w:numPr>
        <w:rPr>
          <w:del w:id="6559" w:author="Islam Nady" w:date="2024-06-09T21:04:00Z"/>
          <w:rStyle w:val="-Normal"/>
          <w:rFonts w:ascii="Frutiger LT Arabic 45 Light" w:hAnsi="Frutiger LT Arabic 45 Light" w:cs="Frutiger LT Arabic 45 Light"/>
          <w:color w:val="000000"/>
        </w:rPr>
      </w:pPr>
      <w:del w:id="6560" w:author="Islam Nady" w:date="2024-06-09T21:04:00Z">
        <w:r w:rsidDel="009C3BA9">
          <w:rPr>
            <w:rStyle w:val="-Normal"/>
            <w:rFonts w:ascii="Frutiger LT Arabic 45 Light" w:hAnsi="Frutiger LT Arabic 45 Light" w:cs="Frutiger LT Arabic 45 Light"/>
            <w:color w:val="000000"/>
          </w:rPr>
          <w:delText>Does</w:delText>
        </w:r>
        <w:r w:rsidR="003B2E0D" w:rsidDel="009C3BA9">
          <w:rPr>
            <w:rStyle w:val="-Normal"/>
            <w:rFonts w:ascii="Frutiger LT Arabic 45 Light" w:hAnsi="Frutiger LT Arabic 45 Light" w:cs="Frutiger LT Arabic 45 Light"/>
            <w:color w:val="000000"/>
          </w:rPr>
          <w:delText xml:space="preserve"> your system require client software installation on PCs? (Yes/No) </w:delText>
        </w:r>
      </w:del>
    </w:p>
    <w:p w14:paraId="48197B02" w14:textId="1AF70A72" w:rsidR="003B2E0D" w:rsidDel="009C3BA9" w:rsidRDefault="003B2E0D" w:rsidP="001818D5">
      <w:pPr>
        <w:pStyle w:val="ListParagraph"/>
        <w:numPr>
          <w:ilvl w:val="0"/>
          <w:numId w:val="28"/>
        </w:numPr>
        <w:rPr>
          <w:del w:id="6561" w:author="Islam Nady" w:date="2024-06-09T21:04:00Z"/>
          <w:rStyle w:val="-Normal"/>
          <w:rFonts w:ascii="Frutiger LT Arabic 45 Light" w:hAnsi="Frutiger LT Arabic 45 Light" w:cs="Frutiger LT Arabic 45 Light"/>
          <w:color w:val="000000"/>
        </w:rPr>
      </w:pPr>
      <w:del w:id="6562" w:author="Islam Nady" w:date="2024-06-09T21:04:00Z">
        <w:r w:rsidDel="009C3BA9">
          <w:rPr>
            <w:rStyle w:val="-Normal"/>
            <w:rFonts w:ascii="Frutiger LT Arabic 45 Light" w:hAnsi="Frutiger LT Arabic 45 Light" w:cs="Frutiger LT Arabic 45 Light"/>
            <w:color w:val="000000"/>
          </w:rPr>
          <w:delText>Does it support silent/quiet installation</w:delText>
        </w:r>
        <w:r w:rsidDel="009C3BA9">
          <w:rPr>
            <w:rStyle w:val="-Normal"/>
            <w:rFonts w:ascii="Frutiger LT Arabic 45 Light" w:hAnsi="Frutiger LT Arabic 45 Light" w:cs="Frutiger LT Arabic 45 Light"/>
          </w:rPr>
          <w:delText xml:space="preserve"> and un-installation</w:delText>
        </w:r>
        <w:r w:rsidDel="009C3BA9">
          <w:rPr>
            <w:rStyle w:val="-Normal"/>
            <w:rFonts w:ascii="Frutiger LT Arabic 45 Light" w:hAnsi="Frutiger LT Arabic 45 Light" w:cs="Frutiger LT Arabic 45 Light"/>
            <w:color w:val="000000"/>
          </w:rPr>
          <w:delText xml:space="preserve">? (Yes/No) </w:delText>
        </w:r>
        <w:r w:rsidDel="009C3BA9">
          <w:rPr>
            <w:rStyle w:val="-Normal"/>
            <w:rFonts w:ascii="Frutiger LT Arabic 45 Light" w:hAnsi="Frutiger LT Arabic 45 Light" w:cs="Frutiger LT Arabic 45 Light"/>
          </w:rPr>
          <w:delText xml:space="preserve">If yes, please provide the installation and uninstallation command line. </w:delText>
        </w:r>
        <w:r w:rsidDel="009C3BA9">
          <w:rPr>
            <w:rStyle w:val="-Normal"/>
            <w:rFonts w:ascii="Frutiger LT Arabic 45 Light" w:hAnsi="Frutiger LT Arabic 45 Light" w:cs="Frutiger LT Arabic 45 Light"/>
            <w:color w:val="000000"/>
          </w:rPr>
          <w:delText xml:space="preserve">if </w:delText>
        </w:r>
        <w:r w:rsidR="00EC07BA" w:rsidDel="009C3BA9">
          <w:rPr>
            <w:rStyle w:val="-Normal"/>
            <w:rFonts w:ascii="Frutiger LT Arabic 45 Light" w:hAnsi="Frutiger LT Arabic 45 Light" w:cs="Frutiger LT Arabic 45 Light"/>
            <w:color w:val="000000"/>
          </w:rPr>
          <w:delText>no</w:delText>
        </w:r>
        <w:r w:rsidDel="009C3BA9">
          <w:rPr>
            <w:rStyle w:val="-Normal"/>
            <w:rFonts w:ascii="Frutiger LT Arabic 45 Light" w:hAnsi="Frutiger LT Arabic 45 Light" w:cs="Frutiger LT Arabic 45 Light"/>
            <w:color w:val="000000"/>
          </w:rPr>
          <w:delText>, please state the reason.</w:delText>
        </w:r>
      </w:del>
    </w:p>
    <w:p w14:paraId="1490CAA1" w14:textId="4BEA668A" w:rsidR="003B2E0D" w:rsidDel="009C3BA9" w:rsidRDefault="003B2E0D" w:rsidP="001818D5">
      <w:pPr>
        <w:pStyle w:val="ListParagraph"/>
        <w:numPr>
          <w:ilvl w:val="0"/>
          <w:numId w:val="28"/>
        </w:numPr>
        <w:rPr>
          <w:del w:id="6563" w:author="Islam Nady" w:date="2024-06-09T21:04:00Z"/>
          <w:rStyle w:val="-Normal"/>
          <w:rFonts w:ascii="Frutiger LT Arabic 45 Light" w:hAnsi="Frutiger LT Arabic 45 Light" w:cs="Frutiger LT Arabic 45 Light"/>
          <w:color w:val="000000"/>
        </w:rPr>
      </w:pPr>
      <w:del w:id="6564" w:author="Islam Nady" w:date="2024-06-09T21:04:00Z">
        <w:r w:rsidDel="009C3BA9">
          <w:rPr>
            <w:rStyle w:val="-Normal"/>
            <w:rFonts w:ascii="Frutiger LT Arabic 45 Light" w:hAnsi="Frutiger LT Arabic 45 Light" w:cs="Frutiger LT Arabic 45 Light"/>
            <w:color w:val="000000"/>
          </w:rPr>
          <w:delText>Do</w:delText>
        </w:r>
        <w:r w:rsidR="00EC07BA" w:rsidDel="009C3BA9">
          <w:rPr>
            <w:rStyle w:val="-Normal"/>
            <w:rFonts w:ascii="Frutiger LT Arabic 45 Light" w:hAnsi="Frutiger LT Arabic 45 Light" w:cs="Frutiger LT Arabic 45 Light"/>
            <w:color w:val="000000"/>
          </w:rPr>
          <w:delText>es</w:delText>
        </w:r>
        <w:r w:rsidDel="009C3BA9">
          <w:rPr>
            <w:rStyle w:val="-Normal"/>
            <w:rFonts w:ascii="Frutiger LT Arabic 45 Light" w:hAnsi="Frutiger LT Arabic 45 Light" w:cs="Frutiger LT Arabic 45 Light"/>
            <w:color w:val="000000"/>
          </w:rPr>
          <w:delText xml:space="preserve"> your client software require specific configuration during installation or it’s just a default installation steps?  (Yes/No) if </w:delText>
        </w:r>
        <w:r w:rsidR="00EC07BA" w:rsidDel="009C3BA9">
          <w:rPr>
            <w:rStyle w:val="-Normal"/>
            <w:rFonts w:ascii="Frutiger LT Arabic 45 Light" w:hAnsi="Frutiger LT Arabic 45 Light" w:cs="Frutiger LT Arabic 45 Light"/>
            <w:color w:val="000000"/>
          </w:rPr>
          <w:delText>y</w:delText>
        </w:r>
        <w:r w:rsidDel="009C3BA9">
          <w:rPr>
            <w:rStyle w:val="-Normal"/>
            <w:rFonts w:ascii="Frutiger LT Arabic 45 Light" w:hAnsi="Frutiger LT Arabic 45 Light" w:cs="Frutiger LT Arabic 45 Light"/>
            <w:color w:val="000000"/>
          </w:rPr>
          <w:delText xml:space="preserve">es please provide information in </w:delText>
        </w:r>
        <w:r w:rsidR="00EC07BA" w:rsidDel="009C3BA9">
          <w:rPr>
            <w:rStyle w:val="-Normal"/>
            <w:rFonts w:ascii="Frutiger LT Arabic 45 Light" w:hAnsi="Frutiger LT Arabic 45 Light" w:cs="Frutiger LT Arabic 45 Light"/>
            <w:color w:val="000000"/>
          </w:rPr>
          <w:delText>detail</w:delText>
        </w:r>
        <w:r w:rsidDel="009C3BA9">
          <w:rPr>
            <w:rStyle w:val="-Normal"/>
            <w:rFonts w:ascii="Frutiger LT Arabic 45 Light" w:hAnsi="Frutiger LT Arabic 45 Light" w:cs="Frutiger LT Arabic 45 Light"/>
            <w:color w:val="000000"/>
          </w:rPr>
          <w:delText>.</w:delText>
        </w:r>
      </w:del>
    </w:p>
    <w:p w14:paraId="11BA403B" w14:textId="46BD35B4" w:rsidR="003B2E0D" w:rsidRPr="001818D5" w:rsidDel="009C3BA9" w:rsidRDefault="003B2E0D" w:rsidP="001818D5">
      <w:pPr>
        <w:pStyle w:val="ListParagraph"/>
        <w:numPr>
          <w:ilvl w:val="0"/>
          <w:numId w:val="28"/>
        </w:numPr>
        <w:rPr>
          <w:del w:id="6565" w:author="Islam Nady" w:date="2024-06-09T21:04:00Z"/>
          <w:rStyle w:val="-Normal"/>
          <w:rFonts w:ascii="Frutiger LT Arabic 45 Light" w:hAnsi="Frutiger LT Arabic 45 Light" w:cs="Frutiger LT Arabic 45 Light"/>
          <w:color w:val="000000"/>
        </w:rPr>
      </w:pPr>
      <w:del w:id="6566" w:author="Islam Nady" w:date="2024-06-09T21:04:00Z">
        <w:r w:rsidRPr="001818D5" w:rsidDel="009C3BA9">
          <w:rPr>
            <w:rStyle w:val="-Normal"/>
            <w:rFonts w:ascii="Frutiger LT Arabic 45 Light" w:hAnsi="Frutiger LT Arabic 45 Light" w:cs="Frutiger LT Arabic 45 Light"/>
            <w:color w:val="000000"/>
          </w:rPr>
          <w:delText>Is this a bundled software installation on PCs? (Yes/No</w:delText>
        </w:r>
        <w:r w:rsidR="00EC07BA" w:rsidRPr="001818D5" w:rsidDel="009C3BA9">
          <w:rPr>
            <w:rStyle w:val="-Normal"/>
            <w:rFonts w:ascii="Frutiger LT Arabic 45 Light" w:hAnsi="Frutiger LT Arabic 45 Light" w:cs="Frutiger LT Arabic 45 Light"/>
            <w:color w:val="000000"/>
          </w:rPr>
          <w:delText>),</w:delText>
        </w:r>
        <w:r w:rsidRPr="001818D5" w:rsidDel="009C3BA9">
          <w:rPr>
            <w:rStyle w:val="-Normal"/>
            <w:rFonts w:ascii="Frutiger LT Arabic 45 Light" w:hAnsi="Frutiger LT Arabic 45 Light" w:cs="Frutiger LT Arabic 45 Light"/>
            <w:color w:val="000000"/>
          </w:rPr>
          <w:delText xml:space="preserve"> If </w:delText>
        </w:r>
        <w:r w:rsidR="00EC07BA" w:rsidRPr="001818D5" w:rsidDel="009C3BA9">
          <w:rPr>
            <w:rStyle w:val="-Normal"/>
            <w:rFonts w:ascii="Frutiger LT Arabic 45 Light" w:hAnsi="Frutiger LT Arabic 45 Light" w:cs="Frutiger LT Arabic 45 Light"/>
            <w:color w:val="000000"/>
          </w:rPr>
          <w:delText>yes</w:delText>
        </w:r>
        <w:r w:rsidRPr="001818D5" w:rsidDel="009C3BA9">
          <w:rPr>
            <w:rStyle w:val="-Normal"/>
            <w:rFonts w:ascii="Frutiger LT Arabic 45 Light" w:hAnsi="Frutiger LT Arabic 45 Light" w:cs="Frutiger LT Arabic 45 Light"/>
            <w:color w:val="000000"/>
          </w:rPr>
          <w:delText xml:space="preserve"> what is the sequence of installations,</w:delText>
        </w:r>
      </w:del>
    </w:p>
    <w:p w14:paraId="313EE4B0" w14:textId="681F877B" w:rsidR="003B2E0D" w:rsidRPr="001818D5" w:rsidDel="009C3BA9" w:rsidRDefault="003B2E0D" w:rsidP="001818D5">
      <w:pPr>
        <w:pStyle w:val="ListParagraph"/>
        <w:numPr>
          <w:ilvl w:val="0"/>
          <w:numId w:val="28"/>
        </w:numPr>
        <w:rPr>
          <w:del w:id="6567" w:author="Islam Nady" w:date="2024-06-09T21:04:00Z"/>
          <w:rStyle w:val="-Normal"/>
          <w:rFonts w:ascii="Frutiger LT Arabic 45 Light" w:hAnsi="Frutiger LT Arabic 45 Light" w:cs="Frutiger LT Arabic 45 Light"/>
          <w:color w:val="000000"/>
        </w:rPr>
      </w:pPr>
      <w:del w:id="6568" w:author="Islam Nady" w:date="2024-06-09T21:04:00Z">
        <w:r w:rsidRPr="001818D5" w:rsidDel="009C3BA9">
          <w:rPr>
            <w:rStyle w:val="-Normal"/>
            <w:rFonts w:ascii="Frutiger LT Arabic 45 Light" w:hAnsi="Frutiger LT Arabic 45 Light" w:cs="Frutiger LT Arabic 45 Light"/>
            <w:color w:val="000000"/>
          </w:rPr>
          <w:delText>Is your client software compatible with Windows Client OS Edition/version, please specify? (</w:delText>
        </w:r>
        <w:r w:rsidR="00EC07BA" w:rsidRPr="001818D5" w:rsidDel="009C3BA9">
          <w:rPr>
            <w:rStyle w:val="-Normal"/>
            <w:rFonts w:ascii="Frutiger LT Arabic 45 Light" w:hAnsi="Frutiger LT Arabic 45 Light" w:cs="Frutiger LT Arabic 45 Light"/>
            <w:color w:val="000000"/>
          </w:rPr>
          <w:delText>i.e.,</w:delText>
        </w:r>
        <w:r w:rsidRPr="001818D5" w:rsidDel="009C3BA9">
          <w:rPr>
            <w:rStyle w:val="-Normal"/>
            <w:rFonts w:ascii="Frutiger LT Arabic 45 Light" w:hAnsi="Frutiger LT Arabic 45 Light" w:cs="Frutiger LT Arabic 45 Light"/>
            <w:color w:val="000000"/>
          </w:rPr>
          <w:delText xml:space="preserve"> Windows 10 1909 Enterprise and latest)</w:delText>
        </w:r>
      </w:del>
    </w:p>
    <w:p w14:paraId="54D7F1D4" w14:textId="0E6A405F" w:rsidR="003B2E0D" w:rsidRPr="001818D5" w:rsidDel="009C3BA9" w:rsidRDefault="003B2E0D" w:rsidP="001818D5">
      <w:pPr>
        <w:pStyle w:val="ListParagraph"/>
        <w:numPr>
          <w:ilvl w:val="0"/>
          <w:numId w:val="28"/>
        </w:numPr>
        <w:rPr>
          <w:del w:id="6569" w:author="Islam Nady" w:date="2024-06-09T21:04:00Z"/>
          <w:rStyle w:val="-Normal"/>
          <w:rFonts w:ascii="Frutiger LT Arabic 45 Light" w:hAnsi="Frutiger LT Arabic 45 Light" w:cs="Frutiger LT Arabic 45 Light"/>
          <w:color w:val="000000"/>
        </w:rPr>
      </w:pPr>
      <w:del w:id="6570" w:author="Islam Nady" w:date="2024-06-09T21:04:00Z">
        <w:r w:rsidRPr="001818D5" w:rsidDel="009C3BA9">
          <w:rPr>
            <w:rStyle w:val="-Normal"/>
            <w:rFonts w:ascii="Frutiger LT Arabic 45 Light" w:hAnsi="Frutiger LT Arabic 45 Light" w:cs="Frutiger LT Arabic 45 Light"/>
            <w:color w:val="000000"/>
          </w:rPr>
          <w:delText>Do</w:delText>
        </w:r>
        <w:r w:rsidR="00EC07BA" w:rsidRPr="001818D5" w:rsidDel="009C3BA9">
          <w:rPr>
            <w:rStyle w:val="-Normal"/>
            <w:rFonts w:ascii="Frutiger LT Arabic 45 Light" w:hAnsi="Frutiger LT Arabic 45 Light" w:cs="Frutiger LT Arabic 45 Light"/>
            <w:color w:val="000000"/>
          </w:rPr>
          <w:delText>es</w:delText>
        </w:r>
        <w:r w:rsidRPr="001818D5" w:rsidDel="009C3BA9">
          <w:rPr>
            <w:rStyle w:val="-Normal"/>
            <w:rFonts w:ascii="Frutiger LT Arabic 45 Light" w:hAnsi="Frutiger LT Arabic 45 Light" w:cs="Frutiger LT Arabic 45 Light"/>
            <w:color w:val="000000"/>
          </w:rPr>
          <w:delText xml:space="preserve"> your client software </w:delText>
        </w:r>
        <w:r w:rsidR="00EC07BA" w:rsidRPr="001818D5" w:rsidDel="009C3BA9">
          <w:rPr>
            <w:rStyle w:val="-Normal"/>
            <w:rFonts w:ascii="Frutiger LT Arabic 45 Light" w:hAnsi="Frutiger LT Arabic 45 Light" w:cs="Frutiger LT Arabic 45 Light"/>
            <w:color w:val="000000"/>
          </w:rPr>
          <w:delText>require</w:delText>
        </w:r>
        <w:r w:rsidRPr="001818D5" w:rsidDel="009C3BA9">
          <w:rPr>
            <w:rStyle w:val="-Normal"/>
            <w:rFonts w:ascii="Frutiger LT Arabic 45 Light" w:hAnsi="Frutiger LT Arabic 45 Light" w:cs="Frutiger LT Arabic 45 Light"/>
            <w:color w:val="000000"/>
          </w:rPr>
          <w:delText xml:space="preserve"> specific configuration Windows OS level (Yes/No)? if </w:delText>
        </w:r>
        <w:r w:rsidR="00EC07BA" w:rsidRPr="001818D5" w:rsidDel="009C3BA9">
          <w:rPr>
            <w:rStyle w:val="-Normal"/>
            <w:rFonts w:ascii="Frutiger LT Arabic 45 Light" w:hAnsi="Frutiger LT Arabic 45 Light" w:cs="Frutiger LT Arabic 45 Light"/>
            <w:color w:val="000000"/>
          </w:rPr>
          <w:delText>yes</w:delText>
        </w:r>
        <w:r w:rsidRPr="001818D5" w:rsidDel="009C3BA9">
          <w:rPr>
            <w:rStyle w:val="-Normal"/>
            <w:rFonts w:ascii="Frutiger LT Arabic 45 Light" w:hAnsi="Frutiger LT Arabic 45 Light" w:cs="Frutiger LT Arabic 45 Light"/>
            <w:color w:val="000000"/>
          </w:rPr>
          <w:delText xml:space="preserve"> please specify in </w:delText>
        </w:r>
        <w:r w:rsidR="00EC07BA" w:rsidRPr="001818D5" w:rsidDel="009C3BA9">
          <w:rPr>
            <w:rStyle w:val="-Normal"/>
            <w:rFonts w:ascii="Frutiger LT Arabic 45 Light" w:hAnsi="Frutiger LT Arabic 45 Light" w:cs="Frutiger LT Arabic 45 Light"/>
            <w:color w:val="000000"/>
          </w:rPr>
          <w:delText>detail</w:delText>
        </w:r>
        <w:r w:rsidRPr="001818D5" w:rsidDel="009C3BA9">
          <w:rPr>
            <w:rStyle w:val="-Normal"/>
            <w:rFonts w:ascii="Frutiger LT Arabic 45 Light" w:hAnsi="Frutiger LT Arabic 45 Light" w:cs="Frutiger LT Arabic 45 Light"/>
            <w:color w:val="000000"/>
          </w:rPr>
          <w:delText xml:space="preserve">  </w:delText>
        </w:r>
      </w:del>
    </w:p>
    <w:p w14:paraId="7B652D33" w14:textId="797B7850" w:rsidR="003B2E0D" w:rsidRPr="001818D5" w:rsidDel="009C3BA9" w:rsidRDefault="003B2E0D" w:rsidP="001818D5">
      <w:pPr>
        <w:pStyle w:val="ListParagraph"/>
        <w:numPr>
          <w:ilvl w:val="0"/>
          <w:numId w:val="28"/>
        </w:numPr>
        <w:rPr>
          <w:del w:id="6571" w:author="Islam Nady" w:date="2024-06-09T21:04:00Z"/>
          <w:rStyle w:val="-Normal"/>
          <w:rFonts w:ascii="Frutiger LT Arabic 45 Light" w:hAnsi="Frutiger LT Arabic 45 Light" w:cs="Frutiger LT Arabic 45 Light"/>
          <w:color w:val="000000"/>
        </w:rPr>
      </w:pPr>
      <w:del w:id="6572" w:author="Islam Nady" w:date="2024-06-09T21:04:00Z">
        <w:r w:rsidRPr="001818D5" w:rsidDel="009C3BA9">
          <w:rPr>
            <w:rStyle w:val="-Normal"/>
            <w:rFonts w:ascii="Frutiger LT Arabic 45 Light" w:hAnsi="Frutiger LT Arabic 45 Light" w:cs="Frutiger LT Arabic 45 Light"/>
            <w:color w:val="000000"/>
          </w:rPr>
          <w:delText>Do</w:delText>
        </w:r>
        <w:r w:rsidR="00EC07BA" w:rsidRPr="001818D5" w:rsidDel="009C3BA9">
          <w:rPr>
            <w:rStyle w:val="-Normal"/>
            <w:rFonts w:ascii="Frutiger LT Arabic 45 Light" w:hAnsi="Frutiger LT Arabic 45 Light" w:cs="Frutiger LT Arabic 45 Light"/>
            <w:color w:val="000000"/>
          </w:rPr>
          <w:delText>es</w:delText>
        </w:r>
        <w:r w:rsidRPr="001818D5" w:rsidDel="009C3BA9">
          <w:rPr>
            <w:rStyle w:val="-Normal"/>
            <w:rFonts w:ascii="Frutiger LT Arabic 45 Light" w:hAnsi="Frutiger LT Arabic 45 Light" w:cs="Frutiger LT Arabic 45 Light"/>
            <w:color w:val="000000"/>
          </w:rPr>
          <w:delText xml:space="preserve"> your client software </w:delText>
        </w:r>
        <w:r w:rsidR="00EC07BA" w:rsidRPr="001818D5" w:rsidDel="009C3BA9">
          <w:rPr>
            <w:rStyle w:val="-Normal"/>
            <w:rFonts w:ascii="Frutiger LT Arabic 45 Light" w:hAnsi="Frutiger LT Arabic 45 Light" w:cs="Frutiger LT Arabic 45 Light"/>
            <w:color w:val="000000"/>
          </w:rPr>
          <w:delText>have</w:delText>
        </w:r>
        <w:r w:rsidRPr="001818D5" w:rsidDel="009C3BA9">
          <w:rPr>
            <w:rStyle w:val="-Normal"/>
            <w:rFonts w:ascii="Frutiger LT Arabic 45 Light" w:hAnsi="Frutiger LT Arabic 45 Light" w:cs="Frutiger LT Arabic 45 Light"/>
            <w:color w:val="000000"/>
          </w:rPr>
          <w:delText xml:space="preserve"> dependency/pre-requisite with other software to be installed first? (Yes/No) if </w:delText>
        </w:r>
        <w:r w:rsidR="00EC07BA" w:rsidRPr="001818D5" w:rsidDel="009C3BA9">
          <w:rPr>
            <w:rStyle w:val="-Normal"/>
            <w:rFonts w:ascii="Frutiger LT Arabic 45 Light" w:hAnsi="Frutiger LT Arabic 45 Light" w:cs="Frutiger LT Arabic 45 Light"/>
            <w:color w:val="000000"/>
          </w:rPr>
          <w:delText>yes</w:delText>
        </w:r>
        <w:r w:rsidRPr="001818D5" w:rsidDel="009C3BA9">
          <w:rPr>
            <w:rStyle w:val="-Normal"/>
            <w:rFonts w:ascii="Frutiger LT Arabic 45 Light" w:hAnsi="Frutiger LT Arabic 45 Light" w:cs="Frutiger LT Arabic 45 Light"/>
            <w:color w:val="000000"/>
          </w:rPr>
          <w:delText xml:space="preserve"> please list down and its version and what is the installation sequence if required.   </w:delText>
        </w:r>
      </w:del>
    </w:p>
    <w:p w14:paraId="7383FFE6" w14:textId="418FF056" w:rsidR="003B2E0D" w:rsidRPr="001818D5" w:rsidDel="009C3BA9" w:rsidRDefault="003B2E0D" w:rsidP="001818D5">
      <w:pPr>
        <w:pStyle w:val="ListParagraph"/>
        <w:numPr>
          <w:ilvl w:val="0"/>
          <w:numId w:val="28"/>
        </w:numPr>
        <w:rPr>
          <w:del w:id="6573" w:author="Islam Nady" w:date="2024-06-09T21:04:00Z"/>
          <w:rStyle w:val="-Normal"/>
          <w:rFonts w:ascii="Arial" w:hAnsi="Arial" w:cs="Arial"/>
          <w:sz w:val="22"/>
          <w:szCs w:val="22"/>
        </w:rPr>
      </w:pPr>
      <w:del w:id="6574" w:author="Islam Nady" w:date="2024-06-09T21:04:00Z">
        <w:r w:rsidRPr="001818D5" w:rsidDel="009C3BA9">
          <w:rPr>
            <w:rStyle w:val="-Normal"/>
            <w:rFonts w:ascii="Frutiger LT Arabic 45 Light" w:hAnsi="Frutiger LT Arabic 45 Light" w:cs="Frutiger LT Arabic 45 Light"/>
            <w:color w:val="000000"/>
          </w:rPr>
          <w:delText>Do</w:delText>
        </w:r>
        <w:r w:rsidR="00EC07BA" w:rsidRPr="001818D5" w:rsidDel="009C3BA9">
          <w:rPr>
            <w:rStyle w:val="-Normal"/>
            <w:rFonts w:ascii="Frutiger LT Arabic 45 Light" w:hAnsi="Frutiger LT Arabic 45 Light" w:cs="Frutiger LT Arabic 45 Light"/>
            <w:color w:val="000000"/>
          </w:rPr>
          <w:delText>es</w:delText>
        </w:r>
        <w:r w:rsidRPr="001818D5" w:rsidDel="009C3BA9">
          <w:rPr>
            <w:rStyle w:val="-Normal"/>
            <w:rFonts w:ascii="Frutiger LT Arabic 45 Light" w:hAnsi="Frutiger LT Arabic 45 Light" w:cs="Frutiger LT Arabic 45 Light"/>
            <w:color w:val="000000"/>
          </w:rPr>
          <w:delText xml:space="preserve"> your client software require regular patching/updates? (Yes/No)</w:delText>
        </w:r>
      </w:del>
    </w:p>
    <w:p w14:paraId="29FD1CDB" w14:textId="161DB41C" w:rsidR="00FD2E04" w:rsidRPr="001818D5" w:rsidDel="009C3BA9" w:rsidRDefault="003B2E0D" w:rsidP="003B2E0D">
      <w:pPr>
        <w:pStyle w:val="ListParagraph"/>
        <w:rPr>
          <w:del w:id="6575" w:author="Islam Nady" w:date="2024-06-09T21:04:00Z"/>
          <w:rStyle w:val="-Normal"/>
          <w:rFonts w:ascii="Frutiger LT Arabic 45 Light" w:hAnsi="Frutiger LT Arabic 45 Light" w:cs="Frutiger LT Arabic 45 Light"/>
          <w:color w:val="000000"/>
        </w:rPr>
      </w:pPr>
      <w:del w:id="6576" w:author="Islam Nady" w:date="2024-06-09T21:04:00Z">
        <w:r w:rsidRPr="001818D5" w:rsidDel="009C3BA9">
          <w:rPr>
            <w:rStyle w:val="-Normal"/>
            <w:rFonts w:ascii="Frutiger LT Arabic 45 Light" w:hAnsi="Frutiger LT Arabic 45 Light" w:cs="Frutiger LT Arabic 45 Light"/>
            <w:color w:val="000000"/>
          </w:rPr>
          <w:delText xml:space="preserve">Note: </w:delText>
        </w:r>
      </w:del>
    </w:p>
    <w:p w14:paraId="6E48D29A" w14:textId="0C935F88" w:rsidR="003B2E0D" w:rsidRPr="001818D5" w:rsidDel="009C3BA9" w:rsidRDefault="003B2E0D" w:rsidP="001818D5">
      <w:pPr>
        <w:pStyle w:val="ListParagraph"/>
        <w:numPr>
          <w:ilvl w:val="1"/>
          <w:numId w:val="29"/>
        </w:numPr>
        <w:rPr>
          <w:del w:id="6577" w:author="Islam Nady" w:date="2024-06-09T21:04:00Z"/>
          <w:rStyle w:val="-Normal"/>
          <w:rFonts w:ascii="Frutiger LT Arabic 45 Light" w:hAnsi="Frutiger LT Arabic 45 Light" w:cs="Frutiger LT Arabic 45 Light"/>
          <w:color w:val="000000"/>
        </w:rPr>
      </w:pPr>
      <w:del w:id="6578" w:author="Islam Nady" w:date="2024-06-09T21:04:00Z">
        <w:r w:rsidRPr="001818D5" w:rsidDel="009C3BA9">
          <w:rPr>
            <w:rStyle w:val="-Normal"/>
            <w:rFonts w:ascii="Frutiger LT Arabic 45 Light" w:hAnsi="Frutiger LT Arabic 45 Light" w:cs="Frutiger LT Arabic 45 Light"/>
            <w:color w:val="000000"/>
          </w:rPr>
          <w:delText xml:space="preserve">BAB requires no user actions or manual configuration during software deployment therefore please ensure to provide the installation command line completely. </w:delText>
        </w:r>
      </w:del>
    </w:p>
    <w:p w14:paraId="7AC43E00" w14:textId="6C03B648" w:rsidR="003B2E0D" w:rsidRPr="001818D5" w:rsidDel="009C3BA9" w:rsidRDefault="003B2E0D" w:rsidP="001818D5">
      <w:pPr>
        <w:pStyle w:val="ListParagraph"/>
        <w:numPr>
          <w:ilvl w:val="1"/>
          <w:numId w:val="29"/>
        </w:numPr>
        <w:rPr>
          <w:del w:id="6579" w:author="Islam Nady" w:date="2024-06-09T21:04:00Z"/>
          <w:rStyle w:val="-Normal"/>
          <w:rFonts w:ascii="Frutiger LT Arabic 45 Light" w:hAnsi="Frutiger LT Arabic 45 Light" w:cs="Frutiger LT Arabic 45 Light"/>
          <w:color w:val="000000"/>
        </w:rPr>
      </w:pPr>
      <w:del w:id="6580" w:author="Islam Nady" w:date="2024-06-09T21:04:00Z">
        <w:r w:rsidRPr="001818D5" w:rsidDel="009C3BA9">
          <w:rPr>
            <w:rStyle w:val="-Normal"/>
            <w:rFonts w:ascii="Frutiger LT Arabic 45 Light" w:hAnsi="Frutiger LT Arabic 45 Light" w:cs="Frutiger LT Arabic 45 Light"/>
            <w:color w:val="000000"/>
          </w:rPr>
          <w:delText xml:space="preserve">Software Deployment does not include functional test after installation, this is the sole responsibility of the project team to conduct the functional test or sanity test. </w:delText>
        </w:r>
      </w:del>
    </w:p>
    <w:p w14:paraId="558B811B" w14:textId="6574D70C" w:rsidR="006F6CB3" w:rsidDel="009C3BA9" w:rsidRDefault="006F6CB3" w:rsidP="003B2E0D">
      <w:pPr>
        <w:rPr>
          <w:del w:id="6581" w:author="Islam Nady" w:date="2024-06-09T21:04:00Z"/>
          <w:rStyle w:val="-Normal"/>
          <w:rFonts w:ascii="Frutiger LT Arabic 45 Light" w:hAnsi="Frutiger LT Arabic 45 Light" w:cs="Frutiger LT Arabic 45 Light"/>
          <w:color w:val="000000"/>
        </w:rPr>
      </w:pPr>
    </w:p>
    <w:p w14:paraId="63E4D36E" w14:textId="77618AE7" w:rsidR="003B2E0D" w:rsidRPr="001818D5" w:rsidDel="009C3BA9" w:rsidRDefault="006F6CB3" w:rsidP="001818D5">
      <w:pPr>
        <w:pStyle w:val="-Heading2"/>
        <w:spacing w:before="0" w:after="0"/>
        <w:rPr>
          <w:del w:id="6582" w:author="Islam Nady" w:date="2024-06-09T21:04:00Z"/>
          <w:rStyle w:val="-Normal"/>
          <w:rFonts w:ascii="Frutiger LT Arabic 45 Light" w:hAnsi="Frutiger LT Arabic 45 Light" w:cs="Frutiger LT Arabic 45 Light"/>
          <w:i/>
          <w:iCs/>
          <w:color w:val="8A7967"/>
        </w:rPr>
      </w:pPr>
      <w:bookmarkStart w:id="6583" w:name="_Toc133740317"/>
      <w:del w:id="6584" w:author="Islam Nady" w:date="2024-06-09T21:04:00Z">
        <w:r w:rsidRPr="001818D5" w:rsidDel="009C3BA9">
          <w:rPr>
            <w:rStyle w:val="-Normal"/>
            <w:rFonts w:ascii="Frutiger LT Arabic 45 Light" w:hAnsi="Frutiger LT Arabic 45 Light" w:cs="Frutiger LT Arabic 45 Light"/>
            <w:i/>
            <w:iCs/>
            <w:color w:val="8A7967"/>
          </w:rPr>
          <w:delText>Mobile Deployment</w:delText>
        </w:r>
        <w:bookmarkEnd w:id="6583"/>
      </w:del>
    </w:p>
    <w:p w14:paraId="5C900F02" w14:textId="44CDF9A7" w:rsidR="003B2E0D" w:rsidDel="009C3BA9" w:rsidRDefault="003B2E0D" w:rsidP="003B2E0D">
      <w:pPr>
        <w:rPr>
          <w:del w:id="6585" w:author="Islam Nady" w:date="2024-06-09T21:04:00Z"/>
          <w:rStyle w:val="-Normal"/>
          <w:rFonts w:ascii="Frutiger LT Arabic 45 Light" w:hAnsi="Frutiger LT Arabic 45 Light" w:cs="Frutiger LT Arabic 45 Light"/>
          <w:color w:val="000000"/>
        </w:rPr>
      </w:pPr>
      <w:del w:id="6586" w:author="Islam Nady" w:date="2024-06-09T21:04:00Z">
        <w:r w:rsidDel="009C3BA9">
          <w:rPr>
            <w:rStyle w:val="-Normal"/>
            <w:rFonts w:ascii="Frutiger LT Arabic 45 Light" w:hAnsi="Frutiger LT Arabic 45 Light" w:cs="Frutiger LT Arabic 45 Light"/>
            <w:color w:val="000000"/>
          </w:rPr>
          <w:delText xml:space="preserve">BAB uses “Microsoft Endpoint Manager” for software deployment for mobile </w:delText>
        </w:r>
        <w:r w:rsidR="002F7B30" w:rsidDel="009C3BA9">
          <w:rPr>
            <w:rStyle w:val="-Normal"/>
            <w:rFonts w:ascii="Frutiger LT Arabic 45 Light" w:hAnsi="Frutiger LT Arabic 45 Light" w:cs="Frutiger LT Arabic 45 Light"/>
            <w:color w:val="000000"/>
          </w:rPr>
          <w:delText>devices.</w:delText>
        </w:r>
      </w:del>
    </w:p>
    <w:p w14:paraId="1D9C96B9" w14:textId="24B2FCD6" w:rsidR="003B2E0D" w:rsidDel="009C3BA9" w:rsidRDefault="003B2E0D" w:rsidP="008D6FC1">
      <w:pPr>
        <w:pStyle w:val="ListParagraph"/>
        <w:numPr>
          <w:ilvl w:val="0"/>
          <w:numId w:val="31"/>
        </w:numPr>
        <w:rPr>
          <w:del w:id="6587" w:author="Islam Nady" w:date="2024-06-09T21:04:00Z"/>
          <w:rStyle w:val="-Normal"/>
          <w:rFonts w:ascii="Frutiger LT Arabic 45 Light" w:hAnsi="Frutiger LT Arabic 45 Light" w:cs="Frutiger LT Arabic 45 Light"/>
          <w:color w:val="000000"/>
        </w:rPr>
      </w:pPr>
      <w:del w:id="6588" w:author="Islam Nady" w:date="2024-06-09T21:04:00Z">
        <w:r w:rsidDel="009C3BA9">
          <w:rPr>
            <w:rStyle w:val="-Normal"/>
            <w:rFonts w:ascii="Frutiger LT Arabic 45 Light" w:hAnsi="Frutiger LT Arabic 45 Light" w:cs="Frutiger LT Arabic 45 Light"/>
            <w:color w:val="000000"/>
          </w:rPr>
          <w:delText>Do</w:delText>
        </w:r>
        <w:r w:rsidR="002F7B30" w:rsidDel="009C3BA9">
          <w:rPr>
            <w:rStyle w:val="-Normal"/>
            <w:rFonts w:ascii="Frutiger LT Arabic 45 Light" w:hAnsi="Frutiger LT Arabic 45 Light" w:cs="Frutiger LT Arabic 45 Light"/>
            <w:color w:val="000000"/>
          </w:rPr>
          <w:delText>es</w:delText>
        </w:r>
        <w:r w:rsidDel="009C3BA9">
          <w:rPr>
            <w:rStyle w:val="-Normal"/>
            <w:rFonts w:ascii="Frutiger LT Arabic 45 Light" w:hAnsi="Frutiger LT Arabic 45 Light" w:cs="Frutiger LT Arabic 45 Light"/>
            <w:color w:val="000000"/>
          </w:rPr>
          <w:delText xml:space="preserve"> your system require client software installation on Mobile devices? (Yes/No)</w:delText>
        </w:r>
      </w:del>
    </w:p>
    <w:p w14:paraId="1B4EE644" w14:textId="019A7051" w:rsidR="003B2E0D" w:rsidDel="009C3BA9" w:rsidRDefault="003B2E0D" w:rsidP="008D6FC1">
      <w:pPr>
        <w:pStyle w:val="ListParagraph"/>
        <w:numPr>
          <w:ilvl w:val="0"/>
          <w:numId w:val="31"/>
        </w:numPr>
        <w:rPr>
          <w:del w:id="6589" w:author="Islam Nady" w:date="2024-06-09T21:04:00Z"/>
          <w:rStyle w:val="-Normal"/>
          <w:rFonts w:ascii="Frutiger LT Arabic 45 Light" w:hAnsi="Frutiger LT Arabic 45 Light" w:cs="Frutiger LT Arabic 45 Light"/>
          <w:color w:val="000000"/>
        </w:rPr>
      </w:pPr>
      <w:del w:id="6590" w:author="Islam Nady" w:date="2024-06-09T21:04:00Z">
        <w:r w:rsidDel="009C3BA9">
          <w:rPr>
            <w:rStyle w:val="-Normal"/>
            <w:rFonts w:ascii="Frutiger LT Arabic 45 Light" w:hAnsi="Frutiger LT Arabic 45 Light" w:cs="Frutiger LT Arabic 45 Light"/>
            <w:color w:val="000000"/>
          </w:rPr>
          <w:delText>Does your client software in a MSI format? (Yes/No)</w:delText>
        </w:r>
      </w:del>
    </w:p>
    <w:p w14:paraId="3CE474E0" w14:textId="1CD38D59" w:rsidR="003B2E0D" w:rsidDel="009C3BA9" w:rsidRDefault="003B2E0D" w:rsidP="008D6FC1">
      <w:pPr>
        <w:pStyle w:val="ListParagraph"/>
        <w:numPr>
          <w:ilvl w:val="0"/>
          <w:numId w:val="31"/>
        </w:numPr>
        <w:rPr>
          <w:del w:id="6591" w:author="Islam Nady" w:date="2024-06-09T21:04:00Z"/>
          <w:rStyle w:val="-Normal"/>
          <w:rFonts w:ascii="Frutiger LT Arabic 45 Light" w:hAnsi="Frutiger LT Arabic 45 Light" w:cs="Frutiger LT Arabic 45 Light"/>
          <w:color w:val="000000"/>
        </w:rPr>
      </w:pPr>
      <w:del w:id="6592" w:author="Islam Nady" w:date="2024-06-09T21:04:00Z">
        <w:r w:rsidDel="009C3BA9">
          <w:rPr>
            <w:rStyle w:val="-Normal"/>
            <w:rFonts w:ascii="Frutiger LT Arabic 45 Light" w:hAnsi="Frutiger LT Arabic 45 Light" w:cs="Frutiger LT Arabic 45 Light"/>
            <w:color w:val="000000"/>
          </w:rPr>
          <w:delText>Does your client software available in mobile devices corresponding app store? (Yes/No)</w:delText>
        </w:r>
      </w:del>
    </w:p>
    <w:p w14:paraId="23649BBB" w14:textId="5782A158" w:rsidR="003B2E0D" w:rsidDel="009C3BA9" w:rsidRDefault="003B2E0D" w:rsidP="008D6FC1">
      <w:pPr>
        <w:pStyle w:val="ListParagraph"/>
        <w:numPr>
          <w:ilvl w:val="0"/>
          <w:numId w:val="31"/>
        </w:numPr>
        <w:rPr>
          <w:del w:id="6593" w:author="Islam Nady" w:date="2024-06-09T21:04:00Z"/>
          <w:rStyle w:val="-Normal"/>
          <w:rFonts w:ascii="Frutiger LT Arabic 45 Light" w:hAnsi="Frutiger LT Arabic 45 Light" w:cs="Frutiger LT Arabic 45 Light"/>
          <w:color w:val="000000"/>
        </w:rPr>
      </w:pPr>
      <w:del w:id="6594" w:author="Islam Nady" w:date="2024-06-09T21:04:00Z">
        <w:r w:rsidDel="009C3BA9">
          <w:rPr>
            <w:rStyle w:val="-Normal"/>
            <w:rFonts w:ascii="Frutiger LT Arabic 45 Light" w:hAnsi="Frutiger LT Arabic 45 Light" w:cs="Frutiger LT Arabic 45 Light"/>
            <w:color w:val="000000"/>
          </w:rPr>
          <w:delText>Does your client software need/allow for custom modification/configuration before pushing it to the devices? (Yes/No)</w:delText>
        </w:r>
      </w:del>
    </w:p>
    <w:p w14:paraId="65B70D0E" w14:textId="15F18A0C" w:rsidR="002F7B30" w:rsidDel="009C3BA9" w:rsidRDefault="003B2E0D" w:rsidP="003B2E0D">
      <w:pPr>
        <w:ind w:firstLine="720"/>
        <w:rPr>
          <w:del w:id="6595" w:author="Islam Nady" w:date="2024-06-09T21:04:00Z"/>
          <w:rStyle w:val="-Normal"/>
          <w:rFonts w:ascii="Frutiger LT Arabic 45 Light" w:hAnsi="Frutiger LT Arabic 45 Light" w:cs="Frutiger LT Arabic 45 Light"/>
          <w:color w:val="000000"/>
        </w:rPr>
      </w:pPr>
      <w:del w:id="6596" w:author="Islam Nady" w:date="2024-06-09T21:04:00Z">
        <w:r w:rsidDel="009C3BA9">
          <w:rPr>
            <w:rStyle w:val="-Normal"/>
            <w:rFonts w:ascii="Frutiger LT Arabic 45 Light" w:hAnsi="Frutiger LT Arabic 45 Light" w:cs="Frutiger LT Arabic 45 Light"/>
            <w:color w:val="000000"/>
          </w:rPr>
          <w:delText xml:space="preserve">Note: </w:delText>
        </w:r>
      </w:del>
    </w:p>
    <w:p w14:paraId="3A7CADCD" w14:textId="48095C48" w:rsidR="003B2E0D" w:rsidDel="009C3BA9" w:rsidRDefault="003B2E0D" w:rsidP="001818D5">
      <w:pPr>
        <w:ind w:left="1440"/>
        <w:rPr>
          <w:del w:id="6597" w:author="Islam Nady" w:date="2024-06-09T21:04:00Z"/>
          <w:rStyle w:val="-Normal"/>
          <w:rFonts w:ascii="Frutiger LT Arabic 45 Light" w:hAnsi="Frutiger LT Arabic 45 Light" w:cs="Frutiger LT Arabic 45 Light"/>
          <w:color w:val="000000"/>
        </w:rPr>
      </w:pPr>
      <w:del w:id="6598" w:author="Islam Nady" w:date="2024-06-09T21:04:00Z">
        <w:r w:rsidDel="009C3BA9">
          <w:rPr>
            <w:rStyle w:val="-Normal"/>
            <w:rFonts w:ascii="Frutiger LT Arabic 45 Light" w:hAnsi="Frutiger LT Arabic 45 Light" w:cs="Frutiger LT Arabic 45 Light"/>
            <w:color w:val="000000"/>
          </w:rPr>
          <w:delText xml:space="preserve">Mobile Apps Deployment does not include functional test after installation, this is the sole responsibility of the </w:delText>
        </w:r>
        <w:r w:rsidR="002F7B30" w:rsidDel="009C3BA9">
          <w:rPr>
            <w:rStyle w:val="-Normal"/>
            <w:rFonts w:ascii="Frutiger LT Arabic 45 Light" w:hAnsi="Frutiger LT Arabic 45 Light" w:cs="Frutiger LT Arabic 45 Light"/>
            <w:color w:val="000000"/>
          </w:rPr>
          <w:delText>p</w:delText>
        </w:r>
        <w:r w:rsidDel="009C3BA9">
          <w:rPr>
            <w:rStyle w:val="-Normal"/>
            <w:rFonts w:ascii="Frutiger LT Arabic 45 Light" w:hAnsi="Frutiger LT Arabic 45 Light" w:cs="Frutiger LT Arabic 45 Light"/>
            <w:color w:val="000000"/>
          </w:rPr>
          <w:delText xml:space="preserve">roject team to conduct the functional test or sanity test. </w:delText>
        </w:r>
      </w:del>
    </w:p>
    <w:p w14:paraId="5C245189" w14:textId="2A261877" w:rsidR="00E2008F" w:rsidRPr="00EB1F74" w:rsidDel="009C3BA9" w:rsidRDefault="00E2008F" w:rsidP="00E2008F">
      <w:pPr>
        <w:rPr>
          <w:del w:id="6599" w:author="Islam Nady" w:date="2024-06-09T21:04:00Z"/>
          <w:rFonts w:ascii="Frutiger LT Arabic 45 Light" w:hAnsi="Frutiger LT Arabic 45 Light" w:cs="Frutiger LT Arabic 45 Light"/>
          <w:color w:val="000000" w:themeColor="text1"/>
        </w:rPr>
      </w:pPr>
      <w:bookmarkStart w:id="6600" w:name="_Toc465250465"/>
      <w:bookmarkStart w:id="6601" w:name="_Toc465254829"/>
    </w:p>
    <w:p w14:paraId="7858DA38" w14:textId="77777777" w:rsidR="00E2008F" w:rsidRPr="00EB1F74" w:rsidRDefault="00E2008F" w:rsidP="00E2008F">
      <w:pPr>
        <w:rPr>
          <w:rFonts w:ascii="Frutiger LT Arabic 45 Light" w:hAnsi="Frutiger LT Arabic 45 Light" w:cs="Frutiger LT Arabic 45 Light"/>
          <w:color w:val="000000" w:themeColor="text1"/>
        </w:rPr>
        <w:sectPr w:rsidR="00E2008F" w:rsidRPr="00EB1F74" w:rsidSect="009C786A">
          <w:headerReference w:type="even" r:id="rId64"/>
          <w:headerReference w:type="default" r:id="rId65"/>
          <w:footerReference w:type="even" r:id="rId66"/>
          <w:footerReference w:type="default" r:id="rId67"/>
          <w:headerReference w:type="first" r:id="rId68"/>
          <w:footerReference w:type="first" r:id="rId69"/>
          <w:pgSz w:w="11907" w:h="16840" w:code="9"/>
          <w:pgMar w:top="720" w:right="720" w:bottom="720" w:left="720" w:header="576" w:footer="288" w:gutter="0"/>
          <w:cols w:space="720"/>
          <w:docGrid w:linePitch="360"/>
        </w:sectPr>
      </w:pPr>
    </w:p>
    <w:p w14:paraId="3050B092" w14:textId="77777777" w:rsidR="00697386" w:rsidRPr="00026538" w:rsidRDefault="00697386" w:rsidP="00697386">
      <w:pPr>
        <w:pStyle w:val="-Heading1"/>
        <w:shd w:val="clear" w:color="auto" w:fill="E7E6E6"/>
        <w:rPr>
          <w:ins w:id="6604" w:author="Islam Nady" w:date="2024-06-09T21:04:00Z"/>
          <w:rFonts w:ascii="Frutiger LT Arabic 45 Light" w:eastAsia="Calibri" w:hAnsi="Frutiger LT Arabic 45 Light" w:cs="Frutiger LT Arabic 45 Light"/>
          <w:color w:val="FF0000"/>
          <w:kern w:val="0"/>
          <w:sz w:val="28"/>
          <w:szCs w:val="28"/>
          <w:lang w:val="fr-FR"/>
          <w:rPrChange w:id="6605" w:author="Mohamed Amer" w:date="2024-06-11T12:13:00Z" w16du:dateUtc="2024-06-11T09:13:00Z">
            <w:rPr>
              <w:ins w:id="6606" w:author="Islam Nady" w:date="2024-06-09T21:04:00Z"/>
              <w:rFonts w:ascii="Frutiger LT Arabic 45 Light" w:eastAsia="Calibri" w:hAnsi="Frutiger LT Arabic 45 Light" w:cs="Frutiger LT Arabic 45 Light"/>
              <w:color w:val="FF0000"/>
              <w:kern w:val="0"/>
              <w:sz w:val="28"/>
              <w:szCs w:val="28"/>
            </w:rPr>
          </w:rPrChange>
        </w:rPr>
      </w:pPr>
      <w:bookmarkStart w:id="6607" w:name="_Toc162956084"/>
      <w:bookmarkStart w:id="6608" w:name="_Toc133740318"/>
      <w:ins w:id="6609" w:author="Islam Nady" w:date="2024-06-09T21:04:00Z">
        <w:r w:rsidRPr="00026538">
          <w:rPr>
            <w:rFonts w:ascii="Frutiger LT Arabic 45 Light" w:eastAsia="Calibri" w:hAnsi="Frutiger LT Arabic 45 Light" w:cs="Frutiger LT Arabic 45 Light"/>
            <w:color w:val="FF0000"/>
            <w:kern w:val="0"/>
            <w:sz w:val="28"/>
            <w:szCs w:val="28"/>
            <w:lang w:val="fr-FR"/>
            <w:rPrChange w:id="6610" w:author="Mohamed Amer" w:date="2024-06-11T12:13:00Z" w16du:dateUtc="2024-06-11T09:13:00Z">
              <w:rPr>
                <w:rFonts w:ascii="Frutiger LT Arabic 45 Light" w:eastAsia="Calibri" w:hAnsi="Frutiger LT Arabic 45 Light" w:cs="Frutiger LT Arabic 45 Light"/>
                <w:color w:val="FF0000"/>
                <w:kern w:val="0"/>
                <w:sz w:val="28"/>
                <w:szCs w:val="28"/>
              </w:rPr>
            </w:rPrChange>
          </w:rPr>
          <w:lastRenderedPageBreak/>
          <w:t>Appendix A: Automation Anywhere Infrastructure Prerequisites Document</w:t>
        </w:r>
        <w:bookmarkEnd w:id="6607"/>
      </w:ins>
    </w:p>
    <w:p w14:paraId="22929AD8" w14:textId="77777777" w:rsidR="00697386" w:rsidRDefault="00697386" w:rsidP="00697386">
      <w:pPr>
        <w:rPr>
          <w:ins w:id="6611" w:author="Islam Nady" w:date="2024-06-09T21:04:00Z"/>
          <w:rStyle w:val="-Normal"/>
          <w:rFonts w:ascii="Frutiger LT Arabic 45 Light" w:hAnsi="Frutiger LT Arabic 45 Light" w:cs="Frutiger LT Arabic 45 Light"/>
          <w:color w:val="000000" w:themeColor="text1"/>
        </w:rPr>
      </w:pPr>
      <w:ins w:id="6612" w:author="Islam Nady" w:date="2024-06-09T21:04:00Z">
        <w:r w:rsidRPr="00EB1F74">
          <w:rPr>
            <w:rStyle w:val="-Normal"/>
            <w:rFonts w:ascii="Frutiger LT Arabic 45 Light" w:hAnsi="Frutiger LT Arabic 45 Light" w:cs="Frutiger LT Arabic 45 Light"/>
            <w:color w:val="000000" w:themeColor="text1"/>
          </w:rPr>
          <w:t xml:space="preserve">Detailed Information </w:t>
        </w:r>
        <w:r>
          <w:rPr>
            <w:rStyle w:val="-Normal"/>
            <w:rFonts w:ascii="Frutiger LT Arabic 45 Light" w:hAnsi="Frutiger LT Arabic 45 Light" w:cs="Frutiger LT Arabic 45 Light"/>
            <w:color w:val="000000" w:themeColor="text1"/>
          </w:rPr>
          <w:t>of</w:t>
        </w:r>
        <w:r w:rsidRPr="00A765E6">
          <w:t xml:space="preserve"> </w:t>
        </w:r>
        <w:r w:rsidRPr="00A765E6">
          <w:rPr>
            <w:rStyle w:val="-Normal"/>
            <w:rFonts w:ascii="Frutiger LT Arabic 45 Light" w:hAnsi="Frutiger LT Arabic 45 Light" w:cs="Frutiger LT Arabic 45 Light"/>
            <w:color w:val="000000" w:themeColor="text1"/>
          </w:rPr>
          <w:t>hardware pre-requisites of the Production and Development</w:t>
        </w:r>
        <w:r>
          <w:rPr>
            <w:rStyle w:val="-Normal"/>
            <w:rFonts w:ascii="Frutiger LT Arabic 45 Light" w:hAnsi="Frutiger LT Arabic 45 Light" w:cs="Frutiger LT Arabic 45 Light"/>
            <w:color w:val="000000" w:themeColor="text1"/>
          </w:rPr>
          <w:t xml:space="preserve"> </w:t>
        </w:r>
        <w:r w:rsidRPr="00A765E6">
          <w:rPr>
            <w:rStyle w:val="-Normal"/>
            <w:rFonts w:ascii="Frutiger LT Arabic 45 Light" w:hAnsi="Frutiger LT Arabic 45 Light" w:cs="Frutiger LT Arabic 45 Light"/>
            <w:color w:val="000000" w:themeColor="text1"/>
          </w:rPr>
          <w:t>environments of Automation Anywhere at Bank Albilad’ environment</w:t>
        </w:r>
        <w:r>
          <w:rPr>
            <w:rStyle w:val="-Normal"/>
            <w:rFonts w:ascii="Frutiger LT Arabic 45 Light" w:hAnsi="Frutiger LT Arabic 45 Light" w:cs="Frutiger LT Arabic 45 Light"/>
            <w:color w:val="000000" w:themeColor="text1"/>
          </w:rPr>
          <w:t xml:space="preserve"> on BAB </w:t>
        </w:r>
        <w:r>
          <w:rPr>
            <w:rStyle w:val="-Normal"/>
            <w:rFonts w:ascii="Frutiger LT Arabic 45 Light" w:hAnsi="Frutiger LT Arabic 45 Light" w:cs="Frutiger LT Arabic 45 Light"/>
            <w:color w:val="000000" w:themeColor="text1"/>
          </w:rPr>
          <w:fldChar w:fldCharType="begin"/>
        </w:r>
        <w:r>
          <w:rPr>
            <w:rStyle w:val="-Normal"/>
            <w:rFonts w:ascii="Frutiger LT Arabic 45 Light" w:hAnsi="Frutiger LT Arabic 45 Light" w:cs="Frutiger LT Arabic 45 Light"/>
            <w:color w:val="000000" w:themeColor="text1"/>
          </w:rPr>
          <w:instrText xml:space="preserve"> HYPERLINK "http://intranet/BABDocs/BABDOCS/Forms/AllItems.aspx?RootFolder=%2FBABDocs%2FBABDOCS%2FBAB%2DIT%2DDivision%2FIT%20Solutions%20and%20Development%20Dept%2FApplication%20Reference%2FRPA%2FAutomationAnywhere&amp;FolderCTID=0x012000DCEF7A011F76574789B71D38C8D24FA1&amp;View" </w:instrText>
        </w:r>
        <w:r>
          <w:rPr>
            <w:rStyle w:val="-Normal"/>
            <w:rFonts w:ascii="Frutiger LT Arabic 45 Light" w:hAnsi="Frutiger LT Arabic 45 Light" w:cs="Frutiger LT Arabic 45 Light"/>
            <w:color w:val="000000" w:themeColor="text1"/>
          </w:rPr>
        </w:r>
        <w:r>
          <w:rPr>
            <w:rStyle w:val="-Normal"/>
            <w:rFonts w:ascii="Frutiger LT Arabic 45 Light" w:hAnsi="Frutiger LT Arabic 45 Light" w:cs="Frutiger LT Arabic 45 Light"/>
            <w:color w:val="000000" w:themeColor="text1"/>
          </w:rPr>
          <w:fldChar w:fldCharType="separate"/>
        </w:r>
        <w:r w:rsidRPr="00457EE3">
          <w:rPr>
            <w:rStyle w:val="Hyperlink"/>
            <w:rFonts w:ascii="Frutiger LT Arabic 45 Light" w:hAnsi="Frutiger LT Arabic 45 Light" w:cs="Frutiger LT Arabic 45 Light"/>
            <w:sz w:val="20"/>
            <w:szCs w:val="20"/>
          </w:rPr>
          <w:t>intranet</w:t>
        </w:r>
        <w:r>
          <w:rPr>
            <w:rStyle w:val="-Normal"/>
            <w:rFonts w:ascii="Frutiger LT Arabic 45 Light" w:hAnsi="Frutiger LT Arabic 45 Light" w:cs="Frutiger LT Arabic 45 Light"/>
            <w:color w:val="000000" w:themeColor="text1"/>
          </w:rPr>
          <w:fldChar w:fldCharType="end"/>
        </w:r>
        <w:r>
          <w:rPr>
            <w:rStyle w:val="-Normal"/>
            <w:rFonts w:ascii="Frutiger LT Arabic 45 Light" w:hAnsi="Frutiger LT Arabic 45 Light" w:cs="Frutiger LT Arabic 45 Light"/>
            <w:color w:val="000000" w:themeColor="text1"/>
          </w:rPr>
          <w:t>.</w:t>
        </w:r>
      </w:ins>
    </w:p>
    <w:p w14:paraId="03B8944D" w14:textId="4B871CD2" w:rsidR="00163DB1" w:rsidRPr="00A7108F" w:rsidDel="00697386" w:rsidRDefault="00163DB1" w:rsidP="00697386">
      <w:pPr>
        <w:pStyle w:val="-Heading1"/>
        <w:shd w:val="clear" w:color="auto" w:fill="E7E6E6"/>
        <w:rPr>
          <w:del w:id="6613" w:author="Islam Nady" w:date="2024-06-09T21:04:00Z"/>
          <w:rFonts w:ascii="Frutiger LT Arabic 45 Light" w:eastAsia="Calibri" w:hAnsi="Frutiger LT Arabic 45 Light" w:cs="Frutiger LT Arabic 45 Light"/>
          <w:color w:val="FF0000"/>
          <w:kern w:val="0"/>
          <w:sz w:val="28"/>
          <w:szCs w:val="28"/>
        </w:rPr>
      </w:pPr>
      <w:del w:id="6614" w:author="Islam Nady" w:date="2024-06-09T21:04:00Z">
        <w:r w:rsidRPr="00A7108F" w:rsidDel="00697386">
          <w:rPr>
            <w:rFonts w:ascii="Frutiger LT Arabic 45 Light" w:eastAsia="Calibri" w:hAnsi="Frutiger LT Arabic 45 Light" w:cs="Frutiger LT Arabic 45 Light"/>
            <w:color w:val="FF0000"/>
            <w:kern w:val="0"/>
            <w:sz w:val="28"/>
            <w:szCs w:val="28"/>
          </w:rPr>
          <w:delText>Appendix</w:delText>
        </w:r>
        <w:bookmarkEnd w:id="6600"/>
        <w:bookmarkEnd w:id="6601"/>
        <w:r w:rsidR="00A7108F" w:rsidDel="00697386">
          <w:rPr>
            <w:rFonts w:ascii="Frutiger LT Arabic 45 Light" w:eastAsia="Calibri" w:hAnsi="Frutiger LT Arabic 45 Light" w:cs="Frutiger LT Arabic 45 Light"/>
            <w:color w:val="FF0000"/>
            <w:kern w:val="0"/>
            <w:sz w:val="28"/>
            <w:szCs w:val="28"/>
          </w:rPr>
          <w:delText xml:space="preserve"> A</w:delText>
        </w:r>
        <w:r w:rsidR="00E05FE3" w:rsidDel="00697386">
          <w:rPr>
            <w:rFonts w:ascii="Frutiger LT Arabic 45 Light" w:eastAsia="Calibri" w:hAnsi="Frutiger LT Arabic 45 Light" w:cs="Frutiger LT Arabic 45 Light"/>
            <w:color w:val="FF0000"/>
            <w:kern w:val="0"/>
            <w:sz w:val="28"/>
            <w:szCs w:val="28"/>
          </w:rPr>
          <w:delText>: …</w:delText>
        </w:r>
        <w:bookmarkEnd w:id="6608"/>
      </w:del>
    </w:p>
    <w:p w14:paraId="5B1E0E7C" w14:textId="55621F1E" w:rsidR="00163DB1" w:rsidRPr="00EB1F74" w:rsidRDefault="00682B9C" w:rsidP="00697386">
      <w:pPr>
        <w:pStyle w:val="-Heading1"/>
        <w:shd w:val="clear" w:color="auto" w:fill="E7E6E6"/>
        <w:rPr>
          <w:rStyle w:val="-Normal"/>
          <w:rFonts w:ascii="Frutiger LT Arabic 45 Light" w:hAnsi="Frutiger LT Arabic 45 Light" w:cs="Frutiger LT Arabic 45 Light"/>
          <w:color w:val="000000" w:themeColor="text1"/>
        </w:rPr>
      </w:pPr>
      <w:del w:id="6615" w:author="Islam Nady" w:date="2024-06-09T21:04:00Z">
        <w:r w:rsidRPr="00EB1F74" w:rsidDel="00697386">
          <w:rPr>
            <w:rStyle w:val="-Normal"/>
            <w:rFonts w:ascii="Frutiger LT Arabic 45 Light" w:hAnsi="Frutiger LT Arabic 45 Light" w:cs="Frutiger LT Arabic 45 Light"/>
            <w:color w:val="000000" w:themeColor="text1"/>
          </w:rPr>
          <w:lastRenderedPageBreak/>
          <w:delText>Detailed Information for more clarification goes here</w:delText>
        </w:r>
        <w:r w:rsidR="00163DB1" w:rsidRPr="00EB1F74" w:rsidDel="00697386">
          <w:rPr>
            <w:rStyle w:val="-Normal"/>
            <w:rFonts w:ascii="Frutiger LT Arabic 45 Light" w:hAnsi="Frutiger LT Arabic 45 Light" w:cs="Frutiger LT Arabic 45 Light"/>
            <w:color w:val="000000" w:themeColor="text1"/>
          </w:rPr>
          <w:delText>.</w:delText>
        </w:r>
      </w:del>
    </w:p>
    <w:sectPr w:rsidR="00163DB1" w:rsidRPr="00EB1F74" w:rsidSect="009C786A">
      <w:headerReference w:type="default" r:id="rId70"/>
      <w:footerReference w:type="default" r:id="rId71"/>
      <w:pgSz w:w="11907" w:h="16840" w:code="9"/>
      <w:pgMar w:top="720" w:right="720" w:bottom="720" w:left="720"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CEAF4" w14:textId="77777777" w:rsidR="0033150E" w:rsidRDefault="0033150E">
      <w:r>
        <w:separator/>
      </w:r>
    </w:p>
  </w:endnote>
  <w:endnote w:type="continuationSeparator" w:id="0">
    <w:p w14:paraId="60302759" w14:textId="77777777" w:rsidR="0033150E" w:rsidRDefault="00331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
    <w:altName w:val="Arial"/>
    <w:panose1 w:val="020B0604020202030204"/>
    <w:charset w:val="00"/>
    <w:family w:val="swiss"/>
    <w:pitch w:val="variable"/>
    <w:sig w:usb0="00000003" w:usb1="00000000" w:usb2="00000000" w:usb3="00000000" w:csb0="00000001" w:csb1="00000000"/>
  </w:font>
  <w:font w:name="Frutiger LT Arabic 45 Light">
    <w:altName w:val="Arial"/>
    <w:charset w:val="00"/>
    <w:family w:val="swiss"/>
    <w:pitch w:val="variable"/>
    <w:sig w:usb0="800020AF" w:usb1="C000A04A" w:usb2="00000008" w:usb3="00000000" w:csb0="0000004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31491" w14:textId="77777777" w:rsidR="00E162B2" w:rsidRDefault="00E162B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C9B46" w14:textId="77777777" w:rsidR="00E162B2" w:rsidRDefault="00E162B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C76FB" w14:textId="77777777" w:rsidR="00E162B2" w:rsidRDefault="00E162B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096"/>
      <w:gridCol w:w="3096"/>
      <w:gridCol w:w="4248"/>
    </w:tblGrid>
    <w:tr w:rsidR="00E162B2" w14:paraId="3EAD31D0" w14:textId="77777777" w:rsidTr="009F506A">
      <w:tc>
        <w:tcPr>
          <w:tcW w:w="3096" w:type="dxa"/>
        </w:tcPr>
        <w:p w14:paraId="2A89DB20" w14:textId="77777777" w:rsidR="00E162B2" w:rsidRPr="007317D7" w:rsidRDefault="00E162B2" w:rsidP="007D72B2">
          <w:pPr>
            <w:rPr>
              <w:rStyle w:val="-header-footer"/>
            </w:rPr>
          </w:pPr>
          <w:r>
            <w:rPr>
              <w:rStyle w:val="-header-footer"/>
            </w:rPr>
            <w:t>IT Division</w:t>
          </w:r>
        </w:p>
      </w:tc>
      <w:tc>
        <w:tcPr>
          <w:tcW w:w="3096" w:type="dxa"/>
        </w:tcPr>
        <w:p w14:paraId="05A81F90" w14:textId="77777777" w:rsidR="00E162B2" w:rsidRDefault="00E162B2" w:rsidP="004D31A8">
          <w:pPr>
            <w:jc w:val="center"/>
            <w:rPr>
              <w:rStyle w:val="-header-footer"/>
              <w:rFonts w:ascii="Times New Roman" w:hAnsi="Times New Roman" w:cs="Times New Roman"/>
              <w:sz w:val="24"/>
            </w:rPr>
          </w:pPr>
          <w:r>
            <w:rPr>
              <w:rStyle w:val="-header-footer"/>
            </w:rPr>
            <w:t xml:space="preserve">                      </w:t>
          </w:r>
          <w:r w:rsidRPr="00951449">
            <w:rPr>
              <w:rStyle w:val="-header-footer"/>
            </w:rPr>
            <w:fldChar w:fldCharType="begin"/>
          </w:r>
          <w:r w:rsidRPr="00951449">
            <w:rPr>
              <w:rStyle w:val="-header-footer"/>
            </w:rPr>
            <w:instrText xml:space="preserve"> PAGE </w:instrText>
          </w:r>
          <w:r w:rsidRPr="00951449">
            <w:rPr>
              <w:rStyle w:val="-header-footer"/>
            </w:rPr>
            <w:fldChar w:fldCharType="separate"/>
          </w:r>
          <w:r>
            <w:rPr>
              <w:rStyle w:val="-header-footer"/>
              <w:noProof/>
            </w:rPr>
            <w:t>19</w:t>
          </w:r>
          <w:r w:rsidRPr="00951449">
            <w:rPr>
              <w:rStyle w:val="-header-footer"/>
            </w:rPr>
            <w:fldChar w:fldCharType="end"/>
          </w:r>
        </w:p>
      </w:tc>
      <w:tc>
        <w:tcPr>
          <w:tcW w:w="4248" w:type="dxa"/>
        </w:tcPr>
        <w:p w14:paraId="1DCF8EFD" w14:textId="77777777" w:rsidR="00E162B2" w:rsidRPr="00951449" w:rsidRDefault="00E162B2" w:rsidP="00951449">
          <w:pPr>
            <w:jc w:val="right"/>
            <w:rPr>
              <w:rStyle w:val="-header-footer"/>
            </w:rPr>
          </w:pPr>
          <w:r>
            <w:rPr>
              <w:rStyle w:val="-header-footer"/>
            </w:rPr>
            <w:t xml:space="preserve"> Internal Use</w:t>
          </w:r>
        </w:p>
      </w:tc>
    </w:tr>
  </w:tbl>
  <w:p w14:paraId="155CD15B" w14:textId="77777777" w:rsidR="00E162B2" w:rsidRPr="00951449" w:rsidRDefault="00E162B2" w:rsidP="007D7AAA">
    <w:pPr>
      <w:rPr>
        <w:rStyle w:val="-header-footer"/>
        <w:rFonts w:ascii="Times New Roman" w:hAnsi="Times New Roman" w:cs="Times New Roman"/>
        <w:sz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7BE9F" w14:textId="77777777" w:rsidR="00E162B2" w:rsidRDefault="00E162B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702B" w14:textId="77777777" w:rsidR="00E162B2" w:rsidRDefault="00E162B2">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096"/>
      <w:gridCol w:w="3096"/>
      <w:gridCol w:w="4248"/>
    </w:tblGrid>
    <w:tr w:rsidR="00E162B2" w14:paraId="50F0E6AC" w14:textId="77777777" w:rsidTr="009F506A">
      <w:tc>
        <w:tcPr>
          <w:tcW w:w="3096" w:type="dxa"/>
        </w:tcPr>
        <w:p w14:paraId="4D72E565" w14:textId="77777777" w:rsidR="00E162B2" w:rsidRPr="007317D7" w:rsidRDefault="00E162B2" w:rsidP="007D72B2">
          <w:pPr>
            <w:rPr>
              <w:rStyle w:val="-header-footer"/>
            </w:rPr>
          </w:pPr>
          <w:r>
            <w:rPr>
              <w:rStyle w:val="-header-footer"/>
            </w:rPr>
            <w:t>IT Division</w:t>
          </w:r>
        </w:p>
      </w:tc>
      <w:tc>
        <w:tcPr>
          <w:tcW w:w="3096" w:type="dxa"/>
        </w:tcPr>
        <w:p w14:paraId="4BD73300" w14:textId="77777777" w:rsidR="00E162B2" w:rsidRDefault="00E162B2" w:rsidP="004D31A8">
          <w:pPr>
            <w:jc w:val="center"/>
            <w:rPr>
              <w:rStyle w:val="-header-footer"/>
              <w:rFonts w:ascii="Times New Roman" w:hAnsi="Times New Roman" w:cs="Times New Roman"/>
              <w:sz w:val="24"/>
            </w:rPr>
          </w:pPr>
          <w:r>
            <w:rPr>
              <w:rStyle w:val="-header-footer"/>
            </w:rPr>
            <w:t xml:space="preserve">                      </w:t>
          </w:r>
          <w:r w:rsidRPr="00951449">
            <w:rPr>
              <w:rStyle w:val="-header-footer"/>
            </w:rPr>
            <w:fldChar w:fldCharType="begin"/>
          </w:r>
          <w:r w:rsidRPr="00951449">
            <w:rPr>
              <w:rStyle w:val="-header-footer"/>
            </w:rPr>
            <w:instrText xml:space="preserve"> PAGE </w:instrText>
          </w:r>
          <w:r w:rsidRPr="00951449">
            <w:rPr>
              <w:rStyle w:val="-header-footer"/>
            </w:rPr>
            <w:fldChar w:fldCharType="separate"/>
          </w:r>
          <w:r>
            <w:rPr>
              <w:rStyle w:val="-header-footer"/>
              <w:noProof/>
            </w:rPr>
            <w:t>21</w:t>
          </w:r>
          <w:r w:rsidRPr="00951449">
            <w:rPr>
              <w:rStyle w:val="-header-footer"/>
            </w:rPr>
            <w:fldChar w:fldCharType="end"/>
          </w:r>
        </w:p>
      </w:tc>
      <w:tc>
        <w:tcPr>
          <w:tcW w:w="4248" w:type="dxa"/>
        </w:tcPr>
        <w:p w14:paraId="19CC62A4" w14:textId="77777777" w:rsidR="00E162B2" w:rsidRPr="00951449" w:rsidRDefault="00E162B2" w:rsidP="00951449">
          <w:pPr>
            <w:jc w:val="right"/>
            <w:rPr>
              <w:rStyle w:val="-header-footer"/>
            </w:rPr>
          </w:pPr>
          <w:r>
            <w:rPr>
              <w:rStyle w:val="-header-footer"/>
            </w:rPr>
            <w:t xml:space="preserve"> Internal Use</w:t>
          </w:r>
        </w:p>
      </w:tc>
    </w:tr>
  </w:tbl>
  <w:p w14:paraId="44CE3E0F" w14:textId="77777777" w:rsidR="00E162B2" w:rsidRPr="00951449" w:rsidRDefault="00E162B2" w:rsidP="007D7AAA">
    <w:pPr>
      <w:rPr>
        <w:rStyle w:val="-header-footer"/>
        <w:rFonts w:ascii="Times New Roman" w:hAnsi="Times New Roman" w:cs="Times New Roman"/>
        <w:sz w:val="24"/>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C30F2" w14:textId="77777777" w:rsidR="00E162B2" w:rsidRDefault="00E162B2">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3AAB1" w14:textId="77777777" w:rsidR="00E162B2" w:rsidRDefault="00E162B2">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096"/>
      <w:gridCol w:w="3096"/>
      <w:gridCol w:w="4248"/>
    </w:tblGrid>
    <w:tr w:rsidR="00E162B2" w14:paraId="5F7FC5C4" w14:textId="77777777" w:rsidTr="009F506A">
      <w:tc>
        <w:tcPr>
          <w:tcW w:w="3096" w:type="dxa"/>
        </w:tcPr>
        <w:p w14:paraId="2D8F2A19" w14:textId="77777777" w:rsidR="00E162B2" w:rsidRPr="007317D7" w:rsidRDefault="00E162B2" w:rsidP="007D72B2">
          <w:pPr>
            <w:rPr>
              <w:rStyle w:val="-header-footer"/>
            </w:rPr>
          </w:pPr>
          <w:r>
            <w:rPr>
              <w:rStyle w:val="-header-footer"/>
            </w:rPr>
            <w:t>IT Division</w:t>
          </w:r>
        </w:p>
      </w:tc>
      <w:tc>
        <w:tcPr>
          <w:tcW w:w="3096" w:type="dxa"/>
        </w:tcPr>
        <w:p w14:paraId="684EDC91" w14:textId="77777777" w:rsidR="00E162B2" w:rsidRDefault="00E162B2" w:rsidP="004D31A8">
          <w:pPr>
            <w:jc w:val="center"/>
            <w:rPr>
              <w:rStyle w:val="-header-footer"/>
              <w:rFonts w:ascii="Times New Roman" w:hAnsi="Times New Roman" w:cs="Times New Roman"/>
              <w:sz w:val="24"/>
            </w:rPr>
          </w:pPr>
          <w:r>
            <w:rPr>
              <w:rStyle w:val="-header-footer"/>
            </w:rPr>
            <w:t xml:space="preserve">                      </w:t>
          </w:r>
          <w:r w:rsidRPr="00951449">
            <w:rPr>
              <w:rStyle w:val="-header-footer"/>
            </w:rPr>
            <w:fldChar w:fldCharType="begin"/>
          </w:r>
          <w:r w:rsidRPr="00951449">
            <w:rPr>
              <w:rStyle w:val="-header-footer"/>
            </w:rPr>
            <w:instrText xml:space="preserve"> PAGE </w:instrText>
          </w:r>
          <w:r w:rsidRPr="00951449">
            <w:rPr>
              <w:rStyle w:val="-header-footer"/>
            </w:rPr>
            <w:fldChar w:fldCharType="separate"/>
          </w:r>
          <w:r>
            <w:rPr>
              <w:rStyle w:val="-header-footer"/>
              <w:noProof/>
            </w:rPr>
            <w:t>22</w:t>
          </w:r>
          <w:r w:rsidRPr="00951449">
            <w:rPr>
              <w:rStyle w:val="-header-footer"/>
            </w:rPr>
            <w:fldChar w:fldCharType="end"/>
          </w:r>
        </w:p>
      </w:tc>
      <w:tc>
        <w:tcPr>
          <w:tcW w:w="4248" w:type="dxa"/>
        </w:tcPr>
        <w:p w14:paraId="34709E90" w14:textId="77777777" w:rsidR="00E162B2" w:rsidRPr="00951449" w:rsidRDefault="00E162B2" w:rsidP="00951449">
          <w:pPr>
            <w:jc w:val="right"/>
            <w:rPr>
              <w:rStyle w:val="-header-footer"/>
            </w:rPr>
          </w:pPr>
          <w:r>
            <w:rPr>
              <w:rStyle w:val="-header-footer"/>
            </w:rPr>
            <w:t xml:space="preserve"> Internal Use</w:t>
          </w:r>
        </w:p>
      </w:tc>
    </w:tr>
  </w:tbl>
  <w:p w14:paraId="43D2C6AC" w14:textId="77777777" w:rsidR="00E162B2" w:rsidRPr="00951449" w:rsidRDefault="00E162B2" w:rsidP="007D7AAA">
    <w:pPr>
      <w:rPr>
        <w:rStyle w:val="-header-footer"/>
        <w:rFonts w:ascii="Times New Roman" w:hAnsi="Times New Roman" w:cs="Times New Roman"/>
        <w:sz w:val="2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FD312" w14:textId="77777777" w:rsidR="00E162B2" w:rsidRDefault="00E162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096"/>
      <w:gridCol w:w="3096"/>
      <w:gridCol w:w="4248"/>
    </w:tblGrid>
    <w:tr w:rsidR="00E162B2" w14:paraId="250B1DBC" w14:textId="77777777" w:rsidTr="009F506A">
      <w:tc>
        <w:tcPr>
          <w:tcW w:w="3096" w:type="dxa"/>
        </w:tcPr>
        <w:p w14:paraId="290C34F1" w14:textId="77777777" w:rsidR="00E162B2" w:rsidRPr="007317D7" w:rsidRDefault="00E162B2" w:rsidP="007D72B2">
          <w:pPr>
            <w:rPr>
              <w:rStyle w:val="-header-footer"/>
            </w:rPr>
          </w:pPr>
          <w:r>
            <w:rPr>
              <w:rStyle w:val="-header-footer"/>
            </w:rPr>
            <w:t>IT Division</w:t>
          </w:r>
        </w:p>
      </w:tc>
      <w:tc>
        <w:tcPr>
          <w:tcW w:w="3096" w:type="dxa"/>
        </w:tcPr>
        <w:p w14:paraId="5457DBD7" w14:textId="77777777" w:rsidR="00E162B2" w:rsidRDefault="00E162B2" w:rsidP="004D31A8">
          <w:pPr>
            <w:jc w:val="center"/>
            <w:rPr>
              <w:rStyle w:val="-header-footer"/>
              <w:rFonts w:ascii="Times New Roman" w:hAnsi="Times New Roman" w:cs="Times New Roman"/>
              <w:sz w:val="24"/>
            </w:rPr>
          </w:pPr>
          <w:r>
            <w:rPr>
              <w:rStyle w:val="-header-footer"/>
            </w:rPr>
            <w:t xml:space="preserve">                      </w:t>
          </w:r>
          <w:r w:rsidRPr="00951449">
            <w:rPr>
              <w:rStyle w:val="-header-footer"/>
            </w:rPr>
            <w:fldChar w:fldCharType="begin"/>
          </w:r>
          <w:r w:rsidRPr="00951449">
            <w:rPr>
              <w:rStyle w:val="-header-footer"/>
            </w:rPr>
            <w:instrText xml:space="preserve"> PAGE </w:instrText>
          </w:r>
          <w:r w:rsidRPr="00951449">
            <w:rPr>
              <w:rStyle w:val="-header-footer"/>
            </w:rPr>
            <w:fldChar w:fldCharType="separate"/>
          </w:r>
          <w:r>
            <w:rPr>
              <w:rStyle w:val="-header-footer"/>
              <w:noProof/>
            </w:rPr>
            <w:t>6</w:t>
          </w:r>
          <w:r w:rsidRPr="00951449">
            <w:rPr>
              <w:rStyle w:val="-header-footer"/>
            </w:rPr>
            <w:fldChar w:fldCharType="end"/>
          </w:r>
        </w:p>
      </w:tc>
      <w:tc>
        <w:tcPr>
          <w:tcW w:w="4248" w:type="dxa"/>
        </w:tcPr>
        <w:p w14:paraId="49999C39" w14:textId="77777777" w:rsidR="00E162B2" w:rsidRPr="00951449" w:rsidRDefault="00E162B2" w:rsidP="00951449">
          <w:pPr>
            <w:jc w:val="right"/>
            <w:rPr>
              <w:rStyle w:val="-header-footer"/>
            </w:rPr>
          </w:pPr>
          <w:r>
            <w:rPr>
              <w:rStyle w:val="-header-footer"/>
            </w:rPr>
            <w:t xml:space="preserve"> Internal Use</w:t>
          </w:r>
        </w:p>
      </w:tc>
    </w:tr>
  </w:tbl>
  <w:p w14:paraId="368085C5" w14:textId="77777777" w:rsidR="00E162B2" w:rsidRPr="00951449" w:rsidRDefault="00E162B2" w:rsidP="007D7AAA">
    <w:pPr>
      <w:rPr>
        <w:rStyle w:val="-header-footer"/>
        <w:rFonts w:ascii="Times New Roman" w:hAnsi="Times New Roman" w:cs="Times New Roman"/>
        <w:sz w:val="2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096"/>
      <w:gridCol w:w="3096"/>
      <w:gridCol w:w="4248"/>
    </w:tblGrid>
    <w:tr w:rsidR="00E162B2" w14:paraId="41C42DA4" w14:textId="77777777" w:rsidTr="00CB3C97">
      <w:tc>
        <w:tcPr>
          <w:tcW w:w="3096" w:type="dxa"/>
        </w:tcPr>
        <w:p w14:paraId="30B2B9AF" w14:textId="77777777" w:rsidR="00E162B2" w:rsidRPr="007317D7" w:rsidRDefault="00E162B2" w:rsidP="008E3194">
          <w:pPr>
            <w:rPr>
              <w:rStyle w:val="-header-footer"/>
            </w:rPr>
          </w:pPr>
          <w:r>
            <w:rPr>
              <w:rStyle w:val="-header-footer"/>
            </w:rPr>
            <w:t>IT Division</w:t>
          </w:r>
        </w:p>
      </w:tc>
      <w:tc>
        <w:tcPr>
          <w:tcW w:w="3096" w:type="dxa"/>
        </w:tcPr>
        <w:p w14:paraId="538A39A7" w14:textId="77777777" w:rsidR="00E162B2" w:rsidRDefault="00E162B2" w:rsidP="004D31A8">
          <w:pPr>
            <w:jc w:val="center"/>
            <w:rPr>
              <w:rStyle w:val="-header-footer"/>
              <w:rFonts w:ascii="Times New Roman" w:hAnsi="Times New Roman" w:cs="Times New Roman"/>
              <w:sz w:val="24"/>
            </w:rPr>
          </w:pPr>
          <w:r>
            <w:rPr>
              <w:rStyle w:val="-header-footer"/>
            </w:rPr>
            <w:t xml:space="preserve">                     </w:t>
          </w:r>
          <w:r w:rsidRPr="00951449">
            <w:rPr>
              <w:rStyle w:val="-header-footer"/>
            </w:rPr>
            <w:fldChar w:fldCharType="begin"/>
          </w:r>
          <w:r w:rsidRPr="00951449">
            <w:rPr>
              <w:rStyle w:val="-header-footer"/>
            </w:rPr>
            <w:instrText xml:space="preserve"> PAGE </w:instrText>
          </w:r>
          <w:r w:rsidRPr="00951449">
            <w:rPr>
              <w:rStyle w:val="-header-footer"/>
            </w:rPr>
            <w:fldChar w:fldCharType="separate"/>
          </w:r>
          <w:r>
            <w:rPr>
              <w:rStyle w:val="-header-footer"/>
              <w:noProof/>
            </w:rPr>
            <w:t>23</w:t>
          </w:r>
          <w:r w:rsidRPr="00951449">
            <w:rPr>
              <w:rStyle w:val="-header-footer"/>
            </w:rPr>
            <w:fldChar w:fldCharType="end"/>
          </w:r>
        </w:p>
      </w:tc>
      <w:tc>
        <w:tcPr>
          <w:tcW w:w="4248" w:type="dxa"/>
        </w:tcPr>
        <w:p w14:paraId="78D295A7" w14:textId="77777777" w:rsidR="00E162B2" w:rsidRPr="00951449" w:rsidRDefault="00E162B2" w:rsidP="008E3194">
          <w:pPr>
            <w:jc w:val="right"/>
            <w:rPr>
              <w:rStyle w:val="-header-footer"/>
            </w:rPr>
          </w:pPr>
          <w:r w:rsidRPr="007317D7">
            <w:rPr>
              <w:rStyle w:val="-header-footer"/>
            </w:rPr>
            <w:t>I</w:t>
          </w:r>
          <w:r>
            <w:rPr>
              <w:rStyle w:val="-header-footer"/>
            </w:rPr>
            <w:t>nternal use</w:t>
          </w:r>
        </w:p>
      </w:tc>
    </w:tr>
  </w:tbl>
  <w:p w14:paraId="1E17BDBA" w14:textId="77777777" w:rsidR="00E162B2" w:rsidRPr="00951449" w:rsidRDefault="00E162B2" w:rsidP="009C786A">
    <w:pPr>
      <w:ind w:firstLine="720"/>
      <w:rPr>
        <w:rStyle w:val="-header-footer"/>
        <w:rFonts w:ascii="Times New Roman" w:hAnsi="Times New Roman" w:cs="Times New Roman"/>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096"/>
      <w:gridCol w:w="3096"/>
      <w:gridCol w:w="4248"/>
    </w:tblGrid>
    <w:tr w:rsidR="00E162B2" w14:paraId="01E2F7C1" w14:textId="77777777" w:rsidTr="00BC2B3A">
      <w:tc>
        <w:tcPr>
          <w:tcW w:w="3096" w:type="dxa"/>
        </w:tcPr>
        <w:p w14:paraId="48791CB5" w14:textId="77777777" w:rsidR="00E162B2" w:rsidRPr="007317D7" w:rsidRDefault="00E162B2" w:rsidP="007800B1">
          <w:pPr>
            <w:rPr>
              <w:rStyle w:val="-header-footer"/>
            </w:rPr>
          </w:pPr>
          <w:r>
            <w:rPr>
              <w:rStyle w:val="-header-footer"/>
            </w:rPr>
            <w:t>IT Division</w:t>
          </w:r>
        </w:p>
      </w:tc>
      <w:tc>
        <w:tcPr>
          <w:tcW w:w="3096" w:type="dxa"/>
        </w:tcPr>
        <w:p w14:paraId="694F2956" w14:textId="77777777" w:rsidR="00E162B2" w:rsidRDefault="00E162B2" w:rsidP="007800B1">
          <w:pPr>
            <w:jc w:val="center"/>
            <w:rPr>
              <w:rStyle w:val="-header-footer"/>
              <w:rFonts w:ascii="Times New Roman" w:hAnsi="Times New Roman" w:cs="Times New Roman"/>
              <w:sz w:val="24"/>
            </w:rPr>
          </w:pPr>
          <w:r>
            <w:rPr>
              <w:rStyle w:val="-header-footer"/>
            </w:rPr>
            <w:t xml:space="preserve">                      </w:t>
          </w:r>
        </w:p>
      </w:tc>
      <w:tc>
        <w:tcPr>
          <w:tcW w:w="4248" w:type="dxa"/>
        </w:tcPr>
        <w:p w14:paraId="1CF1C36D" w14:textId="77777777" w:rsidR="00E162B2" w:rsidRPr="00951449" w:rsidRDefault="00E162B2" w:rsidP="007800B1">
          <w:pPr>
            <w:jc w:val="right"/>
            <w:rPr>
              <w:rStyle w:val="-header-footer"/>
            </w:rPr>
          </w:pPr>
          <w:r>
            <w:rPr>
              <w:rStyle w:val="-header-footer"/>
            </w:rPr>
            <w:t xml:space="preserve"> Internal Use</w:t>
          </w:r>
        </w:p>
      </w:tc>
    </w:tr>
  </w:tbl>
  <w:p w14:paraId="7B4761B4" w14:textId="77777777" w:rsidR="00E162B2" w:rsidRDefault="00E162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096"/>
      <w:gridCol w:w="3096"/>
      <w:gridCol w:w="4248"/>
    </w:tblGrid>
    <w:tr w:rsidR="00E162B2" w14:paraId="2A709FAA" w14:textId="77777777" w:rsidTr="009F506A">
      <w:tc>
        <w:tcPr>
          <w:tcW w:w="3096" w:type="dxa"/>
        </w:tcPr>
        <w:p w14:paraId="107C3810" w14:textId="77777777" w:rsidR="00E162B2" w:rsidRPr="007317D7" w:rsidRDefault="00E162B2" w:rsidP="007D72B2">
          <w:pPr>
            <w:rPr>
              <w:rStyle w:val="-header-footer"/>
            </w:rPr>
          </w:pPr>
          <w:r>
            <w:rPr>
              <w:rStyle w:val="-header-footer"/>
            </w:rPr>
            <w:t>IT Division</w:t>
          </w:r>
        </w:p>
      </w:tc>
      <w:tc>
        <w:tcPr>
          <w:tcW w:w="3096" w:type="dxa"/>
        </w:tcPr>
        <w:p w14:paraId="087F6D65" w14:textId="77777777" w:rsidR="00E162B2" w:rsidRDefault="00E162B2" w:rsidP="004D31A8">
          <w:pPr>
            <w:jc w:val="center"/>
            <w:rPr>
              <w:rStyle w:val="-header-footer"/>
              <w:rFonts w:ascii="Times New Roman" w:hAnsi="Times New Roman" w:cs="Times New Roman"/>
              <w:sz w:val="24"/>
            </w:rPr>
          </w:pPr>
          <w:r>
            <w:rPr>
              <w:rStyle w:val="-header-footer"/>
            </w:rPr>
            <w:t xml:space="preserve">                      </w:t>
          </w:r>
          <w:r w:rsidRPr="00951449">
            <w:rPr>
              <w:rStyle w:val="-header-footer"/>
            </w:rPr>
            <w:fldChar w:fldCharType="begin"/>
          </w:r>
          <w:r w:rsidRPr="00951449">
            <w:rPr>
              <w:rStyle w:val="-header-footer"/>
            </w:rPr>
            <w:instrText xml:space="preserve"> PAGE </w:instrText>
          </w:r>
          <w:r w:rsidRPr="00951449">
            <w:rPr>
              <w:rStyle w:val="-header-footer"/>
            </w:rPr>
            <w:fldChar w:fldCharType="separate"/>
          </w:r>
          <w:r>
            <w:rPr>
              <w:rStyle w:val="-header-footer"/>
              <w:noProof/>
            </w:rPr>
            <w:t>10</w:t>
          </w:r>
          <w:r w:rsidRPr="00951449">
            <w:rPr>
              <w:rStyle w:val="-header-footer"/>
            </w:rPr>
            <w:fldChar w:fldCharType="end"/>
          </w:r>
        </w:p>
      </w:tc>
      <w:tc>
        <w:tcPr>
          <w:tcW w:w="4248" w:type="dxa"/>
        </w:tcPr>
        <w:p w14:paraId="1B947C48" w14:textId="77777777" w:rsidR="00E162B2" w:rsidRPr="00951449" w:rsidRDefault="00E162B2" w:rsidP="00951449">
          <w:pPr>
            <w:jc w:val="right"/>
            <w:rPr>
              <w:rStyle w:val="-header-footer"/>
            </w:rPr>
          </w:pPr>
          <w:r>
            <w:rPr>
              <w:rStyle w:val="-header-footer"/>
            </w:rPr>
            <w:t xml:space="preserve"> Internal Use</w:t>
          </w:r>
        </w:p>
      </w:tc>
    </w:tr>
  </w:tbl>
  <w:p w14:paraId="3DA9F781" w14:textId="77777777" w:rsidR="00E162B2" w:rsidRPr="00951449" w:rsidRDefault="00E162B2" w:rsidP="007D7AAA">
    <w:pPr>
      <w:rPr>
        <w:rStyle w:val="-header-footer"/>
        <w:rFonts w:ascii="Times New Roman" w:hAnsi="Times New Roman" w:cs="Times New Roman"/>
        <w:sz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4810A" w14:textId="77777777" w:rsidR="00E162B2" w:rsidRDefault="00E162B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096"/>
      <w:gridCol w:w="3096"/>
      <w:gridCol w:w="4248"/>
    </w:tblGrid>
    <w:tr w:rsidR="00E162B2" w14:paraId="219ED15B" w14:textId="77777777" w:rsidTr="009F506A">
      <w:tc>
        <w:tcPr>
          <w:tcW w:w="3096" w:type="dxa"/>
        </w:tcPr>
        <w:p w14:paraId="4A0D25EB" w14:textId="77777777" w:rsidR="00E162B2" w:rsidRPr="007317D7" w:rsidRDefault="00E162B2" w:rsidP="007D72B2">
          <w:pPr>
            <w:rPr>
              <w:rStyle w:val="-header-footer"/>
            </w:rPr>
          </w:pPr>
          <w:r>
            <w:rPr>
              <w:rStyle w:val="-header-footer"/>
            </w:rPr>
            <w:t>IT Division</w:t>
          </w:r>
        </w:p>
      </w:tc>
      <w:tc>
        <w:tcPr>
          <w:tcW w:w="3096" w:type="dxa"/>
        </w:tcPr>
        <w:p w14:paraId="757475EB" w14:textId="77777777" w:rsidR="00E162B2" w:rsidRDefault="00E162B2" w:rsidP="004D31A8">
          <w:pPr>
            <w:jc w:val="center"/>
            <w:rPr>
              <w:rStyle w:val="-header-footer"/>
              <w:rFonts w:ascii="Times New Roman" w:hAnsi="Times New Roman" w:cs="Times New Roman"/>
              <w:sz w:val="24"/>
            </w:rPr>
          </w:pPr>
          <w:r>
            <w:rPr>
              <w:rStyle w:val="-header-footer"/>
            </w:rPr>
            <w:t xml:space="preserve">                      </w:t>
          </w:r>
          <w:r w:rsidRPr="00951449">
            <w:rPr>
              <w:rStyle w:val="-header-footer"/>
            </w:rPr>
            <w:fldChar w:fldCharType="begin"/>
          </w:r>
          <w:r w:rsidRPr="00951449">
            <w:rPr>
              <w:rStyle w:val="-header-footer"/>
            </w:rPr>
            <w:instrText xml:space="preserve"> PAGE </w:instrText>
          </w:r>
          <w:r w:rsidRPr="00951449">
            <w:rPr>
              <w:rStyle w:val="-header-footer"/>
            </w:rPr>
            <w:fldChar w:fldCharType="separate"/>
          </w:r>
          <w:r>
            <w:rPr>
              <w:rStyle w:val="-header-footer"/>
              <w:noProof/>
            </w:rPr>
            <w:t>15</w:t>
          </w:r>
          <w:r w:rsidRPr="00951449">
            <w:rPr>
              <w:rStyle w:val="-header-footer"/>
            </w:rPr>
            <w:fldChar w:fldCharType="end"/>
          </w:r>
        </w:p>
      </w:tc>
      <w:tc>
        <w:tcPr>
          <w:tcW w:w="4248" w:type="dxa"/>
        </w:tcPr>
        <w:p w14:paraId="0FDCB880" w14:textId="77777777" w:rsidR="00E162B2" w:rsidRPr="00951449" w:rsidRDefault="00E162B2" w:rsidP="00951449">
          <w:pPr>
            <w:jc w:val="right"/>
            <w:rPr>
              <w:rStyle w:val="-header-footer"/>
            </w:rPr>
          </w:pPr>
          <w:r>
            <w:rPr>
              <w:rStyle w:val="-header-footer"/>
            </w:rPr>
            <w:t xml:space="preserve"> Internal Use</w:t>
          </w:r>
        </w:p>
      </w:tc>
    </w:tr>
  </w:tbl>
  <w:p w14:paraId="64D25524" w14:textId="77777777" w:rsidR="00E162B2" w:rsidRPr="00951449" w:rsidRDefault="00E162B2" w:rsidP="007D7AAA">
    <w:pPr>
      <w:rPr>
        <w:rStyle w:val="-header-footer"/>
        <w:rFonts w:ascii="Times New Roman" w:hAnsi="Times New Roman" w:cs="Times New Roman"/>
        <w:sz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F4443" w14:textId="77777777" w:rsidR="00E162B2" w:rsidRDefault="00E162B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3ED77" w14:textId="77777777" w:rsidR="00E162B2" w:rsidRDefault="00E162B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096"/>
      <w:gridCol w:w="3096"/>
      <w:gridCol w:w="4248"/>
    </w:tblGrid>
    <w:tr w:rsidR="00E162B2" w14:paraId="124612CD" w14:textId="77777777" w:rsidTr="009F506A">
      <w:tc>
        <w:tcPr>
          <w:tcW w:w="3096" w:type="dxa"/>
        </w:tcPr>
        <w:p w14:paraId="1EAC3EF5" w14:textId="77777777" w:rsidR="00E162B2" w:rsidRPr="007317D7" w:rsidRDefault="00E162B2" w:rsidP="007D72B2">
          <w:pPr>
            <w:rPr>
              <w:rStyle w:val="-header-footer"/>
            </w:rPr>
          </w:pPr>
          <w:r>
            <w:rPr>
              <w:rStyle w:val="-header-footer"/>
            </w:rPr>
            <w:t>IT Division</w:t>
          </w:r>
        </w:p>
      </w:tc>
      <w:tc>
        <w:tcPr>
          <w:tcW w:w="3096" w:type="dxa"/>
        </w:tcPr>
        <w:p w14:paraId="50F7FF51" w14:textId="77777777" w:rsidR="00E162B2" w:rsidRDefault="00E162B2" w:rsidP="004D31A8">
          <w:pPr>
            <w:jc w:val="center"/>
            <w:rPr>
              <w:rStyle w:val="-header-footer"/>
              <w:rFonts w:ascii="Times New Roman" w:hAnsi="Times New Roman" w:cs="Times New Roman"/>
              <w:sz w:val="24"/>
            </w:rPr>
          </w:pPr>
          <w:r>
            <w:rPr>
              <w:rStyle w:val="-header-footer"/>
            </w:rPr>
            <w:t xml:space="preserve">                      </w:t>
          </w:r>
          <w:r w:rsidRPr="00951449">
            <w:rPr>
              <w:rStyle w:val="-header-footer"/>
            </w:rPr>
            <w:fldChar w:fldCharType="begin"/>
          </w:r>
          <w:r w:rsidRPr="00951449">
            <w:rPr>
              <w:rStyle w:val="-header-footer"/>
            </w:rPr>
            <w:instrText xml:space="preserve"> PAGE </w:instrText>
          </w:r>
          <w:r w:rsidRPr="00951449">
            <w:rPr>
              <w:rStyle w:val="-header-footer"/>
            </w:rPr>
            <w:fldChar w:fldCharType="separate"/>
          </w:r>
          <w:r>
            <w:rPr>
              <w:rStyle w:val="-header-footer"/>
              <w:noProof/>
            </w:rPr>
            <w:t>17</w:t>
          </w:r>
          <w:r w:rsidRPr="00951449">
            <w:rPr>
              <w:rStyle w:val="-header-footer"/>
            </w:rPr>
            <w:fldChar w:fldCharType="end"/>
          </w:r>
        </w:p>
      </w:tc>
      <w:tc>
        <w:tcPr>
          <w:tcW w:w="4248" w:type="dxa"/>
        </w:tcPr>
        <w:p w14:paraId="550A96BF" w14:textId="77777777" w:rsidR="00E162B2" w:rsidRPr="00951449" w:rsidRDefault="00E162B2" w:rsidP="00951449">
          <w:pPr>
            <w:jc w:val="right"/>
            <w:rPr>
              <w:rStyle w:val="-header-footer"/>
            </w:rPr>
          </w:pPr>
          <w:r>
            <w:rPr>
              <w:rStyle w:val="-header-footer"/>
            </w:rPr>
            <w:t xml:space="preserve"> Internal Use</w:t>
          </w:r>
        </w:p>
      </w:tc>
    </w:tr>
  </w:tbl>
  <w:p w14:paraId="254C0E27" w14:textId="77777777" w:rsidR="00E162B2" w:rsidRPr="00951449" w:rsidRDefault="00E162B2" w:rsidP="007D7AAA">
    <w:pPr>
      <w:rPr>
        <w:rStyle w:val="-header-foote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FDD87" w14:textId="77777777" w:rsidR="0033150E" w:rsidRDefault="0033150E">
      <w:r>
        <w:separator/>
      </w:r>
    </w:p>
  </w:footnote>
  <w:footnote w:type="continuationSeparator" w:id="0">
    <w:p w14:paraId="75BBB3EA" w14:textId="77777777" w:rsidR="0033150E" w:rsidRDefault="003315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70D12" w14:textId="77777777" w:rsidR="00E162B2" w:rsidRDefault="00E162B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1AA5B" w14:textId="77777777" w:rsidR="00E162B2" w:rsidRDefault="00E162B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0EEDE" w14:textId="77777777" w:rsidR="00E162B2" w:rsidRDefault="00E162B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40" w:type="dxa"/>
      <w:tblLook w:val="01E0" w:firstRow="1" w:lastRow="1" w:firstColumn="1" w:lastColumn="1" w:noHBand="0" w:noVBand="0"/>
    </w:tblPr>
    <w:tblGrid>
      <w:gridCol w:w="4524"/>
      <w:gridCol w:w="5916"/>
    </w:tblGrid>
    <w:tr w:rsidR="00E162B2" w14:paraId="1D09EC95" w14:textId="77777777" w:rsidTr="00D42A56">
      <w:tc>
        <w:tcPr>
          <w:tcW w:w="4524" w:type="dxa"/>
        </w:tcPr>
        <w:p w14:paraId="282E521E" w14:textId="77777777" w:rsidR="00E162B2" w:rsidRDefault="00E162B2" w:rsidP="007D72B2">
          <w:pPr>
            <w:rPr>
              <w:rStyle w:val="-header-footer"/>
            </w:rPr>
          </w:pPr>
          <w:r>
            <w:rPr>
              <w:rStyle w:val="-header-footer"/>
            </w:rPr>
            <w:t xml:space="preserve">                                                                  </w:t>
          </w:r>
        </w:p>
      </w:tc>
      <w:tc>
        <w:tcPr>
          <w:tcW w:w="5916" w:type="dxa"/>
        </w:tcPr>
        <w:sdt>
          <w:sdtPr>
            <w:rPr>
              <w:rStyle w:val="-header-footer"/>
            </w:rPr>
            <w:alias w:val="Subject"/>
            <w:tag w:val=""/>
            <w:id w:val="814524560"/>
            <w:dataBinding w:prefixMappings="xmlns:ns0='http://purl.org/dc/elements/1.1/' xmlns:ns1='http://schemas.openxmlformats.org/package/2006/metadata/core-properties' " w:xpath="/ns1:coreProperties[1]/ns0:subject[1]" w:storeItemID="{6C3C8BC8-F283-45AE-878A-BAB7291924A1}"/>
            <w:text/>
          </w:sdtPr>
          <w:sdtContent>
            <w:p w14:paraId="14111D0C" w14:textId="77777777" w:rsidR="00E162B2" w:rsidRDefault="00E162B2" w:rsidP="006F7DCB">
              <w:pPr>
                <w:jc w:val="right"/>
                <w:rPr>
                  <w:rStyle w:val="-header-footer"/>
                </w:rPr>
              </w:pPr>
              <w:del w:id="5667" w:author="Islam Nady" w:date="2024-06-09T15:47:00Z">
                <w:r w:rsidDel="009925DE">
                  <w:rPr>
                    <w:rStyle w:val="-header-footer"/>
                  </w:rPr>
                  <w:delText>&lt;Project Name&gt;</w:delText>
                </w:r>
              </w:del>
              <w:ins w:id="5668" w:author="Islam Nady" w:date="2024-06-09T15:47:00Z">
                <w:r>
                  <w:rPr>
                    <w:rStyle w:val="-header-footer"/>
                  </w:rPr>
                  <w:t>&lt; Robotic Process Automation (RPA) &gt;</w:t>
                </w:r>
              </w:ins>
            </w:p>
          </w:sdtContent>
        </w:sdt>
        <w:p w14:paraId="6F940828" w14:textId="77777777" w:rsidR="00E162B2" w:rsidRDefault="00E162B2" w:rsidP="00951449">
          <w:pPr>
            <w:jc w:val="right"/>
            <w:rPr>
              <w:rStyle w:val="-header-footer"/>
            </w:rPr>
          </w:pPr>
          <w:r>
            <w:rPr>
              <w:rStyle w:val="-header-footer"/>
            </w:rPr>
            <w:t>Technical Design Document</w:t>
          </w:r>
        </w:p>
      </w:tc>
    </w:tr>
  </w:tbl>
  <w:p w14:paraId="20C5C1F5" w14:textId="77777777" w:rsidR="00E162B2" w:rsidRPr="00951449" w:rsidRDefault="00E162B2" w:rsidP="00951449">
    <w:pPr>
      <w:rPr>
        <w:rStyle w:val="-header-footer"/>
      </w:rPr>
    </w:pPr>
    <w:r w:rsidRPr="00DF1F81">
      <w:rPr>
        <w:noProof/>
      </w:rPr>
      <w:drawing>
        <wp:anchor distT="0" distB="0" distL="114300" distR="114300" simplePos="0" relativeHeight="251669504" behindDoc="0" locked="0" layoutInCell="1" allowOverlap="1" wp14:anchorId="6D4D63F2" wp14:editId="4D001FB1">
          <wp:simplePos x="0" y="0"/>
          <wp:positionH relativeFrom="page">
            <wp:posOffset>487842</wp:posOffset>
          </wp:positionH>
          <wp:positionV relativeFrom="paragraph">
            <wp:posOffset>-446405</wp:posOffset>
          </wp:positionV>
          <wp:extent cx="1435100" cy="484505"/>
          <wp:effectExtent l="0" t="0" r="0" b="0"/>
          <wp:wrapNone/>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4845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B0047" w14:textId="77777777" w:rsidR="00E162B2" w:rsidRDefault="00E162B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7C224" w14:textId="77777777" w:rsidR="00E162B2" w:rsidRDefault="00E162B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40" w:type="dxa"/>
      <w:tblLook w:val="01E0" w:firstRow="1" w:lastRow="1" w:firstColumn="1" w:lastColumn="1" w:noHBand="0" w:noVBand="0"/>
    </w:tblPr>
    <w:tblGrid>
      <w:gridCol w:w="4524"/>
      <w:gridCol w:w="5916"/>
    </w:tblGrid>
    <w:tr w:rsidR="00E162B2" w14:paraId="62638CEA" w14:textId="77777777" w:rsidTr="00D42A56">
      <w:tc>
        <w:tcPr>
          <w:tcW w:w="4524" w:type="dxa"/>
        </w:tcPr>
        <w:p w14:paraId="78AC8508" w14:textId="77777777" w:rsidR="00E162B2" w:rsidRDefault="00E162B2" w:rsidP="007D72B2">
          <w:pPr>
            <w:rPr>
              <w:rStyle w:val="-header-footer"/>
            </w:rPr>
          </w:pPr>
          <w:r>
            <w:rPr>
              <w:rStyle w:val="-header-footer"/>
            </w:rPr>
            <w:t xml:space="preserve">                                                                  </w:t>
          </w:r>
        </w:p>
      </w:tc>
      <w:tc>
        <w:tcPr>
          <w:tcW w:w="5916" w:type="dxa"/>
        </w:tcPr>
        <w:sdt>
          <w:sdtPr>
            <w:rPr>
              <w:rStyle w:val="-header-footer"/>
            </w:rPr>
            <w:alias w:val="Subject"/>
            <w:tag w:val=""/>
            <w:id w:val="1951122266"/>
            <w:dataBinding w:prefixMappings="xmlns:ns0='http://purl.org/dc/elements/1.1/' xmlns:ns1='http://schemas.openxmlformats.org/package/2006/metadata/core-properties' " w:xpath="/ns1:coreProperties[1]/ns0:subject[1]" w:storeItemID="{6C3C8BC8-F283-45AE-878A-BAB7291924A1}"/>
            <w:text/>
          </w:sdtPr>
          <w:sdtContent>
            <w:p w14:paraId="0D78829D" w14:textId="77777777" w:rsidR="00E162B2" w:rsidRDefault="00E162B2" w:rsidP="006F7DCB">
              <w:pPr>
                <w:jc w:val="right"/>
                <w:rPr>
                  <w:rStyle w:val="-header-footer"/>
                </w:rPr>
              </w:pPr>
              <w:del w:id="6549" w:author="Islam Nady" w:date="2024-06-09T15:47:00Z">
                <w:r w:rsidDel="009925DE">
                  <w:rPr>
                    <w:rStyle w:val="-header-footer"/>
                  </w:rPr>
                  <w:delText>&lt;Project Name&gt;</w:delText>
                </w:r>
              </w:del>
              <w:ins w:id="6550" w:author="Islam Nady" w:date="2024-06-09T15:47:00Z">
                <w:r>
                  <w:rPr>
                    <w:rStyle w:val="-header-footer"/>
                  </w:rPr>
                  <w:t>&lt; Robotic Process Automation (RPA) &gt;</w:t>
                </w:r>
              </w:ins>
            </w:p>
          </w:sdtContent>
        </w:sdt>
        <w:p w14:paraId="63377A81" w14:textId="77777777" w:rsidR="00E162B2" w:rsidRDefault="00E162B2" w:rsidP="00951449">
          <w:pPr>
            <w:jc w:val="right"/>
            <w:rPr>
              <w:rStyle w:val="-header-footer"/>
            </w:rPr>
          </w:pPr>
          <w:r>
            <w:rPr>
              <w:rStyle w:val="-header-footer"/>
            </w:rPr>
            <w:t>Technical Design Document</w:t>
          </w:r>
        </w:p>
      </w:tc>
    </w:tr>
  </w:tbl>
  <w:p w14:paraId="2021D5FC" w14:textId="77777777" w:rsidR="00E162B2" w:rsidRPr="00951449" w:rsidRDefault="00E162B2" w:rsidP="00951449">
    <w:pPr>
      <w:rPr>
        <w:rStyle w:val="-header-footer"/>
      </w:rPr>
    </w:pPr>
    <w:r w:rsidRPr="00DF1F81">
      <w:rPr>
        <w:noProof/>
      </w:rPr>
      <w:drawing>
        <wp:anchor distT="0" distB="0" distL="114300" distR="114300" simplePos="0" relativeHeight="251671552" behindDoc="0" locked="0" layoutInCell="1" allowOverlap="1" wp14:anchorId="18CCAEFB" wp14:editId="7F619950">
          <wp:simplePos x="0" y="0"/>
          <wp:positionH relativeFrom="page">
            <wp:posOffset>487842</wp:posOffset>
          </wp:positionH>
          <wp:positionV relativeFrom="paragraph">
            <wp:posOffset>-446405</wp:posOffset>
          </wp:positionV>
          <wp:extent cx="1435100" cy="484505"/>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4845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A1015" w14:textId="77777777" w:rsidR="00E162B2" w:rsidRDefault="00E162B2">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D9ECA" w14:textId="77777777" w:rsidR="00E162B2" w:rsidRDefault="00E162B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40" w:type="dxa"/>
      <w:tblLook w:val="01E0" w:firstRow="1" w:lastRow="1" w:firstColumn="1" w:lastColumn="1" w:noHBand="0" w:noVBand="0"/>
    </w:tblPr>
    <w:tblGrid>
      <w:gridCol w:w="4524"/>
      <w:gridCol w:w="5916"/>
    </w:tblGrid>
    <w:tr w:rsidR="00E162B2" w14:paraId="57EA8A57" w14:textId="77777777" w:rsidTr="00D42A56">
      <w:tc>
        <w:tcPr>
          <w:tcW w:w="4524" w:type="dxa"/>
        </w:tcPr>
        <w:p w14:paraId="4EDE500A" w14:textId="77777777" w:rsidR="00E162B2" w:rsidRDefault="00E162B2" w:rsidP="007D72B2">
          <w:pPr>
            <w:rPr>
              <w:rStyle w:val="-header-footer"/>
            </w:rPr>
          </w:pPr>
          <w:r>
            <w:rPr>
              <w:rStyle w:val="-header-footer"/>
            </w:rPr>
            <w:t xml:space="preserve">                                                                  </w:t>
          </w:r>
        </w:p>
      </w:tc>
      <w:tc>
        <w:tcPr>
          <w:tcW w:w="5916" w:type="dxa"/>
        </w:tcPr>
        <w:sdt>
          <w:sdtPr>
            <w:rPr>
              <w:rStyle w:val="-header-footer"/>
            </w:rPr>
            <w:alias w:val="Subject"/>
            <w:tag w:val=""/>
            <w:id w:val="-1312858235"/>
            <w:dataBinding w:prefixMappings="xmlns:ns0='http://purl.org/dc/elements/1.1/' xmlns:ns1='http://schemas.openxmlformats.org/package/2006/metadata/core-properties' " w:xpath="/ns1:coreProperties[1]/ns0:subject[1]" w:storeItemID="{6C3C8BC8-F283-45AE-878A-BAB7291924A1}"/>
            <w:text/>
          </w:sdtPr>
          <w:sdtContent>
            <w:p w14:paraId="41B160EE" w14:textId="77777777" w:rsidR="00E162B2" w:rsidRDefault="00E162B2" w:rsidP="006F7DCB">
              <w:pPr>
                <w:jc w:val="right"/>
                <w:rPr>
                  <w:rStyle w:val="-header-footer"/>
                </w:rPr>
              </w:pPr>
              <w:del w:id="6602" w:author="Islam Nady" w:date="2024-06-09T15:47:00Z">
                <w:r w:rsidDel="009925DE">
                  <w:rPr>
                    <w:rStyle w:val="-header-footer"/>
                  </w:rPr>
                  <w:delText>&lt;Project Name&gt;</w:delText>
                </w:r>
              </w:del>
              <w:ins w:id="6603" w:author="Islam Nady" w:date="2024-06-09T15:47:00Z">
                <w:r>
                  <w:rPr>
                    <w:rStyle w:val="-header-footer"/>
                  </w:rPr>
                  <w:t>&lt; Robotic Process Automation (RPA) &gt;</w:t>
                </w:r>
              </w:ins>
            </w:p>
          </w:sdtContent>
        </w:sdt>
        <w:p w14:paraId="4CE0675F" w14:textId="77777777" w:rsidR="00E162B2" w:rsidRDefault="00E162B2" w:rsidP="00951449">
          <w:pPr>
            <w:jc w:val="right"/>
            <w:rPr>
              <w:rStyle w:val="-header-footer"/>
            </w:rPr>
          </w:pPr>
          <w:r>
            <w:rPr>
              <w:rStyle w:val="-header-footer"/>
            </w:rPr>
            <w:t>Technical Design Document</w:t>
          </w:r>
        </w:p>
      </w:tc>
    </w:tr>
  </w:tbl>
  <w:p w14:paraId="5BCA1BD9" w14:textId="77777777" w:rsidR="00E162B2" w:rsidRPr="00951449" w:rsidRDefault="00E162B2" w:rsidP="00951449">
    <w:pPr>
      <w:rPr>
        <w:rStyle w:val="-header-footer"/>
      </w:rPr>
    </w:pPr>
    <w:r w:rsidRPr="00DF1F81">
      <w:rPr>
        <w:noProof/>
      </w:rPr>
      <w:drawing>
        <wp:anchor distT="0" distB="0" distL="114300" distR="114300" simplePos="0" relativeHeight="251673600" behindDoc="0" locked="0" layoutInCell="1" allowOverlap="1" wp14:anchorId="5E4392DD" wp14:editId="61660B6A">
          <wp:simplePos x="0" y="0"/>
          <wp:positionH relativeFrom="page">
            <wp:posOffset>487842</wp:posOffset>
          </wp:positionH>
          <wp:positionV relativeFrom="paragraph">
            <wp:posOffset>-446405</wp:posOffset>
          </wp:positionV>
          <wp:extent cx="1435100" cy="484505"/>
          <wp:effectExtent l="0" t="0" r="0" b="0"/>
          <wp:wrapNone/>
          <wp:docPr id="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4845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3B16E" w14:textId="77777777" w:rsidR="00E162B2" w:rsidRDefault="00E162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40" w:type="dxa"/>
      <w:tblLook w:val="01E0" w:firstRow="1" w:lastRow="1" w:firstColumn="1" w:lastColumn="1" w:noHBand="0" w:noVBand="0"/>
    </w:tblPr>
    <w:tblGrid>
      <w:gridCol w:w="4524"/>
      <w:gridCol w:w="5916"/>
    </w:tblGrid>
    <w:tr w:rsidR="00E162B2" w14:paraId="670D17C5" w14:textId="77777777" w:rsidTr="00D42A56">
      <w:tc>
        <w:tcPr>
          <w:tcW w:w="4524" w:type="dxa"/>
        </w:tcPr>
        <w:p w14:paraId="6C4430E1" w14:textId="77777777" w:rsidR="00E162B2" w:rsidRDefault="00E162B2" w:rsidP="007D72B2">
          <w:pPr>
            <w:rPr>
              <w:rStyle w:val="-header-footer"/>
            </w:rPr>
          </w:pPr>
          <w:r>
            <w:rPr>
              <w:rStyle w:val="-header-footer"/>
            </w:rPr>
            <w:t xml:space="preserve">                                                                  </w:t>
          </w:r>
        </w:p>
      </w:tc>
      <w:tc>
        <w:tcPr>
          <w:tcW w:w="5916" w:type="dxa"/>
        </w:tcPr>
        <w:sdt>
          <w:sdtPr>
            <w:rPr>
              <w:rStyle w:val="-header-footer"/>
            </w:rPr>
            <w:alias w:val="Subject"/>
            <w:tag w:val=""/>
            <w:id w:val="1482577230"/>
            <w:dataBinding w:prefixMappings="xmlns:ns0='http://purl.org/dc/elements/1.1/' xmlns:ns1='http://schemas.openxmlformats.org/package/2006/metadata/core-properties' " w:xpath="/ns1:coreProperties[1]/ns0:subject[1]" w:storeItemID="{6C3C8BC8-F283-45AE-878A-BAB7291924A1}"/>
            <w:text/>
          </w:sdtPr>
          <w:sdtContent>
            <w:p w14:paraId="0F141643" w14:textId="77777777" w:rsidR="00E162B2" w:rsidRDefault="00E162B2" w:rsidP="006F7DCB">
              <w:pPr>
                <w:jc w:val="right"/>
                <w:rPr>
                  <w:rStyle w:val="-header-footer"/>
                </w:rPr>
              </w:pPr>
              <w:del w:id="2231" w:author="Islam Nady" w:date="2024-06-09T15:47:00Z">
                <w:r w:rsidDel="009925DE">
                  <w:rPr>
                    <w:rStyle w:val="-header-footer"/>
                  </w:rPr>
                  <w:delText>&lt;Project Name&gt;</w:delText>
                </w:r>
              </w:del>
              <w:ins w:id="2232" w:author="Islam Nady" w:date="2024-06-09T15:47:00Z">
                <w:r>
                  <w:rPr>
                    <w:rStyle w:val="-header-footer"/>
                  </w:rPr>
                  <w:t>&lt; Robotic Process Automation (RPA) &gt;</w:t>
                </w:r>
              </w:ins>
            </w:p>
          </w:sdtContent>
        </w:sdt>
        <w:p w14:paraId="10A6B8D2" w14:textId="77777777" w:rsidR="00E162B2" w:rsidRDefault="00E162B2" w:rsidP="00951449">
          <w:pPr>
            <w:jc w:val="right"/>
            <w:rPr>
              <w:rStyle w:val="-header-footer"/>
            </w:rPr>
          </w:pPr>
          <w:r>
            <w:rPr>
              <w:rStyle w:val="-header-footer"/>
            </w:rPr>
            <w:t>Technical Design Document</w:t>
          </w:r>
        </w:p>
      </w:tc>
    </w:tr>
  </w:tbl>
  <w:p w14:paraId="7C55C557" w14:textId="77777777" w:rsidR="00E162B2" w:rsidRPr="00951449" w:rsidRDefault="00E162B2" w:rsidP="00951449">
    <w:pPr>
      <w:rPr>
        <w:rStyle w:val="-header-footer"/>
      </w:rPr>
    </w:pPr>
    <w:r w:rsidRPr="00DF1F81">
      <w:rPr>
        <w:noProof/>
      </w:rPr>
      <w:drawing>
        <wp:anchor distT="0" distB="0" distL="114300" distR="114300" simplePos="0" relativeHeight="251659264" behindDoc="0" locked="0" layoutInCell="1" allowOverlap="1" wp14:anchorId="0F445C2C" wp14:editId="4C90C240">
          <wp:simplePos x="0" y="0"/>
          <wp:positionH relativeFrom="page">
            <wp:posOffset>487842</wp:posOffset>
          </wp:positionH>
          <wp:positionV relativeFrom="paragraph">
            <wp:posOffset>-446405</wp:posOffset>
          </wp:positionV>
          <wp:extent cx="1435100" cy="4845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4845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44"/>
      <w:gridCol w:w="5796"/>
    </w:tblGrid>
    <w:tr w:rsidR="00E162B2" w14:paraId="5363E2DB" w14:textId="77777777" w:rsidTr="008E3194">
      <w:tc>
        <w:tcPr>
          <w:tcW w:w="4644" w:type="dxa"/>
        </w:tcPr>
        <w:p w14:paraId="28A2EC72" w14:textId="77777777" w:rsidR="00E162B2" w:rsidRDefault="00E162B2" w:rsidP="00951449">
          <w:pPr>
            <w:rPr>
              <w:rStyle w:val="-header-footer"/>
            </w:rPr>
          </w:pPr>
          <w:r>
            <w:rPr>
              <w:rStyle w:val="-header-footer"/>
            </w:rPr>
            <w:fldChar w:fldCharType="begin"/>
          </w:r>
          <w:r>
            <w:rPr>
              <w:rStyle w:val="-header-footer"/>
            </w:rPr>
            <w:instrText xml:space="preserve"> TITLE   \* MERGEFORMAT </w:instrText>
          </w:r>
          <w:r>
            <w:rPr>
              <w:rStyle w:val="-header-footer"/>
            </w:rPr>
            <w:fldChar w:fldCharType="end"/>
          </w:r>
        </w:p>
      </w:tc>
      <w:tc>
        <w:tcPr>
          <w:tcW w:w="5796" w:type="dxa"/>
        </w:tcPr>
        <w:p w14:paraId="0D559FA5" w14:textId="77777777" w:rsidR="00E162B2" w:rsidRDefault="00E162B2" w:rsidP="008E3194">
          <w:pPr>
            <w:jc w:val="right"/>
            <w:rPr>
              <w:rStyle w:val="-header-footer"/>
            </w:rPr>
          </w:pPr>
          <w:r>
            <w:rPr>
              <w:rStyle w:val="-header-footer"/>
            </w:rPr>
            <w:t xml:space="preserve">    &lt;Project Name&gt;</w:t>
          </w:r>
        </w:p>
        <w:p w14:paraId="28DA2255" w14:textId="77777777" w:rsidR="00E162B2" w:rsidRDefault="00E162B2" w:rsidP="008E3194">
          <w:pPr>
            <w:jc w:val="right"/>
            <w:rPr>
              <w:rStyle w:val="-header-footer"/>
            </w:rPr>
          </w:pPr>
          <w:r>
            <w:rPr>
              <w:rStyle w:val="-header-footer"/>
            </w:rPr>
            <w:t>Technical Design Document</w:t>
          </w:r>
        </w:p>
      </w:tc>
    </w:tr>
  </w:tbl>
  <w:p w14:paraId="3A02CC71" w14:textId="77777777" w:rsidR="00E162B2" w:rsidRPr="00951449" w:rsidRDefault="00E162B2" w:rsidP="00682B9C">
    <w:pPr>
      <w:rPr>
        <w:rStyle w:val="-header-footer"/>
      </w:rPr>
    </w:pPr>
    <w:r w:rsidRPr="00DF1F81">
      <w:rPr>
        <w:noProof/>
      </w:rPr>
      <w:drawing>
        <wp:anchor distT="0" distB="0" distL="114300" distR="114300" simplePos="0" relativeHeight="251661312" behindDoc="0" locked="0" layoutInCell="1" allowOverlap="1" wp14:anchorId="22D0C743" wp14:editId="3E792271">
          <wp:simplePos x="0" y="0"/>
          <wp:positionH relativeFrom="page">
            <wp:posOffset>492922</wp:posOffset>
          </wp:positionH>
          <wp:positionV relativeFrom="paragraph">
            <wp:posOffset>-349885</wp:posOffset>
          </wp:positionV>
          <wp:extent cx="1435100" cy="484505"/>
          <wp:effectExtent l="0" t="0" r="0" b="0"/>
          <wp:wrapNone/>
          <wp:docPr id="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4845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40" w:type="dxa"/>
      <w:tblLook w:val="01E0" w:firstRow="1" w:lastRow="1" w:firstColumn="1" w:lastColumn="1" w:noHBand="0" w:noVBand="0"/>
    </w:tblPr>
    <w:tblGrid>
      <w:gridCol w:w="4524"/>
      <w:gridCol w:w="5916"/>
    </w:tblGrid>
    <w:tr w:rsidR="00E162B2" w14:paraId="0E59811B" w14:textId="77777777" w:rsidTr="00BC2B3A">
      <w:tc>
        <w:tcPr>
          <w:tcW w:w="4524" w:type="dxa"/>
        </w:tcPr>
        <w:p w14:paraId="2C2D1206" w14:textId="77777777" w:rsidR="00E162B2" w:rsidRDefault="00E162B2" w:rsidP="007800B1">
          <w:pPr>
            <w:rPr>
              <w:rStyle w:val="-header-footer"/>
            </w:rPr>
          </w:pPr>
          <w:r>
            <w:rPr>
              <w:rStyle w:val="-header-footer"/>
            </w:rPr>
            <w:t xml:space="preserve">                                                                  </w:t>
          </w:r>
        </w:p>
      </w:tc>
      <w:tc>
        <w:tcPr>
          <w:tcW w:w="5916" w:type="dxa"/>
        </w:tcPr>
        <w:sdt>
          <w:sdtPr>
            <w:rPr>
              <w:rStyle w:val="-header-footer"/>
            </w:rPr>
            <w:alias w:val="Subject"/>
            <w:tag w:val=""/>
            <w:id w:val="-276868220"/>
            <w:dataBinding w:prefixMappings="xmlns:ns0='http://purl.org/dc/elements/1.1/' xmlns:ns1='http://schemas.openxmlformats.org/package/2006/metadata/core-properties' " w:xpath="/ns1:coreProperties[1]/ns0:subject[1]" w:storeItemID="{6C3C8BC8-F283-45AE-878A-BAB7291924A1}"/>
            <w:text/>
          </w:sdtPr>
          <w:sdtContent>
            <w:p w14:paraId="581935F0" w14:textId="77777777" w:rsidR="00E162B2" w:rsidRDefault="00E162B2" w:rsidP="007800B1">
              <w:pPr>
                <w:jc w:val="right"/>
                <w:rPr>
                  <w:rStyle w:val="-header-footer"/>
                </w:rPr>
              </w:pPr>
              <w:del w:id="2233" w:author="Islam Nady" w:date="2024-06-09T15:47:00Z">
                <w:r w:rsidDel="009925DE">
                  <w:rPr>
                    <w:rStyle w:val="-header-footer"/>
                  </w:rPr>
                  <w:delText>&lt;Project Name&gt;</w:delText>
                </w:r>
              </w:del>
              <w:ins w:id="2234" w:author="Islam Nady" w:date="2024-06-09T15:47:00Z">
                <w:r>
                  <w:rPr>
                    <w:rStyle w:val="-header-footer"/>
                  </w:rPr>
                  <w:t>&lt; Robotic Process Automation (RPA) &gt;</w:t>
                </w:r>
              </w:ins>
            </w:p>
          </w:sdtContent>
        </w:sdt>
        <w:p w14:paraId="5A371625" w14:textId="77777777" w:rsidR="00E162B2" w:rsidRDefault="00E162B2" w:rsidP="007800B1">
          <w:pPr>
            <w:jc w:val="right"/>
            <w:rPr>
              <w:rStyle w:val="-header-footer"/>
            </w:rPr>
          </w:pPr>
          <w:r>
            <w:rPr>
              <w:rStyle w:val="-header-footer"/>
            </w:rPr>
            <w:t>Technical Design Document</w:t>
          </w:r>
        </w:p>
      </w:tc>
    </w:tr>
  </w:tbl>
  <w:p w14:paraId="1ABA9F5C" w14:textId="77777777" w:rsidR="00E162B2" w:rsidRPr="007800B1" w:rsidRDefault="00E162B2" w:rsidP="007800B1">
    <w:pPr>
      <w:rPr>
        <w:rFonts w:ascii="Tahoma" w:hAnsi="Tahoma" w:cs="Tahoma"/>
        <w:sz w:val="20"/>
        <w:szCs w:val="20"/>
      </w:rPr>
    </w:pPr>
    <w:r w:rsidRPr="00DF1F81">
      <w:rPr>
        <w:noProof/>
      </w:rPr>
      <w:drawing>
        <wp:anchor distT="0" distB="0" distL="114300" distR="114300" simplePos="0" relativeHeight="251677696" behindDoc="0" locked="0" layoutInCell="1" allowOverlap="1" wp14:anchorId="6878E8EA" wp14:editId="018C46C8">
          <wp:simplePos x="0" y="0"/>
          <wp:positionH relativeFrom="page">
            <wp:posOffset>487842</wp:posOffset>
          </wp:positionH>
          <wp:positionV relativeFrom="paragraph">
            <wp:posOffset>-446405</wp:posOffset>
          </wp:positionV>
          <wp:extent cx="1435100" cy="484505"/>
          <wp:effectExtent l="0" t="0" r="0" b="0"/>
          <wp:wrapNone/>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4845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40" w:type="dxa"/>
      <w:tblLook w:val="01E0" w:firstRow="1" w:lastRow="1" w:firstColumn="1" w:lastColumn="1" w:noHBand="0" w:noVBand="0"/>
    </w:tblPr>
    <w:tblGrid>
      <w:gridCol w:w="4524"/>
      <w:gridCol w:w="5916"/>
    </w:tblGrid>
    <w:tr w:rsidR="00E162B2" w14:paraId="36C035F7" w14:textId="77777777" w:rsidTr="00D42A56">
      <w:tc>
        <w:tcPr>
          <w:tcW w:w="4524" w:type="dxa"/>
        </w:tcPr>
        <w:p w14:paraId="44868B0C" w14:textId="77777777" w:rsidR="00E162B2" w:rsidRDefault="00E162B2" w:rsidP="007D72B2">
          <w:pPr>
            <w:rPr>
              <w:rStyle w:val="-header-footer"/>
            </w:rPr>
          </w:pPr>
          <w:r>
            <w:rPr>
              <w:rStyle w:val="-header-footer"/>
            </w:rPr>
            <w:t xml:space="preserve">                                                                  </w:t>
          </w:r>
        </w:p>
      </w:tc>
      <w:tc>
        <w:tcPr>
          <w:tcW w:w="5916" w:type="dxa"/>
        </w:tcPr>
        <w:customXmlDelRangeStart w:id="2670" w:author="Islam Nady" w:date="2024-06-09T15:46:00Z"/>
        <w:sdt>
          <w:sdtPr>
            <w:rPr>
              <w:rStyle w:val="-header-footer"/>
            </w:rPr>
            <w:alias w:val="Subject"/>
            <w:tag w:val=""/>
            <w:id w:val="886762928"/>
            <w:dataBinding w:prefixMappings="xmlns:ns0='http://purl.org/dc/elements/1.1/' xmlns:ns1='http://schemas.openxmlformats.org/package/2006/metadata/core-properties' " w:xpath="/ns1:coreProperties[1]/ns0:subject[1]" w:storeItemID="{6C3C8BC8-F283-45AE-878A-BAB7291924A1}"/>
            <w:text/>
          </w:sdtPr>
          <w:sdtContent>
            <w:customXmlDelRangeEnd w:id="2670"/>
            <w:p w14:paraId="7891342E" w14:textId="77777777" w:rsidR="00E162B2" w:rsidDel="00DA5508" w:rsidRDefault="00E162B2" w:rsidP="006F7DCB">
              <w:pPr>
                <w:jc w:val="right"/>
                <w:rPr>
                  <w:del w:id="2671" w:author="Islam Nady" w:date="2024-06-09T15:46:00Z"/>
                  <w:rStyle w:val="-header-footer"/>
                </w:rPr>
              </w:pPr>
              <w:ins w:id="2672" w:author="Islam Nady" w:date="2024-06-09T15:46:00Z">
                <w:r>
                  <w:rPr>
                    <w:rStyle w:val="-header-footer"/>
                  </w:rPr>
                  <w:t xml:space="preserve">Robotic Process Automation (RPA) </w:t>
                </w:r>
              </w:ins>
              <w:del w:id="2673" w:author="Islam Nady" w:date="2024-06-09T15:46:00Z">
                <w:r w:rsidDel="00DA5508">
                  <w:rPr>
                    <w:rStyle w:val="-header-footer"/>
                  </w:rPr>
                  <w:delText>&lt;Project Name&gt;</w:delText>
                </w:r>
              </w:del>
            </w:p>
            <w:customXmlDelRangeStart w:id="2674" w:author="Islam Nady" w:date="2024-06-09T15:46:00Z"/>
          </w:sdtContent>
        </w:sdt>
        <w:customXmlDelRangeEnd w:id="2674"/>
        <w:p w14:paraId="758BCD55" w14:textId="77777777" w:rsidR="00E162B2" w:rsidRDefault="00E162B2" w:rsidP="00951449">
          <w:pPr>
            <w:jc w:val="right"/>
            <w:rPr>
              <w:ins w:id="2675" w:author="Islam Nady" w:date="2024-06-09T15:46:00Z"/>
              <w:rStyle w:val="-header-footer"/>
            </w:rPr>
          </w:pPr>
        </w:p>
        <w:p w14:paraId="0F512334" w14:textId="77777777" w:rsidR="00E162B2" w:rsidRDefault="00E162B2" w:rsidP="00951449">
          <w:pPr>
            <w:jc w:val="right"/>
            <w:rPr>
              <w:rStyle w:val="-header-footer"/>
            </w:rPr>
          </w:pPr>
          <w:r>
            <w:rPr>
              <w:rStyle w:val="-header-footer"/>
            </w:rPr>
            <w:t>Technical Design Document</w:t>
          </w:r>
        </w:p>
      </w:tc>
    </w:tr>
  </w:tbl>
  <w:p w14:paraId="06E327CA" w14:textId="77777777" w:rsidR="00E162B2" w:rsidRPr="00951449" w:rsidRDefault="00E162B2" w:rsidP="00951449">
    <w:pPr>
      <w:rPr>
        <w:rStyle w:val="-header-footer"/>
      </w:rPr>
    </w:pPr>
    <w:r w:rsidRPr="00DF1F81">
      <w:rPr>
        <w:noProof/>
      </w:rPr>
      <w:drawing>
        <wp:anchor distT="0" distB="0" distL="114300" distR="114300" simplePos="0" relativeHeight="251679744" behindDoc="0" locked="0" layoutInCell="1" allowOverlap="1" wp14:anchorId="7D841E1A" wp14:editId="5083B52B">
          <wp:simplePos x="0" y="0"/>
          <wp:positionH relativeFrom="page">
            <wp:posOffset>487842</wp:posOffset>
          </wp:positionH>
          <wp:positionV relativeFrom="paragraph">
            <wp:posOffset>-446405</wp:posOffset>
          </wp:positionV>
          <wp:extent cx="1435100" cy="484505"/>
          <wp:effectExtent l="0" t="0" r="0" b="0"/>
          <wp:wrapNone/>
          <wp:docPr id="1342612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4845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9760" w14:textId="77777777" w:rsidR="00E162B2" w:rsidRDefault="00E162B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40" w:type="dxa"/>
      <w:tblLook w:val="01E0" w:firstRow="1" w:lastRow="1" w:firstColumn="1" w:lastColumn="1" w:noHBand="0" w:noVBand="0"/>
    </w:tblPr>
    <w:tblGrid>
      <w:gridCol w:w="4524"/>
      <w:gridCol w:w="5916"/>
    </w:tblGrid>
    <w:tr w:rsidR="00E162B2" w14:paraId="04F3EBDF" w14:textId="77777777" w:rsidTr="00D42A56">
      <w:tc>
        <w:tcPr>
          <w:tcW w:w="4524" w:type="dxa"/>
        </w:tcPr>
        <w:p w14:paraId="202B2E7A" w14:textId="77777777" w:rsidR="00E162B2" w:rsidRDefault="00E162B2" w:rsidP="007D72B2">
          <w:pPr>
            <w:rPr>
              <w:rStyle w:val="-header-footer"/>
            </w:rPr>
          </w:pPr>
          <w:r>
            <w:rPr>
              <w:rStyle w:val="-header-footer"/>
            </w:rPr>
            <w:t xml:space="preserve">                                                                  </w:t>
          </w:r>
        </w:p>
      </w:tc>
      <w:tc>
        <w:tcPr>
          <w:tcW w:w="5916" w:type="dxa"/>
        </w:tcPr>
        <w:sdt>
          <w:sdtPr>
            <w:rPr>
              <w:rStyle w:val="-header-footer"/>
            </w:rPr>
            <w:alias w:val="Subject"/>
            <w:tag w:val=""/>
            <w:id w:val="1910957868"/>
            <w:dataBinding w:prefixMappings="xmlns:ns0='http://purl.org/dc/elements/1.1/' xmlns:ns1='http://schemas.openxmlformats.org/package/2006/metadata/core-properties' " w:xpath="/ns1:coreProperties[1]/ns0:subject[1]" w:storeItemID="{6C3C8BC8-F283-45AE-878A-BAB7291924A1}"/>
            <w:text/>
          </w:sdtPr>
          <w:sdtContent>
            <w:p w14:paraId="33A2C67A" w14:textId="77777777" w:rsidR="00E162B2" w:rsidRDefault="00E162B2" w:rsidP="006F7DCB">
              <w:pPr>
                <w:jc w:val="right"/>
                <w:rPr>
                  <w:rStyle w:val="-header-footer"/>
                </w:rPr>
              </w:pPr>
              <w:del w:id="3887" w:author="Islam Nady" w:date="2024-06-09T15:47:00Z">
                <w:r w:rsidDel="009925DE">
                  <w:rPr>
                    <w:rStyle w:val="-header-footer"/>
                  </w:rPr>
                  <w:delText>&lt;Project Name&gt;</w:delText>
                </w:r>
              </w:del>
              <w:ins w:id="3888" w:author="Islam Nady" w:date="2024-06-09T15:47:00Z">
                <w:r>
                  <w:rPr>
                    <w:rStyle w:val="-header-footer"/>
                  </w:rPr>
                  <w:t>&lt; Robotic Process Automation (RPA) &gt;</w:t>
                </w:r>
              </w:ins>
            </w:p>
          </w:sdtContent>
        </w:sdt>
        <w:p w14:paraId="06A50D17" w14:textId="77777777" w:rsidR="00E162B2" w:rsidRDefault="00E162B2" w:rsidP="00951449">
          <w:pPr>
            <w:jc w:val="right"/>
            <w:rPr>
              <w:rStyle w:val="-header-footer"/>
            </w:rPr>
          </w:pPr>
          <w:r>
            <w:rPr>
              <w:rStyle w:val="-header-footer"/>
            </w:rPr>
            <w:t>Technical Design Document</w:t>
          </w:r>
        </w:p>
      </w:tc>
    </w:tr>
  </w:tbl>
  <w:p w14:paraId="1CAC8C8D" w14:textId="77777777" w:rsidR="00E162B2" w:rsidRPr="00951449" w:rsidRDefault="00E162B2" w:rsidP="00951449">
    <w:pPr>
      <w:rPr>
        <w:rStyle w:val="-header-footer"/>
      </w:rPr>
    </w:pPr>
    <w:r w:rsidRPr="00DF1F81">
      <w:rPr>
        <w:noProof/>
      </w:rPr>
      <w:drawing>
        <wp:anchor distT="0" distB="0" distL="114300" distR="114300" simplePos="0" relativeHeight="251665408" behindDoc="0" locked="0" layoutInCell="1" allowOverlap="1" wp14:anchorId="67CA2363" wp14:editId="50BC74F7">
          <wp:simplePos x="0" y="0"/>
          <wp:positionH relativeFrom="page">
            <wp:posOffset>487842</wp:posOffset>
          </wp:positionH>
          <wp:positionV relativeFrom="paragraph">
            <wp:posOffset>-446405</wp:posOffset>
          </wp:positionV>
          <wp:extent cx="1435100" cy="484505"/>
          <wp:effectExtent l="0" t="0" r="0" b="0"/>
          <wp:wrapNone/>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4845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1ECC0" w14:textId="77777777" w:rsidR="00E162B2" w:rsidRDefault="00E162B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454ED" w14:textId="77777777" w:rsidR="00E162B2" w:rsidRDefault="00E162B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40" w:type="dxa"/>
      <w:tblLook w:val="01E0" w:firstRow="1" w:lastRow="1" w:firstColumn="1" w:lastColumn="1" w:noHBand="0" w:noVBand="0"/>
    </w:tblPr>
    <w:tblGrid>
      <w:gridCol w:w="4524"/>
      <w:gridCol w:w="5916"/>
    </w:tblGrid>
    <w:tr w:rsidR="00E162B2" w14:paraId="534F96B5" w14:textId="77777777" w:rsidTr="00D42A56">
      <w:tc>
        <w:tcPr>
          <w:tcW w:w="4524" w:type="dxa"/>
        </w:tcPr>
        <w:p w14:paraId="2E2AC813" w14:textId="77777777" w:rsidR="00E162B2" w:rsidRDefault="00E162B2" w:rsidP="007D72B2">
          <w:pPr>
            <w:rPr>
              <w:rStyle w:val="-header-footer"/>
            </w:rPr>
          </w:pPr>
          <w:r>
            <w:rPr>
              <w:rStyle w:val="-header-footer"/>
            </w:rPr>
            <w:t xml:space="preserve">                                                                  </w:t>
          </w:r>
        </w:p>
      </w:tc>
      <w:tc>
        <w:tcPr>
          <w:tcW w:w="5916" w:type="dxa"/>
        </w:tcPr>
        <w:sdt>
          <w:sdtPr>
            <w:rPr>
              <w:rStyle w:val="-header-footer"/>
            </w:rPr>
            <w:alias w:val="Subject"/>
            <w:tag w:val=""/>
            <w:id w:val="-521407621"/>
            <w:dataBinding w:prefixMappings="xmlns:ns0='http://purl.org/dc/elements/1.1/' xmlns:ns1='http://schemas.openxmlformats.org/package/2006/metadata/core-properties' " w:xpath="/ns1:coreProperties[1]/ns0:subject[1]" w:storeItemID="{6C3C8BC8-F283-45AE-878A-BAB7291924A1}"/>
            <w:text/>
          </w:sdtPr>
          <w:sdtContent>
            <w:p w14:paraId="3A4A5A4B" w14:textId="77777777" w:rsidR="00E162B2" w:rsidRDefault="00E162B2" w:rsidP="006F7DCB">
              <w:pPr>
                <w:jc w:val="right"/>
                <w:rPr>
                  <w:rStyle w:val="-header-footer"/>
                </w:rPr>
              </w:pPr>
              <w:del w:id="5352" w:author="Islam Nady" w:date="2024-06-09T15:47:00Z">
                <w:r w:rsidDel="009925DE">
                  <w:rPr>
                    <w:rStyle w:val="-header-footer"/>
                  </w:rPr>
                  <w:delText>&lt;Project Name&gt;</w:delText>
                </w:r>
              </w:del>
              <w:ins w:id="5353" w:author="Islam Nady" w:date="2024-06-09T15:47:00Z">
                <w:r>
                  <w:rPr>
                    <w:rStyle w:val="-header-footer"/>
                  </w:rPr>
                  <w:t>&lt; Robotic Process Automation (RPA) &gt;</w:t>
                </w:r>
              </w:ins>
            </w:p>
          </w:sdtContent>
        </w:sdt>
        <w:p w14:paraId="5176BD78" w14:textId="77777777" w:rsidR="00E162B2" w:rsidRDefault="00E162B2" w:rsidP="00951449">
          <w:pPr>
            <w:jc w:val="right"/>
            <w:rPr>
              <w:rStyle w:val="-header-footer"/>
            </w:rPr>
          </w:pPr>
          <w:r>
            <w:rPr>
              <w:rStyle w:val="-header-footer"/>
            </w:rPr>
            <w:t>Technical Design Document</w:t>
          </w:r>
        </w:p>
      </w:tc>
    </w:tr>
  </w:tbl>
  <w:p w14:paraId="2F559019" w14:textId="77777777" w:rsidR="00E162B2" w:rsidRPr="00951449" w:rsidRDefault="00E162B2" w:rsidP="00951449">
    <w:pPr>
      <w:rPr>
        <w:rStyle w:val="-header-footer"/>
      </w:rPr>
    </w:pPr>
    <w:r w:rsidRPr="00DF1F81">
      <w:rPr>
        <w:noProof/>
      </w:rPr>
      <w:drawing>
        <wp:anchor distT="0" distB="0" distL="114300" distR="114300" simplePos="0" relativeHeight="251667456" behindDoc="0" locked="0" layoutInCell="1" allowOverlap="1" wp14:anchorId="68E00610" wp14:editId="755587F3">
          <wp:simplePos x="0" y="0"/>
          <wp:positionH relativeFrom="page">
            <wp:posOffset>487842</wp:posOffset>
          </wp:positionH>
          <wp:positionV relativeFrom="paragraph">
            <wp:posOffset>-446405</wp:posOffset>
          </wp:positionV>
          <wp:extent cx="1435100" cy="484505"/>
          <wp:effectExtent l="0" t="0" r="0" b="0"/>
          <wp:wrapNone/>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4845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37B19"/>
    <w:multiLevelType w:val="hybridMultilevel"/>
    <w:tmpl w:val="00483E36"/>
    <w:lvl w:ilvl="0" w:tplc="B3043B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82EA3"/>
    <w:multiLevelType w:val="multilevel"/>
    <w:tmpl w:val="1AD837A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426A6F"/>
    <w:multiLevelType w:val="hybridMultilevel"/>
    <w:tmpl w:val="FF88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C458F"/>
    <w:multiLevelType w:val="hybridMultilevel"/>
    <w:tmpl w:val="7292B70A"/>
    <w:lvl w:ilvl="0" w:tplc="29FACB5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E71EFD"/>
    <w:multiLevelType w:val="singleLevel"/>
    <w:tmpl w:val="07C21B02"/>
    <w:lvl w:ilvl="0">
      <w:start w:val="1"/>
      <w:numFmt w:val="decimal"/>
      <w:lvlText w:val="%1"/>
      <w:legacy w:legacy="1" w:legacySpace="0" w:legacyIndent="360"/>
      <w:lvlJc w:val="left"/>
      <w:pPr>
        <w:ind w:left="360" w:right="360" w:hanging="360"/>
      </w:pPr>
    </w:lvl>
  </w:abstractNum>
  <w:abstractNum w:abstractNumId="5" w15:restartNumberingAfterBreak="0">
    <w:nsid w:val="112A24AF"/>
    <w:multiLevelType w:val="multilevel"/>
    <w:tmpl w:val="00700E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2D77726"/>
    <w:multiLevelType w:val="hybridMultilevel"/>
    <w:tmpl w:val="8DBAC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8F6F56"/>
    <w:multiLevelType w:val="hybridMultilevel"/>
    <w:tmpl w:val="1986B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B46A3"/>
    <w:multiLevelType w:val="hybridMultilevel"/>
    <w:tmpl w:val="34AAD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1172F"/>
    <w:multiLevelType w:val="hybridMultilevel"/>
    <w:tmpl w:val="1AD837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C5047E"/>
    <w:multiLevelType w:val="multilevel"/>
    <w:tmpl w:val="00700E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0330116"/>
    <w:multiLevelType w:val="hybridMultilevel"/>
    <w:tmpl w:val="B364B0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9B534D"/>
    <w:multiLevelType w:val="hybridMultilevel"/>
    <w:tmpl w:val="1428C096"/>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3" w15:restartNumberingAfterBreak="0">
    <w:nsid w:val="24384031"/>
    <w:multiLevelType w:val="hybridMultilevel"/>
    <w:tmpl w:val="9EC2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CF5B98"/>
    <w:multiLevelType w:val="hybridMultilevel"/>
    <w:tmpl w:val="B964D9FE"/>
    <w:lvl w:ilvl="0" w:tplc="0409000F">
      <w:start w:val="2"/>
      <w:numFmt w:val="decimal"/>
      <w:lvlText w:val="%1."/>
      <w:lvlJc w:val="left"/>
      <w:pPr>
        <w:ind w:left="1800" w:hanging="360"/>
      </w:pPr>
      <w:rPr>
        <w:color w:val="auto"/>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5" w15:restartNumberingAfterBreak="0">
    <w:nsid w:val="27D9684E"/>
    <w:multiLevelType w:val="hybridMultilevel"/>
    <w:tmpl w:val="39BC55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525C173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7065F3"/>
    <w:multiLevelType w:val="multilevel"/>
    <w:tmpl w:val="D48A4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A5013"/>
    <w:multiLevelType w:val="hybridMultilevel"/>
    <w:tmpl w:val="0CA4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9E0085"/>
    <w:multiLevelType w:val="hybridMultilevel"/>
    <w:tmpl w:val="E956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48592A"/>
    <w:multiLevelType w:val="hybridMultilevel"/>
    <w:tmpl w:val="06A2B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07160"/>
    <w:multiLevelType w:val="hybridMultilevel"/>
    <w:tmpl w:val="C2BACF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06778E2"/>
    <w:multiLevelType w:val="hybridMultilevel"/>
    <w:tmpl w:val="60AC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66E7"/>
    <w:multiLevelType w:val="hybridMultilevel"/>
    <w:tmpl w:val="ECDC7A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9C6658B"/>
    <w:multiLevelType w:val="hybridMultilevel"/>
    <w:tmpl w:val="61824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F3EBE"/>
    <w:multiLevelType w:val="hybridMultilevel"/>
    <w:tmpl w:val="7FDECF3C"/>
    <w:lvl w:ilvl="0" w:tplc="29FACB5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D3835BA"/>
    <w:multiLevelType w:val="hybridMultilevel"/>
    <w:tmpl w:val="CD8E74B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ED5066C"/>
    <w:multiLevelType w:val="hybridMultilevel"/>
    <w:tmpl w:val="98D6C97C"/>
    <w:lvl w:ilvl="0" w:tplc="86EA30CE">
      <w:numFmt w:val="bullet"/>
      <w:lvlText w:val=""/>
      <w:lvlJc w:val="left"/>
      <w:pPr>
        <w:tabs>
          <w:tab w:val="num" w:pos="3255"/>
        </w:tabs>
        <w:ind w:left="3255" w:right="3255" w:hanging="360"/>
      </w:pPr>
      <w:rPr>
        <w:rFonts w:ascii="Symbol" w:eastAsia="Times New Roman" w:hAnsi="Symbol" w:cs="Traditional Arabic" w:hint="default"/>
      </w:rPr>
    </w:lvl>
    <w:lvl w:ilvl="1" w:tplc="04090003" w:tentative="1">
      <w:start w:val="1"/>
      <w:numFmt w:val="bullet"/>
      <w:lvlText w:val="o"/>
      <w:lvlJc w:val="left"/>
      <w:pPr>
        <w:tabs>
          <w:tab w:val="num" w:pos="3975"/>
        </w:tabs>
        <w:ind w:left="3975" w:right="3975" w:hanging="360"/>
      </w:pPr>
      <w:rPr>
        <w:rFonts w:ascii="Courier New" w:hAnsi="Courier New" w:hint="default"/>
      </w:rPr>
    </w:lvl>
    <w:lvl w:ilvl="2" w:tplc="04090005" w:tentative="1">
      <w:start w:val="1"/>
      <w:numFmt w:val="bullet"/>
      <w:lvlText w:val=""/>
      <w:lvlJc w:val="left"/>
      <w:pPr>
        <w:tabs>
          <w:tab w:val="num" w:pos="4695"/>
        </w:tabs>
        <w:ind w:left="4695" w:right="4695" w:hanging="360"/>
      </w:pPr>
      <w:rPr>
        <w:rFonts w:ascii="Wingdings" w:hAnsi="Wingdings" w:hint="default"/>
      </w:rPr>
    </w:lvl>
    <w:lvl w:ilvl="3" w:tplc="04090001" w:tentative="1">
      <w:start w:val="1"/>
      <w:numFmt w:val="bullet"/>
      <w:lvlText w:val=""/>
      <w:lvlJc w:val="left"/>
      <w:pPr>
        <w:tabs>
          <w:tab w:val="num" w:pos="5415"/>
        </w:tabs>
        <w:ind w:left="5415" w:right="5415" w:hanging="360"/>
      </w:pPr>
      <w:rPr>
        <w:rFonts w:ascii="Symbol" w:hAnsi="Symbol" w:hint="default"/>
      </w:rPr>
    </w:lvl>
    <w:lvl w:ilvl="4" w:tplc="04090003" w:tentative="1">
      <w:start w:val="1"/>
      <w:numFmt w:val="bullet"/>
      <w:lvlText w:val="o"/>
      <w:lvlJc w:val="left"/>
      <w:pPr>
        <w:tabs>
          <w:tab w:val="num" w:pos="6135"/>
        </w:tabs>
        <w:ind w:left="6135" w:right="6135" w:hanging="360"/>
      </w:pPr>
      <w:rPr>
        <w:rFonts w:ascii="Courier New" w:hAnsi="Courier New" w:hint="default"/>
      </w:rPr>
    </w:lvl>
    <w:lvl w:ilvl="5" w:tplc="04090005" w:tentative="1">
      <w:start w:val="1"/>
      <w:numFmt w:val="bullet"/>
      <w:lvlText w:val=""/>
      <w:lvlJc w:val="left"/>
      <w:pPr>
        <w:tabs>
          <w:tab w:val="num" w:pos="6855"/>
        </w:tabs>
        <w:ind w:left="6855" w:right="6855" w:hanging="360"/>
      </w:pPr>
      <w:rPr>
        <w:rFonts w:ascii="Wingdings" w:hAnsi="Wingdings" w:hint="default"/>
      </w:rPr>
    </w:lvl>
    <w:lvl w:ilvl="6" w:tplc="04090001" w:tentative="1">
      <w:start w:val="1"/>
      <w:numFmt w:val="bullet"/>
      <w:lvlText w:val=""/>
      <w:lvlJc w:val="left"/>
      <w:pPr>
        <w:tabs>
          <w:tab w:val="num" w:pos="7575"/>
        </w:tabs>
        <w:ind w:left="7575" w:right="7575" w:hanging="360"/>
      </w:pPr>
      <w:rPr>
        <w:rFonts w:ascii="Symbol" w:hAnsi="Symbol" w:hint="default"/>
      </w:rPr>
    </w:lvl>
    <w:lvl w:ilvl="7" w:tplc="04090003" w:tentative="1">
      <w:start w:val="1"/>
      <w:numFmt w:val="bullet"/>
      <w:lvlText w:val="o"/>
      <w:lvlJc w:val="left"/>
      <w:pPr>
        <w:tabs>
          <w:tab w:val="num" w:pos="8295"/>
        </w:tabs>
        <w:ind w:left="8295" w:right="8295" w:hanging="360"/>
      </w:pPr>
      <w:rPr>
        <w:rFonts w:ascii="Courier New" w:hAnsi="Courier New" w:hint="default"/>
      </w:rPr>
    </w:lvl>
    <w:lvl w:ilvl="8" w:tplc="04090005" w:tentative="1">
      <w:start w:val="1"/>
      <w:numFmt w:val="bullet"/>
      <w:lvlText w:val=""/>
      <w:lvlJc w:val="left"/>
      <w:pPr>
        <w:tabs>
          <w:tab w:val="num" w:pos="9015"/>
        </w:tabs>
        <w:ind w:left="9015" w:right="9015" w:hanging="360"/>
      </w:pPr>
      <w:rPr>
        <w:rFonts w:ascii="Wingdings" w:hAnsi="Wingdings" w:hint="default"/>
      </w:rPr>
    </w:lvl>
  </w:abstractNum>
  <w:abstractNum w:abstractNumId="27" w15:restartNumberingAfterBreak="0">
    <w:nsid w:val="4FE121F0"/>
    <w:multiLevelType w:val="hybridMultilevel"/>
    <w:tmpl w:val="42C03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8675D5"/>
    <w:multiLevelType w:val="hybridMultilevel"/>
    <w:tmpl w:val="654A24FC"/>
    <w:lvl w:ilvl="0" w:tplc="FE989964">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0F45C24"/>
    <w:multiLevelType w:val="hybridMultilevel"/>
    <w:tmpl w:val="41BAC7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13D4720"/>
    <w:multiLevelType w:val="hybridMultilevel"/>
    <w:tmpl w:val="A5149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7710EA"/>
    <w:multiLevelType w:val="hybridMultilevel"/>
    <w:tmpl w:val="238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576BEE"/>
    <w:multiLevelType w:val="hybridMultilevel"/>
    <w:tmpl w:val="96826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65111C"/>
    <w:multiLevelType w:val="hybridMultilevel"/>
    <w:tmpl w:val="0246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B17CA6"/>
    <w:multiLevelType w:val="hybridMultilevel"/>
    <w:tmpl w:val="82F20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807E34"/>
    <w:multiLevelType w:val="hybridMultilevel"/>
    <w:tmpl w:val="A4B4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490A6D"/>
    <w:multiLevelType w:val="hybridMultilevel"/>
    <w:tmpl w:val="66E27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C2364"/>
    <w:multiLevelType w:val="hybridMultilevel"/>
    <w:tmpl w:val="B47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3D48CC"/>
    <w:multiLevelType w:val="hybridMultilevel"/>
    <w:tmpl w:val="A4A83782"/>
    <w:lvl w:ilvl="0" w:tplc="E0B40AD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8E531D"/>
    <w:multiLevelType w:val="hybridMultilevel"/>
    <w:tmpl w:val="81DEA2D6"/>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F687342"/>
    <w:multiLevelType w:val="hybridMultilevel"/>
    <w:tmpl w:val="0A1AC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2EB0B54"/>
    <w:multiLevelType w:val="multilevel"/>
    <w:tmpl w:val="41BAC7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630341B7"/>
    <w:multiLevelType w:val="hybridMultilevel"/>
    <w:tmpl w:val="1B2A79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639C1EE4"/>
    <w:multiLevelType w:val="hybridMultilevel"/>
    <w:tmpl w:val="ECDC7A5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69E8312D"/>
    <w:multiLevelType w:val="hybridMultilevel"/>
    <w:tmpl w:val="8618B81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F0848F2"/>
    <w:multiLevelType w:val="hybridMultilevel"/>
    <w:tmpl w:val="52BA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D37AAF"/>
    <w:multiLevelType w:val="hybridMultilevel"/>
    <w:tmpl w:val="B2B2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DE1EA4"/>
    <w:multiLevelType w:val="hybridMultilevel"/>
    <w:tmpl w:val="680CF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2156F41"/>
    <w:multiLevelType w:val="hybridMultilevel"/>
    <w:tmpl w:val="9B78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2A57EB"/>
    <w:multiLevelType w:val="hybridMultilevel"/>
    <w:tmpl w:val="2B1AEC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3303FE9"/>
    <w:multiLevelType w:val="hybridMultilevel"/>
    <w:tmpl w:val="183ACF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5534B8E"/>
    <w:multiLevelType w:val="hybridMultilevel"/>
    <w:tmpl w:val="7F6E43BA"/>
    <w:lvl w:ilvl="0" w:tplc="0409000F">
      <w:start w:val="1"/>
      <w:numFmt w:val="decimal"/>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52" w15:restartNumberingAfterBreak="0">
    <w:nsid w:val="787F72EC"/>
    <w:multiLevelType w:val="hybridMultilevel"/>
    <w:tmpl w:val="0AC6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FD5E76"/>
    <w:multiLevelType w:val="hybridMultilevel"/>
    <w:tmpl w:val="1B2A7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92D1669"/>
    <w:multiLevelType w:val="hybridMultilevel"/>
    <w:tmpl w:val="EC028E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C010C5E"/>
    <w:multiLevelType w:val="multilevel"/>
    <w:tmpl w:val="07C21B02"/>
    <w:lvl w:ilvl="0">
      <w:start w:val="1"/>
      <w:numFmt w:val="decimal"/>
      <w:lvlText w:val="%1"/>
      <w:legacy w:legacy="1" w:legacySpace="0" w:legacyIndent="360"/>
      <w:lvlJc w:val="left"/>
      <w:pPr>
        <w:ind w:left="360" w:right="360" w:hanging="360"/>
      </w:pPr>
      <w:rPr>
        <w:rFonts w:ascii="Tahoma" w:hAnsi="Tahoma" w:cs="Tahoma"/>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799418320">
    <w:abstractNumId w:val="4"/>
  </w:num>
  <w:num w:numId="2" w16cid:durableId="940452973">
    <w:abstractNumId w:val="26"/>
  </w:num>
  <w:num w:numId="3" w16cid:durableId="1990864435">
    <w:abstractNumId w:val="55"/>
  </w:num>
  <w:num w:numId="4" w16cid:durableId="108354299">
    <w:abstractNumId w:val="9"/>
  </w:num>
  <w:num w:numId="5" w16cid:durableId="253054451">
    <w:abstractNumId w:val="1"/>
  </w:num>
  <w:num w:numId="6" w16cid:durableId="1201473165">
    <w:abstractNumId w:val="28"/>
  </w:num>
  <w:num w:numId="7" w16cid:durableId="120460579">
    <w:abstractNumId w:val="50"/>
  </w:num>
  <w:num w:numId="8" w16cid:durableId="1940672703">
    <w:abstractNumId w:val="29"/>
  </w:num>
  <w:num w:numId="9" w16cid:durableId="1361198189">
    <w:abstractNumId w:val="41"/>
  </w:num>
  <w:num w:numId="10" w16cid:durableId="1437869224">
    <w:abstractNumId w:val="24"/>
  </w:num>
  <w:num w:numId="11" w16cid:durableId="750004972">
    <w:abstractNumId w:val="3"/>
  </w:num>
  <w:num w:numId="12" w16cid:durableId="1176918194">
    <w:abstractNumId w:val="7"/>
  </w:num>
  <w:num w:numId="13" w16cid:durableId="1557545811">
    <w:abstractNumId w:val="34"/>
  </w:num>
  <w:num w:numId="14" w16cid:durableId="798378228">
    <w:abstractNumId w:val="48"/>
  </w:num>
  <w:num w:numId="15" w16cid:durableId="878207723">
    <w:abstractNumId w:val="32"/>
  </w:num>
  <w:num w:numId="16" w16cid:durableId="380253845">
    <w:abstractNumId w:val="21"/>
  </w:num>
  <w:num w:numId="17" w16cid:durableId="1127502763">
    <w:abstractNumId w:val="13"/>
  </w:num>
  <w:num w:numId="18" w16cid:durableId="783229433">
    <w:abstractNumId w:val="30"/>
  </w:num>
  <w:num w:numId="19" w16cid:durableId="1132091778">
    <w:abstractNumId w:val="35"/>
  </w:num>
  <w:num w:numId="20" w16cid:durableId="1093741447">
    <w:abstractNumId w:val="36"/>
  </w:num>
  <w:num w:numId="21" w16cid:durableId="110907110">
    <w:abstractNumId w:val="45"/>
  </w:num>
  <w:num w:numId="22" w16cid:durableId="343168972">
    <w:abstractNumId w:val="18"/>
  </w:num>
  <w:num w:numId="23" w16cid:durableId="1237975743">
    <w:abstractNumId w:val="37"/>
  </w:num>
  <w:num w:numId="24" w16cid:durableId="1616518792">
    <w:abstractNumId w:val="15"/>
  </w:num>
  <w:num w:numId="25" w16cid:durableId="462114096">
    <w:abstractNumId w:val="19"/>
  </w:num>
  <w:num w:numId="26" w16cid:durableId="1771045156">
    <w:abstractNumId w:val="27"/>
  </w:num>
  <w:num w:numId="27" w16cid:durableId="1924758363">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15547857">
    <w:abstractNumId w:val="25"/>
  </w:num>
  <w:num w:numId="29" w16cid:durableId="1776318900">
    <w:abstractNumId w:val="40"/>
  </w:num>
  <w:num w:numId="30" w16cid:durableId="737900072">
    <w:abstractNumId w:val="39"/>
  </w:num>
  <w:num w:numId="31" w16cid:durableId="837378656">
    <w:abstractNumId w:val="44"/>
  </w:num>
  <w:num w:numId="32" w16cid:durableId="302125323">
    <w:abstractNumId w:val="54"/>
  </w:num>
  <w:num w:numId="33" w16cid:durableId="1176387580">
    <w:abstractNumId w:val="47"/>
  </w:num>
  <w:num w:numId="34" w16cid:durableId="1477606630">
    <w:abstractNumId w:val="22"/>
  </w:num>
  <w:num w:numId="35" w16cid:durableId="1905867030">
    <w:abstractNumId w:val="43"/>
  </w:num>
  <w:num w:numId="36" w16cid:durableId="1684815698">
    <w:abstractNumId w:val="2"/>
  </w:num>
  <w:num w:numId="37" w16cid:durableId="1350646920">
    <w:abstractNumId w:val="33"/>
  </w:num>
  <w:num w:numId="38" w16cid:durableId="1389840030">
    <w:abstractNumId w:val="38"/>
  </w:num>
  <w:num w:numId="39" w16cid:durableId="1436289078">
    <w:abstractNumId w:val="17"/>
  </w:num>
  <w:num w:numId="40" w16cid:durableId="1683362156">
    <w:abstractNumId w:val="52"/>
  </w:num>
  <w:num w:numId="41" w16cid:durableId="386295737">
    <w:abstractNumId w:val="20"/>
  </w:num>
  <w:num w:numId="42" w16cid:durableId="1881894663">
    <w:abstractNumId w:val="12"/>
  </w:num>
  <w:num w:numId="43" w16cid:durableId="639381415">
    <w:abstractNumId w:val="0"/>
  </w:num>
  <w:num w:numId="44" w16cid:durableId="170486193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449139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32035065">
    <w:abstractNumId w:val="10"/>
  </w:num>
  <w:num w:numId="47" w16cid:durableId="247154734">
    <w:abstractNumId w:val="42"/>
  </w:num>
  <w:num w:numId="48" w16cid:durableId="2136021501">
    <w:abstractNumId w:val="31"/>
  </w:num>
  <w:num w:numId="49" w16cid:durableId="563489786">
    <w:abstractNumId w:val="23"/>
  </w:num>
  <w:num w:numId="50" w16cid:durableId="1405952519">
    <w:abstractNumId w:val="8"/>
  </w:num>
  <w:num w:numId="51" w16cid:durableId="85880475">
    <w:abstractNumId w:val="6"/>
  </w:num>
  <w:num w:numId="52" w16cid:durableId="1156261645">
    <w:abstractNumId w:val="16"/>
  </w:num>
  <w:num w:numId="53" w16cid:durableId="1794864442">
    <w:abstractNumId w:val="46"/>
  </w:num>
  <w:num w:numId="54" w16cid:durableId="206650649">
    <w:abstractNumId w:val="49"/>
  </w:num>
  <w:num w:numId="55" w16cid:durableId="556935835">
    <w:abstractNumId w:val="51"/>
  </w:num>
  <w:num w:numId="56" w16cid:durableId="37141900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slam Nady">
    <w15:presenceInfo w15:providerId="Windows Live" w15:userId="b36e337ea5784036"/>
  </w15:person>
  <w15:person w15:author="MMAhmed@bankAlbilad.com">
    <w15:presenceInfo w15:providerId="None" w15:userId="MMAhmed@bankAlbilad.com"/>
  </w15:person>
  <w15:person w15:author="Mohamed Amer">
    <w15:presenceInfo w15:providerId="AD" w15:userId="S::mamer@orionvalley.com::2218244d-4eee-455b-88a1-d88dabe9b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508"/>
    <w:rsid w:val="0000274D"/>
    <w:rsid w:val="00011E08"/>
    <w:rsid w:val="0001218E"/>
    <w:rsid w:val="00014439"/>
    <w:rsid w:val="0001445E"/>
    <w:rsid w:val="0001537B"/>
    <w:rsid w:val="00026538"/>
    <w:rsid w:val="00026998"/>
    <w:rsid w:val="00032A37"/>
    <w:rsid w:val="000341B2"/>
    <w:rsid w:val="00051819"/>
    <w:rsid w:val="0005265D"/>
    <w:rsid w:val="00055E0A"/>
    <w:rsid w:val="0005614D"/>
    <w:rsid w:val="000668BF"/>
    <w:rsid w:val="00071C55"/>
    <w:rsid w:val="00071E35"/>
    <w:rsid w:val="0007770A"/>
    <w:rsid w:val="00081ED2"/>
    <w:rsid w:val="000864B9"/>
    <w:rsid w:val="00086C9C"/>
    <w:rsid w:val="00095734"/>
    <w:rsid w:val="000B474F"/>
    <w:rsid w:val="000B67EC"/>
    <w:rsid w:val="000C11F3"/>
    <w:rsid w:val="000C7DE3"/>
    <w:rsid w:val="000D4467"/>
    <w:rsid w:val="000E3A8F"/>
    <w:rsid w:val="000F7575"/>
    <w:rsid w:val="00111A97"/>
    <w:rsid w:val="00112E52"/>
    <w:rsid w:val="00114343"/>
    <w:rsid w:val="0011435F"/>
    <w:rsid w:val="0012035E"/>
    <w:rsid w:val="001219DA"/>
    <w:rsid w:val="00123131"/>
    <w:rsid w:val="0012426D"/>
    <w:rsid w:val="00126D46"/>
    <w:rsid w:val="001272B0"/>
    <w:rsid w:val="00137DC1"/>
    <w:rsid w:val="001407F5"/>
    <w:rsid w:val="00141E1A"/>
    <w:rsid w:val="00153CE9"/>
    <w:rsid w:val="00154FF2"/>
    <w:rsid w:val="00157F22"/>
    <w:rsid w:val="00163DB1"/>
    <w:rsid w:val="00164A16"/>
    <w:rsid w:val="001660A7"/>
    <w:rsid w:val="001713BB"/>
    <w:rsid w:val="00171FD3"/>
    <w:rsid w:val="001818D5"/>
    <w:rsid w:val="00182543"/>
    <w:rsid w:val="00185045"/>
    <w:rsid w:val="001865ED"/>
    <w:rsid w:val="0019104C"/>
    <w:rsid w:val="00191620"/>
    <w:rsid w:val="00192121"/>
    <w:rsid w:val="0019322B"/>
    <w:rsid w:val="001A4D53"/>
    <w:rsid w:val="001A6486"/>
    <w:rsid w:val="001B5DF5"/>
    <w:rsid w:val="001C1B2F"/>
    <w:rsid w:val="001C222E"/>
    <w:rsid w:val="001D2A20"/>
    <w:rsid w:val="001D4148"/>
    <w:rsid w:val="001D6DCA"/>
    <w:rsid w:val="001E1887"/>
    <w:rsid w:val="001E2062"/>
    <w:rsid w:val="001E595F"/>
    <w:rsid w:val="001F4CE1"/>
    <w:rsid w:val="00200CEF"/>
    <w:rsid w:val="0020569B"/>
    <w:rsid w:val="00206721"/>
    <w:rsid w:val="00224202"/>
    <w:rsid w:val="002247A6"/>
    <w:rsid w:val="00233A41"/>
    <w:rsid w:val="00243F6C"/>
    <w:rsid w:val="002521CE"/>
    <w:rsid w:val="00256843"/>
    <w:rsid w:val="00256C46"/>
    <w:rsid w:val="00273A13"/>
    <w:rsid w:val="002844F2"/>
    <w:rsid w:val="0028480E"/>
    <w:rsid w:val="00286BF7"/>
    <w:rsid w:val="00291887"/>
    <w:rsid w:val="002A6D13"/>
    <w:rsid w:val="002B12E2"/>
    <w:rsid w:val="002B4B42"/>
    <w:rsid w:val="002B614D"/>
    <w:rsid w:val="002C6D79"/>
    <w:rsid w:val="002D473E"/>
    <w:rsid w:val="002E385A"/>
    <w:rsid w:val="002F1676"/>
    <w:rsid w:val="002F62A5"/>
    <w:rsid w:val="002F7B30"/>
    <w:rsid w:val="00302CFC"/>
    <w:rsid w:val="003119FF"/>
    <w:rsid w:val="0031561E"/>
    <w:rsid w:val="003163D0"/>
    <w:rsid w:val="0032675C"/>
    <w:rsid w:val="00326BB3"/>
    <w:rsid w:val="0033150E"/>
    <w:rsid w:val="00332589"/>
    <w:rsid w:val="003328AD"/>
    <w:rsid w:val="0033534F"/>
    <w:rsid w:val="003447A2"/>
    <w:rsid w:val="00347C3A"/>
    <w:rsid w:val="0036523F"/>
    <w:rsid w:val="00365CF9"/>
    <w:rsid w:val="00367045"/>
    <w:rsid w:val="00377C7C"/>
    <w:rsid w:val="00377FFD"/>
    <w:rsid w:val="003823A3"/>
    <w:rsid w:val="003A1968"/>
    <w:rsid w:val="003A388A"/>
    <w:rsid w:val="003A5426"/>
    <w:rsid w:val="003B2E0D"/>
    <w:rsid w:val="003B7B0A"/>
    <w:rsid w:val="003C1BA4"/>
    <w:rsid w:val="003C230E"/>
    <w:rsid w:val="003D5C4A"/>
    <w:rsid w:val="003E4EB7"/>
    <w:rsid w:val="003E5DA4"/>
    <w:rsid w:val="003F0251"/>
    <w:rsid w:val="003F0E39"/>
    <w:rsid w:val="003F5452"/>
    <w:rsid w:val="003F7D92"/>
    <w:rsid w:val="004008A4"/>
    <w:rsid w:val="00405A04"/>
    <w:rsid w:val="00410B73"/>
    <w:rsid w:val="00420125"/>
    <w:rsid w:val="0042121E"/>
    <w:rsid w:val="0042433C"/>
    <w:rsid w:val="004244F6"/>
    <w:rsid w:val="00431AE4"/>
    <w:rsid w:val="00431EBF"/>
    <w:rsid w:val="004358C7"/>
    <w:rsid w:val="00435CB6"/>
    <w:rsid w:val="00443598"/>
    <w:rsid w:val="00451CCD"/>
    <w:rsid w:val="0045780F"/>
    <w:rsid w:val="00462218"/>
    <w:rsid w:val="00465B7D"/>
    <w:rsid w:val="00465EAB"/>
    <w:rsid w:val="00476A20"/>
    <w:rsid w:val="0048418A"/>
    <w:rsid w:val="0049536D"/>
    <w:rsid w:val="00496087"/>
    <w:rsid w:val="004A7881"/>
    <w:rsid w:val="004C44A0"/>
    <w:rsid w:val="004D31A8"/>
    <w:rsid w:val="004D420F"/>
    <w:rsid w:val="004D4C02"/>
    <w:rsid w:val="004E2B21"/>
    <w:rsid w:val="004E3B81"/>
    <w:rsid w:val="004E41FA"/>
    <w:rsid w:val="004E7763"/>
    <w:rsid w:val="004F24E9"/>
    <w:rsid w:val="004F539F"/>
    <w:rsid w:val="004F5F4F"/>
    <w:rsid w:val="00501175"/>
    <w:rsid w:val="00503772"/>
    <w:rsid w:val="00510EEC"/>
    <w:rsid w:val="00511CC8"/>
    <w:rsid w:val="005124E6"/>
    <w:rsid w:val="00523954"/>
    <w:rsid w:val="00526484"/>
    <w:rsid w:val="00526ECE"/>
    <w:rsid w:val="00527859"/>
    <w:rsid w:val="00534E58"/>
    <w:rsid w:val="00540B8F"/>
    <w:rsid w:val="00543250"/>
    <w:rsid w:val="00543AB6"/>
    <w:rsid w:val="00547426"/>
    <w:rsid w:val="00560E29"/>
    <w:rsid w:val="00571C4D"/>
    <w:rsid w:val="005750BD"/>
    <w:rsid w:val="00575E41"/>
    <w:rsid w:val="005914C6"/>
    <w:rsid w:val="005952C4"/>
    <w:rsid w:val="005A13F8"/>
    <w:rsid w:val="005A2470"/>
    <w:rsid w:val="005A3C7B"/>
    <w:rsid w:val="005A77B9"/>
    <w:rsid w:val="005B0980"/>
    <w:rsid w:val="005B1BD9"/>
    <w:rsid w:val="005B2EC4"/>
    <w:rsid w:val="005B67BD"/>
    <w:rsid w:val="005C3EA8"/>
    <w:rsid w:val="005C5618"/>
    <w:rsid w:val="005C602C"/>
    <w:rsid w:val="005D0513"/>
    <w:rsid w:val="005D0EC1"/>
    <w:rsid w:val="005D5743"/>
    <w:rsid w:val="005E05F0"/>
    <w:rsid w:val="005E117D"/>
    <w:rsid w:val="005E13A9"/>
    <w:rsid w:val="005E7731"/>
    <w:rsid w:val="005F1361"/>
    <w:rsid w:val="005F4A85"/>
    <w:rsid w:val="00605036"/>
    <w:rsid w:val="00605D0E"/>
    <w:rsid w:val="00617EF6"/>
    <w:rsid w:val="00621B46"/>
    <w:rsid w:val="00624350"/>
    <w:rsid w:val="00626FA3"/>
    <w:rsid w:val="00627B6F"/>
    <w:rsid w:val="00631C91"/>
    <w:rsid w:val="00633638"/>
    <w:rsid w:val="006404F2"/>
    <w:rsid w:val="006507EC"/>
    <w:rsid w:val="006513A4"/>
    <w:rsid w:val="006527AB"/>
    <w:rsid w:val="0066309D"/>
    <w:rsid w:val="00666EFB"/>
    <w:rsid w:val="0067007E"/>
    <w:rsid w:val="006749D4"/>
    <w:rsid w:val="00682B9C"/>
    <w:rsid w:val="00684AC9"/>
    <w:rsid w:val="00686E20"/>
    <w:rsid w:val="00695EC5"/>
    <w:rsid w:val="00697386"/>
    <w:rsid w:val="006A07F9"/>
    <w:rsid w:val="006A15E2"/>
    <w:rsid w:val="006D0B26"/>
    <w:rsid w:val="006D18F6"/>
    <w:rsid w:val="006D30F4"/>
    <w:rsid w:val="006D5057"/>
    <w:rsid w:val="006D608B"/>
    <w:rsid w:val="006F0374"/>
    <w:rsid w:val="006F11F1"/>
    <w:rsid w:val="006F2C0D"/>
    <w:rsid w:val="006F3267"/>
    <w:rsid w:val="006F501B"/>
    <w:rsid w:val="006F5532"/>
    <w:rsid w:val="006F6CB3"/>
    <w:rsid w:val="006F7DCB"/>
    <w:rsid w:val="00700F2E"/>
    <w:rsid w:val="00707F7C"/>
    <w:rsid w:val="00711457"/>
    <w:rsid w:val="0071543F"/>
    <w:rsid w:val="00723BA5"/>
    <w:rsid w:val="007265F7"/>
    <w:rsid w:val="00730680"/>
    <w:rsid w:val="007317D7"/>
    <w:rsid w:val="00732200"/>
    <w:rsid w:val="00735059"/>
    <w:rsid w:val="00755F6C"/>
    <w:rsid w:val="00756154"/>
    <w:rsid w:val="00766810"/>
    <w:rsid w:val="007800B1"/>
    <w:rsid w:val="00786861"/>
    <w:rsid w:val="0079379D"/>
    <w:rsid w:val="00795D85"/>
    <w:rsid w:val="007967CB"/>
    <w:rsid w:val="00797601"/>
    <w:rsid w:val="007A1966"/>
    <w:rsid w:val="007A352D"/>
    <w:rsid w:val="007A551D"/>
    <w:rsid w:val="007A55BF"/>
    <w:rsid w:val="007D3170"/>
    <w:rsid w:val="007D72B2"/>
    <w:rsid w:val="007D7AAA"/>
    <w:rsid w:val="007E0278"/>
    <w:rsid w:val="007E6650"/>
    <w:rsid w:val="007F12ED"/>
    <w:rsid w:val="00801DFC"/>
    <w:rsid w:val="0080495D"/>
    <w:rsid w:val="008102BE"/>
    <w:rsid w:val="008226F9"/>
    <w:rsid w:val="00827C95"/>
    <w:rsid w:val="00831A25"/>
    <w:rsid w:val="008462F6"/>
    <w:rsid w:val="0085021D"/>
    <w:rsid w:val="008521A3"/>
    <w:rsid w:val="008523E6"/>
    <w:rsid w:val="00853269"/>
    <w:rsid w:val="00860398"/>
    <w:rsid w:val="00866B39"/>
    <w:rsid w:val="00867BD9"/>
    <w:rsid w:val="00880EE3"/>
    <w:rsid w:val="00881ECC"/>
    <w:rsid w:val="00887F65"/>
    <w:rsid w:val="00887FE2"/>
    <w:rsid w:val="00897CB5"/>
    <w:rsid w:val="008B0D42"/>
    <w:rsid w:val="008B185B"/>
    <w:rsid w:val="008B2691"/>
    <w:rsid w:val="008B2886"/>
    <w:rsid w:val="008B3138"/>
    <w:rsid w:val="008C3DE1"/>
    <w:rsid w:val="008C6287"/>
    <w:rsid w:val="008C7082"/>
    <w:rsid w:val="008D6FC1"/>
    <w:rsid w:val="008D7A86"/>
    <w:rsid w:val="008E1D5D"/>
    <w:rsid w:val="008E22EF"/>
    <w:rsid w:val="008E3194"/>
    <w:rsid w:val="008E6706"/>
    <w:rsid w:val="008F3110"/>
    <w:rsid w:val="0090792D"/>
    <w:rsid w:val="00911658"/>
    <w:rsid w:val="00912806"/>
    <w:rsid w:val="009151D9"/>
    <w:rsid w:val="0092305D"/>
    <w:rsid w:val="009343CC"/>
    <w:rsid w:val="0094093B"/>
    <w:rsid w:val="00943565"/>
    <w:rsid w:val="009464C1"/>
    <w:rsid w:val="00951449"/>
    <w:rsid w:val="00951BC7"/>
    <w:rsid w:val="00957823"/>
    <w:rsid w:val="00957A21"/>
    <w:rsid w:val="009815D4"/>
    <w:rsid w:val="00986AA5"/>
    <w:rsid w:val="00990201"/>
    <w:rsid w:val="009925DE"/>
    <w:rsid w:val="009A162A"/>
    <w:rsid w:val="009A1C6C"/>
    <w:rsid w:val="009B42AA"/>
    <w:rsid w:val="009B4C78"/>
    <w:rsid w:val="009C3BA9"/>
    <w:rsid w:val="009C59D6"/>
    <w:rsid w:val="009C6EDA"/>
    <w:rsid w:val="009C71E0"/>
    <w:rsid w:val="009C786A"/>
    <w:rsid w:val="009D2FFE"/>
    <w:rsid w:val="009D35E0"/>
    <w:rsid w:val="009D4D06"/>
    <w:rsid w:val="009E1572"/>
    <w:rsid w:val="009E3A0F"/>
    <w:rsid w:val="009E3FFB"/>
    <w:rsid w:val="009F506A"/>
    <w:rsid w:val="009F62C3"/>
    <w:rsid w:val="00A00EAE"/>
    <w:rsid w:val="00A05B4C"/>
    <w:rsid w:val="00A069F7"/>
    <w:rsid w:val="00A10E28"/>
    <w:rsid w:val="00A120B3"/>
    <w:rsid w:val="00A20202"/>
    <w:rsid w:val="00A20386"/>
    <w:rsid w:val="00A450EC"/>
    <w:rsid w:val="00A478F5"/>
    <w:rsid w:val="00A623D4"/>
    <w:rsid w:val="00A64BFC"/>
    <w:rsid w:val="00A6748E"/>
    <w:rsid w:val="00A7108F"/>
    <w:rsid w:val="00A7251C"/>
    <w:rsid w:val="00A85CC2"/>
    <w:rsid w:val="00A97A06"/>
    <w:rsid w:val="00AA02B6"/>
    <w:rsid w:val="00AA3EE6"/>
    <w:rsid w:val="00AA4B10"/>
    <w:rsid w:val="00AA4C8E"/>
    <w:rsid w:val="00AA5028"/>
    <w:rsid w:val="00AB22C5"/>
    <w:rsid w:val="00AB735C"/>
    <w:rsid w:val="00AC0BFF"/>
    <w:rsid w:val="00AC1644"/>
    <w:rsid w:val="00AC31F8"/>
    <w:rsid w:val="00AC715A"/>
    <w:rsid w:val="00AC7367"/>
    <w:rsid w:val="00AD07B1"/>
    <w:rsid w:val="00AD20E6"/>
    <w:rsid w:val="00AD2B47"/>
    <w:rsid w:val="00AF4D96"/>
    <w:rsid w:val="00B0010A"/>
    <w:rsid w:val="00B02B74"/>
    <w:rsid w:val="00B04D65"/>
    <w:rsid w:val="00B06748"/>
    <w:rsid w:val="00B0780D"/>
    <w:rsid w:val="00B1195C"/>
    <w:rsid w:val="00B1270A"/>
    <w:rsid w:val="00B13B9D"/>
    <w:rsid w:val="00B150EC"/>
    <w:rsid w:val="00B3039F"/>
    <w:rsid w:val="00B327AA"/>
    <w:rsid w:val="00B3283D"/>
    <w:rsid w:val="00B418C4"/>
    <w:rsid w:val="00B44CE0"/>
    <w:rsid w:val="00B45280"/>
    <w:rsid w:val="00B463BF"/>
    <w:rsid w:val="00B47659"/>
    <w:rsid w:val="00B52F91"/>
    <w:rsid w:val="00B5455A"/>
    <w:rsid w:val="00B701DB"/>
    <w:rsid w:val="00B81F34"/>
    <w:rsid w:val="00B83732"/>
    <w:rsid w:val="00B90880"/>
    <w:rsid w:val="00BA5BD6"/>
    <w:rsid w:val="00BA7823"/>
    <w:rsid w:val="00BB1886"/>
    <w:rsid w:val="00BB3046"/>
    <w:rsid w:val="00BB4B9D"/>
    <w:rsid w:val="00BC2B3A"/>
    <w:rsid w:val="00BC2CAF"/>
    <w:rsid w:val="00BC4F6E"/>
    <w:rsid w:val="00BC7A9D"/>
    <w:rsid w:val="00BE3F80"/>
    <w:rsid w:val="00C01F94"/>
    <w:rsid w:val="00C07802"/>
    <w:rsid w:val="00C14B86"/>
    <w:rsid w:val="00C20020"/>
    <w:rsid w:val="00C22376"/>
    <w:rsid w:val="00C24F20"/>
    <w:rsid w:val="00C4154E"/>
    <w:rsid w:val="00C436F7"/>
    <w:rsid w:val="00C502C3"/>
    <w:rsid w:val="00C51B29"/>
    <w:rsid w:val="00C537D1"/>
    <w:rsid w:val="00C615E7"/>
    <w:rsid w:val="00C7171F"/>
    <w:rsid w:val="00C72502"/>
    <w:rsid w:val="00C863FB"/>
    <w:rsid w:val="00C9191F"/>
    <w:rsid w:val="00C922A1"/>
    <w:rsid w:val="00C940DE"/>
    <w:rsid w:val="00C94DA1"/>
    <w:rsid w:val="00CA1513"/>
    <w:rsid w:val="00CB3C97"/>
    <w:rsid w:val="00CD56E5"/>
    <w:rsid w:val="00CE5102"/>
    <w:rsid w:val="00CE58D5"/>
    <w:rsid w:val="00CE7758"/>
    <w:rsid w:val="00CF1033"/>
    <w:rsid w:val="00CF2456"/>
    <w:rsid w:val="00CF48F0"/>
    <w:rsid w:val="00D03AA1"/>
    <w:rsid w:val="00D0416B"/>
    <w:rsid w:val="00D05140"/>
    <w:rsid w:val="00D07399"/>
    <w:rsid w:val="00D079E9"/>
    <w:rsid w:val="00D2349F"/>
    <w:rsid w:val="00D23BE1"/>
    <w:rsid w:val="00D32809"/>
    <w:rsid w:val="00D40E6F"/>
    <w:rsid w:val="00D429AB"/>
    <w:rsid w:val="00D42A56"/>
    <w:rsid w:val="00D50BE7"/>
    <w:rsid w:val="00D541CA"/>
    <w:rsid w:val="00D549B9"/>
    <w:rsid w:val="00D60C92"/>
    <w:rsid w:val="00D611E3"/>
    <w:rsid w:val="00D62967"/>
    <w:rsid w:val="00D672DF"/>
    <w:rsid w:val="00D736D7"/>
    <w:rsid w:val="00D77E97"/>
    <w:rsid w:val="00D859FA"/>
    <w:rsid w:val="00D867ED"/>
    <w:rsid w:val="00D9305B"/>
    <w:rsid w:val="00DA5508"/>
    <w:rsid w:val="00DA6AF2"/>
    <w:rsid w:val="00DA6FA8"/>
    <w:rsid w:val="00DB4FD4"/>
    <w:rsid w:val="00DB7DEB"/>
    <w:rsid w:val="00DC03DE"/>
    <w:rsid w:val="00DD00A6"/>
    <w:rsid w:val="00DD65F5"/>
    <w:rsid w:val="00DD6914"/>
    <w:rsid w:val="00DE36BC"/>
    <w:rsid w:val="00DE5F03"/>
    <w:rsid w:val="00DE6C31"/>
    <w:rsid w:val="00E05FE3"/>
    <w:rsid w:val="00E103DD"/>
    <w:rsid w:val="00E11697"/>
    <w:rsid w:val="00E162B2"/>
    <w:rsid w:val="00E174F7"/>
    <w:rsid w:val="00E2008F"/>
    <w:rsid w:val="00E333F3"/>
    <w:rsid w:val="00E3346F"/>
    <w:rsid w:val="00E343B2"/>
    <w:rsid w:val="00E361C8"/>
    <w:rsid w:val="00E37451"/>
    <w:rsid w:val="00E40547"/>
    <w:rsid w:val="00E44E7A"/>
    <w:rsid w:val="00E51E2D"/>
    <w:rsid w:val="00E618AC"/>
    <w:rsid w:val="00E62ED3"/>
    <w:rsid w:val="00E64829"/>
    <w:rsid w:val="00E673F7"/>
    <w:rsid w:val="00E6788F"/>
    <w:rsid w:val="00E70D2B"/>
    <w:rsid w:val="00E754C3"/>
    <w:rsid w:val="00E75F09"/>
    <w:rsid w:val="00E811AD"/>
    <w:rsid w:val="00E83CBD"/>
    <w:rsid w:val="00E8759C"/>
    <w:rsid w:val="00E90214"/>
    <w:rsid w:val="00E95D54"/>
    <w:rsid w:val="00EA3F4F"/>
    <w:rsid w:val="00EB151A"/>
    <w:rsid w:val="00EB1AC5"/>
    <w:rsid w:val="00EB1F74"/>
    <w:rsid w:val="00EB3209"/>
    <w:rsid w:val="00EB3225"/>
    <w:rsid w:val="00EC07BA"/>
    <w:rsid w:val="00EC1367"/>
    <w:rsid w:val="00EC6741"/>
    <w:rsid w:val="00ED1BA8"/>
    <w:rsid w:val="00EE1B92"/>
    <w:rsid w:val="00EE76BC"/>
    <w:rsid w:val="00F03CE0"/>
    <w:rsid w:val="00F1161C"/>
    <w:rsid w:val="00F13443"/>
    <w:rsid w:val="00F16CBC"/>
    <w:rsid w:val="00F302A8"/>
    <w:rsid w:val="00F37395"/>
    <w:rsid w:val="00F37A74"/>
    <w:rsid w:val="00F40EB0"/>
    <w:rsid w:val="00F45E47"/>
    <w:rsid w:val="00F50C35"/>
    <w:rsid w:val="00F54E9B"/>
    <w:rsid w:val="00F5670E"/>
    <w:rsid w:val="00F6292B"/>
    <w:rsid w:val="00F738AE"/>
    <w:rsid w:val="00F80329"/>
    <w:rsid w:val="00F92E8F"/>
    <w:rsid w:val="00FA012F"/>
    <w:rsid w:val="00FA5A6E"/>
    <w:rsid w:val="00FA66D4"/>
    <w:rsid w:val="00FB31B6"/>
    <w:rsid w:val="00FD2E04"/>
    <w:rsid w:val="00FD30E5"/>
    <w:rsid w:val="00FD392C"/>
    <w:rsid w:val="00FE414C"/>
    <w:rsid w:val="00FE6351"/>
    <w:rsid w:val="00FF0C0D"/>
    <w:rsid w:val="00FF1A40"/>
    <w:rsid w:val="00FF2D39"/>
    <w:rsid w:val="00FF62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076940"/>
  <w15:chartTrackingRefBased/>
  <w15:docId w15:val="{51C39D5A-58C3-4B4C-83D1-3E9BB677E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3A13"/>
    <w:rPr>
      <w:sz w:val="24"/>
      <w:szCs w:val="24"/>
    </w:rPr>
  </w:style>
  <w:style w:type="paragraph" w:styleId="Heading1">
    <w:name w:val="heading 1"/>
    <w:basedOn w:val="Normal"/>
    <w:next w:val="Normal"/>
    <w:link w:val="Heading1Char"/>
    <w:uiPriority w:val="9"/>
    <w:qFormat/>
    <w:rsid w:val="001A6486"/>
    <w:pPr>
      <w:keepNext/>
      <w:spacing w:before="240" w:after="60"/>
      <w:outlineLvl w:val="0"/>
    </w:pPr>
    <w:rPr>
      <w:rFonts w:ascii="Arial" w:hAnsi="Arial" w:cs="Arial"/>
      <w:b/>
      <w:bCs/>
      <w:kern w:val="32"/>
      <w:sz w:val="32"/>
      <w:szCs w:val="32"/>
    </w:rPr>
  </w:style>
  <w:style w:type="paragraph" w:styleId="Heading2">
    <w:name w:val="heading 2"/>
    <w:aliases w:val="HD2"/>
    <w:basedOn w:val="Normal"/>
    <w:next w:val="Normal"/>
    <w:qFormat/>
    <w:rsid w:val="001A648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E6C31"/>
    <w:pPr>
      <w:keepNext/>
      <w:spacing w:before="240" w:after="60"/>
      <w:outlineLvl w:val="2"/>
    </w:pPr>
    <w:rPr>
      <w:rFonts w:ascii="Arial" w:hAnsi="Arial" w:cs="Arial"/>
      <w:b/>
      <w:bCs/>
      <w:sz w:val="26"/>
      <w:szCs w:val="26"/>
    </w:rPr>
  </w:style>
  <w:style w:type="paragraph" w:styleId="Heading4">
    <w:name w:val="heading 4"/>
    <w:basedOn w:val="Normal"/>
    <w:qFormat/>
    <w:rsid w:val="00B701DB"/>
    <w:pPr>
      <w:keepNext/>
      <w:keepLines/>
      <w:tabs>
        <w:tab w:val="center" w:pos="6480"/>
        <w:tab w:val="right" w:pos="10440"/>
      </w:tabs>
      <w:spacing w:before="240"/>
      <w:ind w:left="567"/>
      <w:outlineLvl w:val="3"/>
    </w:pPr>
    <w:rPr>
      <w:rFonts w:ascii="Arial" w:hAnsi="Arial" w:cs="Traditional Arabic"/>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
    <w:name w:val="-Normal"/>
    <w:basedOn w:val="DefaultParagraphFont"/>
    <w:rsid w:val="001A6486"/>
    <w:rPr>
      <w:rFonts w:ascii="Tahoma" w:hAnsi="Tahoma" w:cs="Tahoma"/>
      <w:sz w:val="20"/>
      <w:szCs w:val="20"/>
    </w:rPr>
  </w:style>
  <w:style w:type="paragraph" w:customStyle="1" w:styleId="-Heading1">
    <w:name w:val="-Heading1"/>
    <w:basedOn w:val="Heading1"/>
    <w:rsid w:val="00887FE2"/>
    <w:pPr>
      <w:pageBreakBefore/>
      <w:pBdr>
        <w:top w:val="single" w:sz="36" w:space="1" w:color="auto"/>
      </w:pBdr>
    </w:pPr>
    <w:rPr>
      <w:rFonts w:ascii="Tahoma" w:hAnsi="Tahoma" w:cs="Tahoma"/>
    </w:rPr>
  </w:style>
  <w:style w:type="paragraph" w:customStyle="1" w:styleId="-Heading2">
    <w:name w:val="-Heading2"/>
    <w:basedOn w:val="Heading2"/>
    <w:rsid w:val="001A6486"/>
    <w:rPr>
      <w:rFonts w:ascii="Tahoma" w:hAnsi="Tahoma" w:cs="Tahoma"/>
      <w:i w:val="0"/>
      <w:iCs w:val="0"/>
    </w:rPr>
  </w:style>
  <w:style w:type="paragraph" w:customStyle="1" w:styleId="-Heading3">
    <w:name w:val="-Heading3"/>
    <w:basedOn w:val="Normal"/>
    <w:rsid w:val="001A6486"/>
    <w:rPr>
      <w:rFonts w:ascii="Tahoma" w:hAnsi="Tahoma" w:cs="Tahoma"/>
      <w:b/>
      <w:bCs/>
    </w:rPr>
  </w:style>
  <w:style w:type="paragraph" w:styleId="TOC1">
    <w:name w:val="toc 1"/>
    <w:basedOn w:val="Normal"/>
    <w:next w:val="Normal"/>
    <w:autoRedefine/>
    <w:uiPriority w:val="39"/>
    <w:rsid w:val="00137DC1"/>
    <w:rPr>
      <w:rFonts w:ascii="Tahoma" w:hAnsi="Tahoma" w:cs="Tahoma"/>
      <w:sz w:val="22"/>
      <w:szCs w:val="22"/>
    </w:rPr>
  </w:style>
  <w:style w:type="paragraph" w:styleId="TOC2">
    <w:name w:val="toc 2"/>
    <w:basedOn w:val="Normal"/>
    <w:next w:val="Normal"/>
    <w:autoRedefine/>
    <w:uiPriority w:val="39"/>
    <w:rsid w:val="00137DC1"/>
    <w:pPr>
      <w:ind w:left="240"/>
    </w:pPr>
    <w:rPr>
      <w:rFonts w:ascii="Tahoma" w:hAnsi="Tahoma" w:cs="Tahoma"/>
      <w:sz w:val="20"/>
      <w:szCs w:val="20"/>
    </w:rPr>
  </w:style>
  <w:style w:type="paragraph" w:styleId="TOC3">
    <w:name w:val="toc 3"/>
    <w:basedOn w:val="Normal"/>
    <w:next w:val="Normal"/>
    <w:autoRedefine/>
    <w:uiPriority w:val="39"/>
    <w:rsid w:val="00137DC1"/>
    <w:pPr>
      <w:ind w:left="480"/>
    </w:pPr>
    <w:rPr>
      <w:rFonts w:ascii="Tahoma" w:hAnsi="Tahoma" w:cs="Tahoma"/>
      <w:sz w:val="18"/>
      <w:szCs w:val="18"/>
    </w:rPr>
  </w:style>
  <w:style w:type="paragraph" w:customStyle="1" w:styleId="-DocumentTitle1">
    <w:name w:val="-DocumentTitle1"/>
    <w:rsid w:val="00DA6AF2"/>
    <w:pPr>
      <w:spacing w:line="360" w:lineRule="auto"/>
      <w:jc w:val="center"/>
    </w:pPr>
    <w:rPr>
      <w:rFonts w:ascii="Tahoma" w:hAnsi="Tahoma" w:cs="Tahoma"/>
      <w:b/>
      <w:bCs/>
      <w:kern w:val="32"/>
      <w:sz w:val="48"/>
      <w:szCs w:val="40"/>
    </w:rPr>
  </w:style>
  <w:style w:type="paragraph" w:styleId="TOC4">
    <w:name w:val="toc 4"/>
    <w:basedOn w:val="Normal"/>
    <w:next w:val="Normal"/>
    <w:semiHidden/>
    <w:rsid w:val="00DE6C31"/>
    <w:pPr>
      <w:tabs>
        <w:tab w:val="right" w:leader="dot" w:pos="10080"/>
      </w:tabs>
      <w:ind w:left="3240"/>
    </w:pPr>
    <w:rPr>
      <w:rFonts w:ascii="Arial" w:hAnsi="Arial" w:cs="Traditional Arabic"/>
      <w:sz w:val="18"/>
      <w:szCs w:val="21"/>
    </w:rPr>
  </w:style>
  <w:style w:type="character" w:customStyle="1" w:styleId="-header-footer">
    <w:name w:val="-header-footer"/>
    <w:rsid w:val="00951449"/>
    <w:rPr>
      <w:rFonts w:ascii="Tahoma" w:hAnsi="Tahoma" w:cs="Tahoma"/>
      <w:sz w:val="20"/>
      <w:szCs w:val="20"/>
    </w:rPr>
  </w:style>
  <w:style w:type="paragraph" w:customStyle="1" w:styleId="-DocumentTitle2">
    <w:name w:val="-DocumentTitle2"/>
    <w:rsid w:val="00256C46"/>
    <w:pPr>
      <w:spacing w:line="360" w:lineRule="auto"/>
      <w:jc w:val="center"/>
    </w:pPr>
    <w:rPr>
      <w:rFonts w:ascii="Tahoma" w:hAnsi="Tahoma" w:cs="Tahoma"/>
      <w:b/>
      <w:bCs/>
      <w:kern w:val="32"/>
      <w:sz w:val="36"/>
      <w:szCs w:val="36"/>
    </w:rPr>
  </w:style>
  <w:style w:type="paragraph" w:customStyle="1" w:styleId="HeadingBar">
    <w:name w:val="Heading Bar"/>
    <w:basedOn w:val="Normal"/>
    <w:next w:val="Heading3"/>
    <w:rsid w:val="00EE76BC"/>
    <w:pPr>
      <w:keepNext/>
      <w:keepLines/>
      <w:shd w:val="solid" w:color="auto" w:fill="auto"/>
      <w:spacing w:before="240"/>
      <w:ind w:right="7920"/>
    </w:pPr>
    <w:rPr>
      <w:rFonts w:ascii="Arial" w:hAnsi="Arial" w:cs="Traditional Arabic"/>
      <w:color w:val="FFFFFF"/>
      <w:sz w:val="8"/>
      <w:szCs w:val="9"/>
    </w:rPr>
  </w:style>
  <w:style w:type="character" w:customStyle="1" w:styleId="-Code">
    <w:name w:val="-Code"/>
    <w:rsid w:val="00B0010A"/>
    <w:rPr>
      <w:rFonts w:ascii="Courier New" w:hAnsi="Courier New" w:cs="Courier New"/>
      <w:color w:val="auto"/>
      <w:sz w:val="20"/>
      <w:szCs w:val="20"/>
      <w:bdr w:val="none" w:sz="0" w:space="0" w:color="auto"/>
    </w:rPr>
  </w:style>
  <w:style w:type="character" w:styleId="Hyperlink">
    <w:name w:val="Hyperlink"/>
    <w:basedOn w:val="DefaultParagraphFont"/>
    <w:uiPriority w:val="99"/>
    <w:rsid w:val="008B0D42"/>
    <w:rPr>
      <w:color w:val="0000FF"/>
      <w:u w:val="single"/>
    </w:rPr>
  </w:style>
  <w:style w:type="paragraph" w:customStyle="1" w:styleId="-Figure">
    <w:name w:val="-Figure"/>
    <w:basedOn w:val="Normal"/>
    <w:rsid w:val="006D30F4"/>
    <w:pPr>
      <w:spacing w:line="360" w:lineRule="auto"/>
      <w:jc w:val="center"/>
    </w:pPr>
    <w:rPr>
      <w:rFonts w:ascii="Tahoma" w:eastAsia="Tahoma" w:hAnsi="Tahoma" w:cs="Tahoma"/>
      <w:color w:val="3366FF"/>
      <w:sz w:val="20"/>
      <w:szCs w:val="20"/>
    </w:rPr>
  </w:style>
  <w:style w:type="paragraph" w:styleId="Header">
    <w:name w:val="header"/>
    <w:basedOn w:val="Normal"/>
    <w:link w:val="HeaderChar"/>
    <w:uiPriority w:val="99"/>
    <w:rsid w:val="00431AE4"/>
    <w:pPr>
      <w:tabs>
        <w:tab w:val="center" w:pos="4153"/>
        <w:tab w:val="right" w:pos="8306"/>
      </w:tabs>
    </w:pPr>
  </w:style>
  <w:style w:type="paragraph" w:styleId="Footer">
    <w:name w:val="footer"/>
    <w:basedOn w:val="Normal"/>
    <w:rsid w:val="00431AE4"/>
    <w:pPr>
      <w:tabs>
        <w:tab w:val="center" w:pos="4153"/>
        <w:tab w:val="right" w:pos="8306"/>
      </w:tabs>
    </w:pPr>
  </w:style>
  <w:style w:type="table" w:styleId="TableGrid">
    <w:name w:val="Table Grid"/>
    <w:basedOn w:val="TableNormal"/>
    <w:rsid w:val="00695E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C51B29"/>
    <w:pPr>
      <w:spacing w:line="220" w:lineRule="exact"/>
    </w:pPr>
    <w:rPr>
      <w:rFonts w:ascii="Arial" w:hAnsi="Arial"/>
      <w:sz w:val="18"/>
    </w:rPr>
  </w:style>
  <w:style w:type="paragraph" w:styleId="ListParagraph">
    <w:name w:val="List Paragraph"/>
    <w:aliases w:val="Liste 1,Bullet List,lp1,Use Case List Paragraph,Colorful List - Accent 11,YC Bulet,numbered,FooterText,List Paragraph1,Paragraphe de liste1,Bulletr List Paragraph,列出段落,列出段落1,List Paragraph2,List Paragraph21,Párrafo de lista1,リスト段落1,b1,new"/>
    <w:basedOn w:val="Normal"/>
    <w:link w:val="ListParagraphChar"/>
    <w:uiPriority w:val="34"/>
    <w:qFormat/>
    <w:rsid w:val="00224202"/>
    <w:pPr>
      <w:ind w:left="720"/>
      <w:contextualSpacing/>
    </w:pPr>
  </w:style>
  <w:style w:type="paragraph" w:customStyle="1" w:styleId="TableBodyText">
    <w:name w:val="Table Body Text"/>
    <w:basedOn w:val="Normal"/>
    <w:autoRedefine/>
    <w:rsid w:val="005E117D"/>
    <w:pPr>
      <w:widowControl w:val="0"/>
      <w:autoSpaceDE w:val="0"/>
      <w:autoSpaceDN w:val="0"/>
      <w:adjustRightInd w:val="0"/>
      <w:jc w:val="center"/>
    </w:pPr>
    <w:rPr>
      <w:rFonts w:ascii="Arial" w:hAnsi="Arial" w:cs="Arial"/>
      <w:bCs/>
      <w:color w:val="FFFFFF" w:themeColor="background1"/>
      <w:sz w:val="18"/>
      <w:szCs w:val="18"/>
    </w:rPr>
  </w:style>
  <w:style w:type="paragraph" w:styleId="BodyText">
    <w:name w:val="Body Text"/>
    <w:basedOn w:val="Normal"/>
    <w:link w:val="BodyTextChar"/>
    <w:autoRedefine/>
    <w:rsid w:val="00DD65F5"/>
    <w:rPr>
      <w:rFonts w:ascii="Calibri" w:hAnsi="Calibri"/>
      <w:sz w:val="22"/>
    </w:rPr>
  </w:style>
  <w:style w:type="character" w:customStyle="1" w:styleId="BodyTextChar">
    <w:name w:val="Body Text Char"/>
    <w:basedOn w:val="DefaultParagraphFont"/>
    <w:link w:val="BodyText"/>
    <w:rsid w:val="00DD65F5"/>
    <w:rPr>
      <w:rFonts w:ascii="Calibri" w:hAnsi="Calibri"/>
      <w:sz w:val="22"/>
      <w:szCs w:val="24"/>
    </w:rPr>
  </w:style>
  <w:style w:type="paragraph" w:styleId="Caption">
    <w:name w:val="caption"/>
    <w:basedOn w:val="Normal"/>
    <w:next w:val="Normal"/>
    <w:unhideWhenUsed/>
    <w:qFormat/>
    <w:rsid w:val="00AD07B1"/>
    <w:pPr>
      <w:spacing w:after="200"/>
    </w:pPr>
    <w:rPr>
      <w:i/>
      <w:iCs/>
      <w:color w:val="44546A" w:themeColor="text2"/>
      <w:sz w:val="18"/>
      <w:szCs w:val="18"/>
    </w:rPr>
  </w:style>
  <w:style w:type="paragraph" w:styleId="TableofFigures">
    <w:name w:val="table of figures"/>
    <w:basedOn w:val="Normal"/>
    <w:next w:val="Normal"/>
    <w:uiPriority w:val="99"/>
    <w:rsid w:val="00CF48F0"/>
  </w:style>
  <w:style w:type="paragraph" w:customStyle="1" w:styleId="BH2">
    <w:name w:val="B H2"/>
    <w:basedOn w:val="NoSpacing"/>
    <w:link w:val="BH2Char"/>
    <w:qFormat/>
    <w:rsid w:val="007D72B2"/>
    <w:pPr>
      <w:framePr w:hSpace="187" w:wrap="around" w:vAnchor="page" w:hAnchor="margin" w:xAlign="center" w:y="9121"/>
      <w:tabs>
        <w:tab w:val="left" w:pos="3824"/>
        <w:tab w:val="center" w:pos="4514"/>
      </w:tabs>
      <w:spacing w:line="276" w:lineRule="auto"/>
    </w:pPr>
    <w:rPr>
      <w:rFonts w:ascii="Calibri" w:hAnsi="Calibri" w:cs="Helv"/>
      <w:b/>
      <w:bCs/>
      <w:iCs/>
      <w:noProof/>
      <w:lang w:val="en-GB"/>
    </w:rPr>
  </w:style>
  <w:style w:type="character" w:customStyle="1" w:styleId="BH2Char">
    <w:name w:val="B H2 Char"/>
    <w:link w:val="BH2"/>
    <w:rsid w:val="007D72B2"/>
    <w:rPr>
      <w:rFonts w:ascii="Calibri" w:hAnsi="Calibri" w:cs="Helv"/>
      <w:b/>
      <w:bCs/>
      <w:iCs/>
      <w:noProof/>
      <w:sz w:val="24"/>
      <w:szCs w:val="24"/>
      <w:lang w:val="en-GB"/>
    </w:rPr>
  </w:style>
  <w:style w:type="paragraph" w:styleId="NoSpacing">
    <w:name w:val="No Spacing"/>
    <w:link w:val="NoSpacingChar"/>
    <w:uiPriority w:val="1"/>
    <w:qFormat/>
    <w:rsid w:val="007D72B2"/>
    <w:rPr>
      <w:sz w:val="24"/>
      <w:szCs w:val="24"/>
    </w:rPr>
  </w:style>
  <w:style w:type="character" w:customStyle="1" w:styleId="NoSpacingChar">
    <w:name w:val="No Spacing Char"/>
    <w:link w:val="NoSpacing"/>
    <w:uiPriority w:val="1"/>
    <w:rsid w:val="007D72B2"/>
    <w:rPr>
      <w:sz w:val="24"/>
      <w:szCs w:val="24"/>
    </w:rPr>
  </w:style>
  <w:style w:type="character" w:customStyle="1" w:styleId="Heading1Char">
    <w:name w:val="Heading 1 Char"/>
    <w:link w:val="Heading1"/>
    <w:uiPriority w:val="9"/>
    <w:rsid w:val="00866B39"/>
    <w:rPr>
      <w:rFonts w:ascii="Arial" w:hAnsi="Arial" w:cs="Arial"/>
      <w:b/>
      <w:bCs/>
      <w:kern w:val="32"/>
      <w:sz w:val="32"/>
      <w:szCs w:val="32"/>
    </w:rPr>
  </w:style>
  <w:style w:type="table" w:customStyle="1" w:styleId="BABTable2">
    <w:name w:val="BAB Table 2"/>
    <w:basedOn w:val="TableNormal"/>
    <w:uiPriority w:val="99"/>
    <w:rsid w:val="00866B39"/>
    <w:pPr>
      <w:jc w:val="center"/>
    </w:pPr>
    <w:rPr>
      <w:rFonts w:ascii="Frutiger LT Arabic 45 Light" w:hAnsi="Frutiger LT Arabic 45 Light" w:cs="Frutiger LT Arabic 45 Light"/>
      <w:color w:val="00000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vAlign w:val="center"/>
    </w:tcPr>
    <w:tblStylePr w:type="firstRow">
      <w:rPr>
        <w:rFonts w:cs="Frutiger LT Arabic 45 Light"/>
        <w:b/>
        <w:bCs/>
        <w:color w:val="FFFFFF" w:themeColor="background1"/>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CF202E"/>
      </w:tcPr>
    </w:tblStylePr>
    <w:tblStylePr w:type="band2Horz">
      <w:rPr>
        <w:rFonts w:cs="Frutiger LT Arabic 45 Light"/>
      </w:rPr>
      <w:tblPr/>
      <w:tcPr>
        <w:shd w:val="clear" w:color="auto" w:fill="E9E5E3"/>
      </w:tcPr>
    </w:tblStylePr>
  </w:style>
  <w:style w:type="paragraph" w:styleId="TOCHeading">
    <w:name w:val="TOC Heading"/>
    <w:basedOn w:val="Heading1"/>
    <w:next w:val="Normal"/>
    <w:uiPriority w:val="39"/>
    <w:unhideWhenUsed/>
    <w:qFormat/>
    <w:rsid w:val="00866B39"/>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itle">
    <w:name w:val="Title"/>
    <w:basedOn w:val="Normal"/>
    <w:link w:val="TitleChar"/>
    <w:qFormat/>
    <w:rsid w:val="001D4148"/>
    <w:pPr>
      <w:spacing w:line="360" w:lineRule="auto"/>
      <w:jc w:val="center"/>
    </w:pPr>
    <w:rPr>
      <w:rFonts w:ascii="Frutiger LT Arabic 45 Light" w:hAnsi="Frutiger LT Arabic 45 Light" w:cs="Frutiger LT Arabic 45 Light"/>
      <w:b/>
      <w:bCs/>
      <w:color w:val="943634"/>
      <w:sz w:val="36"/>
      <w:szCs w:val="36"/>
      <w:lang w:val="en-GB"/>
    </w:rPr>
  </w:style>
  <w:style w:type="character" w:customStyle="1" w:styleId="TitleChar">
    <w:name w:val="Title Char"/>
    <w:basedOn w:val="DefaultParagraphFont"/>
    <w:link w:val="Title"/>
    <w:rsid w:val="001D4148"/>
    <w:rPr>
      <w:rFonts w:ascii="Frutiger LT Arabic 45 Light" w:hAnsi="Frutiger LT Arabic 45 Light" w:cs="Frutiger LT Arabic 45 Light"/>
      <w:b/>
      <w:bCs/>
      <w:color w:val="943634"/>
      <w:sz w:val="36"/>
      <w:szCs w:val="36"/>
      <w:lang w:val="en-GB"/>
    </w:rPr>
  </w:style>
  <w:style w:type="character" w:styleId="PlaceholderText">
    <w:name w:val="Placeholder Text"/>
    <w:basedOn w:val="DefaultParagraphFont"/>
    <w:uiPriority w:val="99"/>
    <w:semiHidden/>
    <w:rsid w:val="009D35E0"/>
    <w:rPr>
      <w:color w:val="808080"/>
    </w:rPr>
  </w:style>
  <w:style w:type="character" w:customStyle="1" w:styleId="HeaderChar">
    <w:name w:val="Header Char"/>
    <w:basedOn w:val="DefaultParagraphFont"/>
    <w:link w:val="Header"/>
    <w:uiPriority w:val="99"/>
    <w:rsid w:val="00E2008F"/>
    <w:rPr>
      <w:sz w:val="24"/>
      <w:szCs w:val="24"/>
    </w:rPr>
  </w:style>
  <w:style w:type="character" w:styleId="LineNumber">
    <w:name w:val="line number"/>
    <w:basedOn w:val="DefaultParagraphFont"/>
    <w:rsid w:val="00420125"/>
  </w:style>
  <w:style w:type="paragraph" w:styleId="Revision">
    <w:name w:val="Revision"/>
    <w:hidden/>
    <w:uiPriority w:val="99"/>
    <w:semiHidden/>
    <w:rsid w:val="00A6748E"/>
    <w:rPr>
      <w:sz w:val="24"/>
      <w:szCs w:val="24"/>
    </w:rPr>
  </w:style>
  <w:style w:type="character" w:customStyle="1" w:styleId="ListParagraphChar">
    <w:name w:val="List Paragraph Char"/>
    <w:aliases w:val="Liste 1 Char,Bullet List Char,lp1 Char,Use Case List Paragraph Char,Colorful List - Accent 11 Char,YC Bulet Char,numbered Char,FooterText Char,List Paragraph1 Char,Paragraphe de liste1 Char,Bulletr List Paragraph Char,列出段落 Char"/>
    <w:basedOn w:val="DefaultParagraphFont"/>
    <w:link w:val="ListParagraph"/>
    <w:uiPriority w:val="34"/>
    <w:qFormat/>
    <w:locked/>
    <w:rsid w:val="008226F9"/>
    <w:rPr>
      <w:sz w:val="24"/>
      <w:szCs w:val="24"/>
    </w:rPr>
  </w:style>
  <w:style w:type="table" w:styleId="PlainTable1">
    <w:name w:val="Plain Table 1"/>
    <w:basedOn w:val="TableNormal"/>
    <w:uiPriority w:val="41"/>
    <w:rsid w:val="00DD00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rsid w:val="00B52F91"/>
    <w:rPr>
      <w:sz w:val="16"/>
      <w:szCs w:val="16"/>
    </w:rPr>
  </w:style>
  <w:style w:type="paragraph" w:styleId="CommentText">
    <w:name w:val="annotation text"/>
    <w:basedOn w:val="Normal"/>
    <w:link w:val="CommentTextChar"/>
    <w:rsid w:val="00B52F91"/>
    <w:rPr>
      <w:sz w:val="20"/>
      <w:szCs w:val="20"/>
    </w:rPr>
  </w:style>
  <w:style w:type="character" w:customStyle="1" w:styleId="CommentTextChar">
    <w:name w:val="Comment Text Char"/>
    <w:basedOn w:val="DefaultParagraphFont"/>
    <w:link w:val="CommentText"/>
    <w:rsid w:val="00B52F91"/>
  </w:style>
  <w:style w:type="paragraph" w:styleId="BalloonText">
    <w:name w:val="Balloon Text"/>
    <w:basedOn w:val="Normal"/>
    <w:link w:val="BalloonTextChar"/>
    <w:semiHidden/>
    <w:unhideWhenUsed/>
    <w:rsid w:val="00B52F91"/>
    <w:rPr>
      <w:rFonts w:ascii="Segoe UI" w:hAnsi="Segoe UI" w:cs="Segoe UI"/>
      <w:sz w:val="18"/>
      <w:szCs w:val="18"/>
    </w:rPr>
  </w:style>
  <w:style w:type="character" w:customStyle="1" w:styleId="BalloonTextChar">
    <w:name w:val="Balloon Text Char"/>
    <w:basedOn w:val="DefaultParagraphFont"/>
    <w:link w:val="BalloonText"/>
    <w:semiHidden/>
    <w:rsid w:val="00B52F91"/>
    <w:rPr>
      <w:rFonts w:ascii="Segoe UI" w:hAnsi="Segoe UI" w:cs="Segoe UI"/>
      <w:sz w:val="18"/>
      <w:szCs w:val="18"/>
    </w:rPr>
  </w:style>
  <w:style w:type="paragraph" w:customStyle="1" w:styleId="li">
    <w:name w:val="li"/>
    <w:basedOn w:val="Normal"/>
    <w:rsid w:val="00624350"/>
    <w:pPr>
      <w:spacing w:before="100" w:beforeAutospacing="1" w:after="100" w:afterAutospacing="1"/>
    </w:pPr>
  </w:style>
  <w:style w:type="paragraph" w:customStyle="1" w:styleId="p">
    <w:name w:val="p"/>
    <w:basedOn w:val="Normal"/>
    <w:rsid w:val="00624350"/>
    <w:pPr>
      <w:spacing w:before="100" w:beforeAutospacing="1" w:after="100" w:afterAutospacing="1"/>
    </w:pPr>
  </w:style>
  <w:style w:type="character" w:styleId="HTMLCode">
    <w:name w:val="HTML Code"/>
    <w:basedOn w:val="DefaultParagraphFont"/>
    <w:uiPriority w:val="99"/>
    <w:unhideWhenUsed/>
    <w:rsid w:val="00624350"/>
    <w:rPr>
      <w:rFonts w:ascii="Courier New" w:eastAsia="Times New Roman" w:hAnsi="Courier New" w:cs="Courier New"/>
      <w:sz w:val="20"/>
      <w:szCs w:val="20"/>
    </w:rPr>
  </w:style>
  <w:style w:type="character" w:customStyle="1" w:styleId="ph">
    <w:name w:val="ph"/>
    <w:basedOn w:val="DefaultParagraphFont"/>
    <w:rsid w:val="00624350"/>
  </w:style>
  <w:style w:type="character" w:styleId="UnresolvedMention">
    <w:name w:val="Unresolved Mention"/>
    <w:basedOn w:val="DefaultParagraphFont"/>
    <w:uiPriority w:val="99"/>
    <w:semiHidden/>
    <w:unhideWhenUsed/>
    <w:rsid w:val="00DA6FA8"/>
    <w:rPr>
      <w:color w:val="605E5C"/>
      <w:shd w:val="clear" w:color="auto" w:fill="E1DFDD"/>
    </w:rPr>
  </w:style>
  <w:style w:type="character" w:styleId="Strong">
    <w:name w:val="Strong"/>
    <w:basedOn w:val="DefaultParagraphFont"/>
    <w:uiPriority w:val="22"/>
    <w:qFormat/>
    <w:rsid w:val="00EB3225"/>
    <w:rPr>
      <w:b/>
      <w:bCs/>
    </w:rPr>
  </w:style>
  <w:style w:type="table" w:styleId="GridTable4-Accent3">
    <w:name w:val="Grid Table 4 Accent 3"/>
    <w:basedOn w:val="TableNormal"/>
    <w:uiPriority w:val="49"/>
    <w:rsid w:val="00EB3225"/>
    <w:rPr>
      <w:rFonts w:asciiTheme="minorHAnsi" w:eastAsiaTheme="minorHAnsi" w:hAnsiTheme="minorHAnsi" w:cstheme="minorBid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755852">
      <w:bodyDiv w:val="1"/>
      <w:marLeft w:val="0"/>
      <w:marRight w:val="0"/>
      <w:marTop w:val="0"/>
      <w:marBottom w:val="0"/>
      <w:divBdr>
        <w:top w:val="none" w:sz="0" w:space="0" w:color="auto"/>
        <w:left w:val="none" w:sz="0" w:space="0" w:color="auto"/>
        <w:bottom w:val="none" w:sz="0" w:space="0" w:color="auto"/>
        <w:right w:val="none" w:sz="0" w:space="0" w:color="auto"/>
      </w:divBdr>
    </w:div>
    <w:div w:id="1317223740">
      <w:bodyDiv w:val="1"/>
      <w:marLeft w:val="0"/>
      <w:marRight w:val="0"/>
      <w:marTop w:val="0"/>
      <w:marBottom w:val="0"/>
      <w:divBdr>
        <w:top w:val="none" w:sz="0" w:space="0" w:color="auto"/>
        <w:left w:val="none" w:sz="0" w:space="0" w:color="auto"/>
        <w:bottom w:val="none" w:sz="0" w:space="0" w:color="auto"/>
        <w:right w:val="none" w:sz="0" w:space="0" w:color="auto"/>
      </w:divBdr>
      <w:divsChild>
        <w:div w:id="1618752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image" Target="media/image6.emf"/><Relationship Id="rId42" Type="http://schemas.openxmlformats.org/officeDocument/2006/relationships/header" Target="header7.xml"/><Relationship Id="rId47" Type="http://schemas.openxmlformats.org/officeDocument/2006/relationships/footer" Target="footer8.xml"/><Relationship Id="rId63" Type="http://schemas.openxmlformats.org/officeDocument/2006/relationships/footer" Target="footer16.xml"/><Relationship Id="rId68" Type="http://schemas.openxmlformats.org/officeDocument/2006/relationships/header" Target="header19.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package" Target="embeddings/Microsoft_Visio_Drawing11.vsdx"/><Relationship Id="rId11" Type="http://schemas.openxmlformats.org/officeDocument/2006/relationships/image" Target="media/image1.jpeg"/><Relationship Id="rId24" Type="http://schemas.openxmlformats.org/officeDocument/2006/relationships/image" Target="media/image8.emf"/><Relationship Id="rId32" Type="http://schemas.openxmlformats.org/officeDocument/2006/relationships/footer" Target="footer4.xml"/><Relationship Id="rId37" Type="http://schemas.openxmlformats.org/officeDocument/2006/relationships/image" Target="media/image14.png"/><Relationship Id="rId40" Type="http://schemas.openxmlformats.org/officeDocument/2006/relationships/footer" Target="footer5.xml"/><Relationship Id="rId45" Type="http://schemas.openxmlformats.org/officeDocument/2006/relationships/header" Target="header8.xml"/><Relationship Id="rId53" Type="http://schemas.openxmlformats.org/officeDocument/2006/relationships/footer" Target="footer11.xml"/><Relationship Id="rId58" Type="http://schemas.openxmlformats.org/officeDocument/2006/relationships/header" Target="header14.xml"/><Relationship Id="rId66" Type="http://schemas.openxmlformats.org/officeDocument/2006/relationships/footer" Target="footer17.xml"/><Relationship Id="rId74"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footer" Target="footer15.xml"/><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package" Target="embeddings/Microsoft_Visio_Drawing13.vsdx"/><Relationship Id="rId43" Type="http://schemas.openxmlformats.org/officeDocument/2006/relationships/footer" Target="footer7.xml"/><Relationship Id="rId48" Type="http://schemas.openxmlformats.org/officeDocument/2006/relationships/footer" Target="footer9.xml"/><Relationship Id="rId56" Type="http://schemas.openxmlformats.org/officeDocument/2006/relationships/footer" Target="footer13.xml"/><Relationship Id="rId64" Type="http://schemas.openxmlformats.org/officeDocument/2006/relationships/header" Target="header17.xml"/><Relationship Id="rId69" Type="http://schemas.openxmlformats.org/officeDocument/2006/relationships/footer" Target="footer19.xml"/><Relationship Id="rId8" Type="http://schemas.openxmlformats.org/officeDocument/2006/relationships/webSettings" Target="webSettings.xml"/><Relationship Id="rId51" Type="http://schemas.openxmlformats.org/officeDocument/2006/relationships/header" Target="header11.xm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emf"/><Relationship Id="rId33" Type="http://schemas.openxmlformats.org/officeDocument/2006/relationships/package" Target="embeddings/Microsoft_Visio_Drawing12.vsdx"/><Relationship Id="rId38" Type="http://schemas.openxmlformats.org/officeDocument/2006/relationships/header" Target="header5.xml"/><Relationship Id="rId46" Type="http://schemas.openxmlformats.org/officeDocument/2006/relationships/header" Target="header9.xml"/><Relationship Id="rId59" Type="http://schemas.openxmlformats.org/officeDocument/2006/relationships/header" Target="header15.xml"/><Relationship Id="rId67" Type="http://schemas.openxmlformats.org/officeDocument/2006/relationships/footer" Target="footer18.xml"/><Relationship Id="rId20" Type="http://schemas.openxmlformats.org/officeDocument/2006/relationships/image" Target="media/image5.png"/><Relationship Id="rId41" Type="http://schemas.openxmlformats.org/officeDocument/2006/relationships/footer" Target="footer6.xml"/><Relationship Id="rId54" Type="http://schemas.openxmlformats.org/officeDocument/2006/relationships/footer" Target="footer12.xml"/><Relationship Id="rId62" Type="http://schemas.openxmlformats.org/officeDocument/2006/relationships/header" Target="header16.xml"/><Relationship Id="rId70" Type="http://schemas.openxmlformats.org/officeDocument/2006/relationships/header" Target="header20.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package" Target="embeddings/Microsoft_Visio_Drawing14.vsdx"/><Relationship Id="rId49" Type="http://schemas.openxmlformats.org/officeDocument/2006/relationships/header" Target="header10.xml"/><Relationship Id="rId57" Type="http://schemas.openxmlformats.org/officeDocument/2006/relationships/image" Target="media/image16.png"/><Relationship Id="rId10" Type="http://schemas.openxmlformats.org/officeDocument/2006/relationships/endnotes" Target="endnotes.xml"/><Relationship Id="rId31" Type="http://schemas.openxmlformats.org/officeDocument/2006/relationships/header" Target="header4.xml"/><Relationship Id="rId44" Type="http://schemas.openxmlformats.org/officeDocument/2006/relationships/image" Target="media/image15.png"/><Relationship Id="rId52" Type="http://schemas.openxmlformats.org/officeDocument/2006/relationships/header" Target="header12.xml"/><Relationship Id="rId60" Type="http://schemas.openxmlformats.org/officeDocument/2006/relationships/footer" Target="footer14.xml"/><Relationship Id="rId65" Type="http://schemas.openxmlformats.org/officeDocument/2006/relationships/header" Target="header18.xm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3.jpeg"/><Relationship Id="rId39" Type="http://schemas.openxmlformats.org/officeDocument/2006/relationships/header" Target="header6.xml"/><Relationship Id="rId34" Type="http://schemas.openxmlformats.org/officeDocument/2006/relationships/image" Target="media/image13.png"/><Relationship Id="rId50" Type="http://schemas.openxmlformats.org/officeDocument/2006/relationships/footer" Target="footer10.xml"/><Relationship Id="rId55" Type="http://schemas.openxmlformats.org/officeDocument/2006/relationships/header" Target="header13.xml"/><Relationship Id="rId7" Type="http://schemas.openxmlformats.org/officeDocument/2006/relationships/settings" Target="settings.xml"/><Relationship Id="rId71" Type="http://schemas.openxmlformats.org/officeDocument/2006/relationships/footer" Target="footer20.xml"/></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18.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G:\OrionVally\Albilad%20Capital\Albilad%20Capital%20RPA%20project%20Preparation\TDD\ABIC_Technical_Design_Doc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34BC9ED7824DDFACEF341F0612353E"/>
        <w:category>
          <w:name w:val="General"/>
          <w:gallery w:val="placeholder"/>
        </w:category>
        <w:types>
          <w:type w:val="bbPlcHdr"/>
        </w:types>
        <w:behaviors>
          <w:behavior w:val="content"/>
        </w:behaviors>
        <w:guid w:val="{3A017A82-9D23-4F21-87D2-B18509492113}"/>
      </w:docPartPr>
      <w:docPartBody>
        <w:p w:rsidR="00791182" w:rsidRDefault="00CA21F4">
          <w:pPr>
            <w:pStyle w:val="7E34BC9ED7824DDFACEF341F0612353E"/>
          </w:pPr>
          <w:r w:rsidRPr="00194800">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
    <w:altName w:val="Arial"/>
    <w:panose1 w:val="020B0604020202030204"/>
    <w:charset w:val="00"/>
    <w:family w:val="swiss"/>
    <w:pitch w:val="variable"/>
    <w:sig w:usb0="00000003" w:usb1="00000000" w:usb2="00000000" w:usb3="00000000" w:csb0="00000001" w:csb1="00000000"/>
  </w:font>
  <w:font w:name="Frutiger LT Arabic 45 Light">
    <w:altName w:val="Arial"/>
    <w:charset w:val="00"/>
    <w:family w:val="swiss"/>
    <w:pitch w:val="variable"/>
    <w:sig w:usb0="800020AF" w:usb1="C000A04A" w:usb2="00000008" w:usb3="00000000" w:csb0="0000004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1F4"/>
    <w:rsid w:val="00060743"/>
    <w:rsid w:val="00276F12"/>
    <w:rsid w:val="00391624"/>
    <w:rsid w:val="004C3589"/>
    <w:rsid w:val="004F2E96"/>
    <w:rsid w:val="00575E41"/>
    <w:rsid w:val="00693B1F"/>
    <w:rsid w:val="006C2B9C"/>
    <w:rsid w:val="00791182"/>
    <w:rsid w:val="007F6C7A"/>
    <w:rsid w:val="009A162A"/>
    <w:rsid w:val="00B81F34"/>
    <w:rsid w:val="00CA21F4"/>
    <w:rsid w:val="00D63E48"/>
    <w:rsid w:val="00EC7B69"/>
    <w:rsid w:val="00FF2A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E34BC9ED7824DDFACEF341F0612353E">
    <w:name w:val="7E34BC9ED7824DDFACEF341F061235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DD918A00CF2F42B4A87CF8FD9382BF" ma:contentTypeVersion="7" ma:contentTypeDescription="Create a new document." ma:contentTypeScope="" ma:versionID="11d52052b90cf657f70f2391b771a851">
  <xsd:schema xmlns:xsd="http://www.w3.org/2001/XMLSchema" xmlns:xs="http://www.w3.org/2001/XMLSchema" xmlns:p="http://schemas.microsoft.com/office/2006/metadata/properties" xmlns:ns2="74cf1f66-6a64-4d71-b2a3-2f0ee56b6997" targetNamespace="http://schemas.microsoft.com/office/2006/metadata/properties" ma:root="true" ma:fieldsID="b2b82976f2e1b7deeb2d9051a450aedc" ns2:_="">
    <xsd:import namespace="74cf1f66-6a64-4d71-b2a3-2f0ee56b6997"/>
    <xsd:element name="properties">
      <xsd:complexType>
        <xsd:sequence>
          <xsd:element name="documentManagement">
            <xsd:complexType>
              <xsd:all>
                <xsd:element ref="ns2:Doc_x002e__x0020_Type" minOccurs="0"/>
                <xsd:element ref="ns2:Environment" minOccurs="0"/>
                <xsd:element ref="ns2:Service" minOccurs="0"/>
                <xsd:element ref="ns2:Projec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cf1f66-6a64-4d71-b2a3-2f0ee56b6997" elementFormDefault="qualified">
    <xsd:import namespace="http://schemas.microsoft.com/office/2006/documentManagement/types"/>
    <xsd:import namespace="http://schemas.microsoft.com/office/infopath/2007/PartnerControls"/>
    <xsd:element name="Doc_x002e__x0020_Type" ma:index="8" nillable="true" ma:displayName="Doc. Type" ma:default="TDD" ma:format="Dropdown" ma:internalName="Doc_x002e__x0020_Type">
      <xsd:simpleType>
        <xsd:restriction base="dms:Choice">
          <xsd:enumeration value="TDD"/>
          <xsd:enumeration value="IAD"/>
          <xsd:enumeration value="DIAGRAM"/>
          <xsd:enumeration value="Others"/>
        </xsd:restriction>
      </xsd:simpleType>
    </xsd:element>
    <xsd:element name="Environment" ma:index="9" nillable="true" ma:displayName="Environment" ma:default="DEV" ma:format="Dropdown" ma:internalName="Environment">
      <xsd:simpleType>
        <xsd:restriction base="dms:Choice">
          <xsd:enumeration value="DEV"/>
          <xsd:enumeration value="SIT"/>
          <xsd:enumeration value="UAT"/>
          <xsd:enumeration value="PROD"/>
          <xsd:enumeration value="DR"/>
          <xsd:enumeration value="Enterprise"/>
        </xsd:restriction>
      </xsd:simpleType>
    </xsd:element>
    <xsd:element name="Service" ma:index="10" nillable="true" ma:displayName="Service" ma:internalName="Service">
      <xsd:simpleType>
        <xsd:restriction base="dms:Text">
          <xsd:maxLength value="25"/>
        </xsd:restriction>
      </xsd:simpleType>
    </xsd:element>
    <xsd:element name="Project" ma:index="11" nillable="true" ma:displayName="Project" ma:internalName="Project">
      <xsd:simpleType>
        <xsd:restriction base="dms:Text">
          <xsd:maxLength value="30"/>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Doc_x002e__x0020_Type xmlns="74cf1f66-6a64-4d71-b2a3-2f0ee56b6997">TDD</Doc_x002e__x0020_Type>
    <Environment xmlns="74cf1f66-6a64-4d71-b2a3-2f0ee56b6997">Enterprise</Environment>
    <Project xmlns="74cf1f66-6a64-4d71-b2a3-2f0ee56b6997">TDD template</Project>
    <Service xmlns="74cf1f66-6a64-4d71-b2a3-2f0ee56b6997" xsi:nil="true"/>
  </documentManagement>
</p:properties>
</file>

<file path=customXml/itemProps1.xml><?xml version="1.0" encoding="utf-8"?>
<ds:datastoreItem xmlns:ds="http://schemas.openxmlformats.org/officeDocument/2006/customXml" ds:itemID="{D0E106D5-2C3E-4F7D-B3E8-72C998F6C4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cf1f66-6a64-4d71-b2a3-2f0ee56b6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9B31DF-BEBD-495E-9905-06506653CA65}">
  <ds:schemaRefs>
    <ds:schemaRef ds:uri="http://schemas.microsoft.com/sharepoint/v3/contenttype/forms"/>
  </ds:schemaRefs>
</ds:datastoreItem>
</file>

<file path=customXml/itemProps3.xml><?xml version="1.0" encoding="utf-8"?>
<ds:datastoreItem xmlns:ds="http://schemas.openxmlformats.org/officeDocument/2006/customXml" ds:itemID="{ABFAB430-ECF0-489E-BA10-F450B0202BB1}">
  <ds:schemaRefs>
    <ds:schemaRef ds:uri="http://schemas.openxmlformats.org/officeDocument/2006/bibliography"/>
  </ds:schemaRefs>
</ds:datastoreItem>
</file>

<file path=customXml/itemProps4.xml><?xml version="1.0" encoding="utf-8"?>
<ds:datastoreItem xmlns:ds="http://schemas.openxmlformats.org/officeDocument/2006/customXml" ds:itemID="{23F4E164-0F3D-4D8E-BD64-F30DD4CD6402}">
  <ds:schemaRefs>
    <ds:schemaRef ds:uri="http://schemas.microsoft.com/office/2006/metadata/properties"/>
    <ds:schemaRef ds:uri="http://schemas.microsoft.com/office/infopath/2007/PartnerControls"/>
    <ds:schemaRef ds:uri="74cf1f66-6a64-4d71-b2a3-2f0ee56b6997"/>
  </ds:schemaRefs>
</ds:datastoreItem>
</file>

<file path=docProps/app.xml><?xml version="1.0" encoding="utf-8"?>
<Properties xmlns="http://schemas.openxmlformats.org/officeDocument/2006/extended-properties" xmlns:vt="http://schemas.openxmlformats.org/officeDocument/2006/docPropsVTypes">
  <Template>ABIC_Technical_Design_Document.dotx</Template>
  <TotalTime>2994</TotalTime>
  <Pages>36</Pages>
  <Words>9707</Words>
  <Characters>55335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Bank Albilad</Company>
  <LinksUpToDate>false</LinksUpToDate>
  <CharactersWithSpaces>64913</CharactersWithSpaces>
  <SharedDoc>false</SharedDoc>
  <HLinks>
    <vt:vector size="120" baseType="variant">
      <vt:variant>
        <vt:i4>1048627</vt:i4>
      </vt:variant>
      <vt:variant>
        <vt:i4>134</vt:i4>
      </vt:variant>
      <vt:variant>
        <vt:i4>0</vt:i4>
      </vt:variant>
      <vt:variant>
        <vt:i4>5</vt:i4>
      </vt:variant>
      <vt:variant>
        <vt:lpwstr/>
      </vt:variant>
      <vt:variant>
        <vt:lpwstr>_Toc160671560</vt:lpwstr>
      </vt:variant>
      <vt:variant>
        <vt:i4>1245235</vt:i4>
      </vt:variant>
      <vt:variant>
        <vt:i4>128</vt:i4>
      </vt:variant>
      <vt:variant>
        <vt:i4>0</vt:i4>
      </vt:variant>
      <vt:variant>
        <vt:i4>5</vt:i4>
      </vt:variant>
      <vt:variant>
        <vt:lpwstr/>
      </vt:variant>
      <vt:variant>
        <vt:lpwstr>_Toc160671559</vt:lpwstr>
      </vt:variant>
      <vt:variant>
        <vt:i4>1245235</vt:i4>
      </vt:variant>
      <vt:variant>
        <vt:i4>122</vt:i4>
      </vt:variant>
      <vt:variant>
        <vt:i4>0</vt:i4>
      </vt:variant>
      <vt:variant>
        <vt:i4>5</vt:i4>
      </vt:variant>
      <vt:variant>
        <vt:lpwstr/>
      </vt:variant>
      <vt:variant>
        <vt:lpwstr>_Toc160671558</vt:lpwstr>
      </vt:variant>
      <vt:variant>
        <vt:i4>1245235</vt:i4>
      </vt:variant>
      <vt:variant>
        <vt:i4>113</vt:i4>
      </vt:variant>
      <vt:variant>
        <vt:i4>0</vt:i4>
      </vt:variant>
      <vt:variant>
        <vt:i4>5</vt:i4>
      </vt:variant>
      <vt:variant>
        <vt:lpwstr/>
      </vt:variant>
      <vt:variant>
        <vt:lpwstr>_Toc160671557</vt:lpwstr>
      </vt:variant>
      <vt:variant>
        <vt:i4>1245235</vt:i4>
      </vt:variant>
      <vt:variant>
        <vt:i4>107</vt:i4>
      </vt:variant>
      <vt:variant>
        <vt:i4>0</vt:i4>
      </vt:variant>
      <vt:variant>
        <vt:i4>5</vt:i4>
      </vt:variant>
      <vt:variant>
        <vt:lpwstr/>
      </vt:variant>
      <vt:variant>
        <vt:lpwstr>_Toc160671556</vt:lpwstr>
      </vt:variant>
      <vt:variant>
        <vt:i4>1245235</vt:i4>
      </vt:variant>
      <vt:variant>
        <vt:i4>101</vt:i4>
      </vt:variant>
      <vt:variant>
        <vt:i4>0</vt:i4>
      </vt:variant>
      <vt:variant>
        <vt:i4>5</vt:i4>
      </vt:variant>
      <vt:variant>
        <vt:lpwstr/>
      </vt:variant>
      <vt:variant>
        <vt:lpwstr>_Toc160671555</vt:lpwstr>
      </vt:variant>
      <vt:variant>
        <vt:i4>1245235</vt:i4>
      </vt:variant>
      <vt:variant>
        <vt:i4>95</vt:i4>
      </vt:variant>
      <vt:variant>
        <vt:i4>0</vt:i4>
      </vt:variant>
      <vt:variant>
        <vt:i4>5</vt:i4>
      </vt:variant>
      <vt:variant>
        <vt:lpwstr/>
      </vt:variant>
      <vt:variant>
        <vt:lpwstr>_Toc160671554</vt:lpwstr>
      </vt:variant>
      <vt:variant>
        <vt:i4>1245235</vt:i4>
      </vt:variant>
      <vt:variant>
        <vt:i4>89</vt:i4>
      </vt:variant>
      <vt:variant>
        <vt:i4>0</vt:i4>
      </vt:variant>
      <vt:variant>
        <vt:i4>5</vt:i4>
      </vt:variant>
      <vt:variant>
        <vt:lpwstr/>
      </vt:variant>
      <vt:variant>
        <vt:lpwstr>_Toc160671553</vt:lpwstr>
      </vt:variant>
      <vt:variant>
        <vt:i4>1245235</vt:i4>
      </vt:variant>
      <vt:variant>
        <vt:i4>83</vt:i4>
      </vt:variant>
      <vt:variant>
        <vt:i4>0</vt:i4>
      </vt:variant>
      <vt:variant>
        <vt:i4>5</vt:i4>
      </vt:variant>
      <vt:variant>
        <vt:lpwstr/>
      </vt:variant>
      <vt:variant>
        <vt:lpwstr>_Toc160671552</vt:lpwstr>
      </vt:variant>
      <vt:variant>
        <vt:i4>1245235</vt:i4>
      </vt:variant>
      <vt:variant>
        <vt:i4>77</vt:i4>
      </vt:variant>
      <vt:variant>
        <vt:i4>0</vt:i4>
      </vt:variant>
      <vt:variant>
        <vt:i4>5</vt:i4>
      </vt:variant>
      <vt:variant>
        <vt:lpwstr/>
      </vt:variant>
      <vt:variant>
        <vt:lpwstr>_Toc160671551</vt:lpwstr>
      </vt:variant>
      <vt:variant>
        <vt:i4>1245235</vt:i4>
      </vt:variant>
      <vt:variant>
        <vt:i4>71</vt:i4>
      </vt:variant>
      <vt:variant>
        <vt:i4>0</vt:i4>
      </vt:variant>
      <vt:variant>
        <vt:i4>5</vt:i4>
      </vt:variant>
      <vt:variant>
        <vt:lpwstr/>
      </vt:variant>
      <vt:variant>
        <vt:lpwstr>_Toc160671550</vt:lpwstr>
      </vt:variant>
      <vt:variant>
        <vt:i4>1179699</vt:i4>
      </vt:variant>
      <vt:variant>
        <vt:i4>65</vt:i4>
      </vt:variant>
      <vt:variant>
        <vt:i4>0</vt:i4>
      </vt:variant>
      <vt:variant>
        <vt:i4>5</vt:i4>
      </vt:variant>
      <vt:variant>
        <vt:lpwstr/>
      </vt:variant>
      <vt:variant>
        <vt:lpwstr>_Toc160671549</vt:lpwstr>
      </vt:variant>
      <vt:variant>
        <vt:i4>1179699</vt:i4>
      </vt:variant>
      <vt:variant>
        <vt:i4>59</vt:i4>
      </vt:variant>
      <vt:variant>
        <vt:i4>0</vt:i4>
      </vt:variant>
      <vt:variant>
        <vt:i4>5</vt:i4>
      </vt:variant>
      <vt:variant>
        <vt:lpwstr/>
      </vt:variant>
      <vt:variant>
        <vt:lpwstr>_Toc160671548</vt:lpwstr>
      </vt:variant>
      <vt:variant>
        <vt:i4>1179699</vt:i4>
      </vt:variant>
      <vt:variant>
        <vt:i4>53</vt:i4>
      </vt:variant>
      <vt:variant>
        <vt:i4>0</vt:i4>
      </vt:variant>
      <vt:variant>
        <vt:i4>5</vt:i4>
      </vt:variant>
      <vt:variant>
        <vt:lpwstr/>
      </vt:variant>
      <vt:variant>
        <vt:lpwstr>_Toc160671547</vt:lpwstr>
      </vt:variant>
      <vt:variant>
        <vt:i4>1179699</vt:i4>
      </vt:variant>
      <vt:variant>
        <vt:i4>47</vt:i4>
      </vt:variant>
      <vt:variant>
        <vt:i4>0</vt:i4>
      </vt:variant>
      <vt:variant>
        <vt:i4>5</vt:i4>
      </vt:variant>
      <vt:variant>
        <vt:lpwstr/>
      </vt:variant>
      <vt:variant>
        <vt:lpwstr>_Toc160671546</vt:lpwstr>
      </vt:variant>
      <vt:variant>
        <vt:i4>1179699</vt:i4>
      </vt:variant>
      <vt:variant>
        <vt:i4>41</vt:i4>
      </vt:variant>
      <vt:variant>
        <vt:i4>0</vt:i4>
      </vt:variant>
      <vt:variant>
        <vt:i4>5</vt:i4>
      </vt:variant>
      <vt:variant>
        <vt:lpwstr/>
      </vt:variant>
      <vt:variant>
        <vt:lpwstr>_Toc160671545</vt:lpwstr>
      </vt:variant>
      <vt:variant>
        <vt:i4>1179699</vt:i4>
      </vt:variant>
      <vt:variant>
        <vt:i4>35</vt:i4>
      </vt:variant>
      <vt:variant>
        <vt:i4>0</vt:i4>
      </vt:variant>
      <vt:variant>
        <vt:i4>5</vt:i4>
      </vt:variant>
      <vt:variant>
        <vt:lpwstr/>
      </vt:variant>
      <vt:variant>
        <vt:lpwstr>_Toc160671544</vt:lpwstr>
      </vt:variant>
      <vt:variant>
        <vt:i4>1179699</vt:i4>
      </vt:variant>
      <vt:variant>
        <vt:i4>29</vt:i4>
      </vt:variant>
      <vt:variant>
        <vt:i4>0</vt:i4>
      </vt:variant>
      <vt:variant>
        <vt:i4>5</vt:i4>
      </vt:variant>
      <vt:variant>
        <vt:lpwstr/>
      </vt:variant>
      <vt:variant>
        <vt:lpwstr>_Toc160671543</vt:lpwstr>
      </vt:variant>
      <vt:variant>
        <vt:i4>1179699</vt:i4>
      </vt:variant>
      <vt:variant>
        <vt:i4>23</vt:i4>
      </vt:variant>
      <vt:variant>
        <vt:i4>0</vt:i4>
      </vt:variant>
      <vt:variant>
        <vt:i4>5</vt:i4>
      </vt:variant>
      <vt:variant>
        <vt:lpwstr/>
      </vt:variant>
      <vt:variant>
        <vt:lpwstr>_Toc160671542</vt:lpwstr>
      </vt:variant>
      <vt:variant>
        <vt:i4>1179699</vt:i4>
      </vt:variant>
      <vt:variant>
        <vt:i4>17</vt:i4>
      </vt:variant>
      <vt:variant>
        <vt:i4>0</vt:i4>
      </vt:variant>
      <vt:variant>
        <vt:i4>5</vt:i4>
      </vt:variant>
      <vt:variant>
        <vt:lpwstr/>
      </vt:variant>
      <vt:variant>
        <vt:lpwstr>_Toc160671541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 Robotic Process Automation (RPA) &gt;</dc:subject>
  <dc:creator>Name of the Author</dc:creator>
  <cp:keywords/>
  <dc:description/>
  <cp:lastModifiedBy>Mohamed Amer</cp:lastModifiedBy>
  <cp:revision>95</cp:revision>
  <dcterms:created xsi:type="dcterms:W3CDTF">2024-06-09T12:45:00Z</dcterms:created>
  <dcterms:modified xsi:type="dcterms:W3CDTF">2024-07-28T14:29:00Z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0x010100C2DD918A00CF2F42B4A87CF8FD9382BF</vt:lpwstr>
  </property>
  <property fmtid="{D5CDD505-2E9C-101B-9397-08002B2CF9AE}" pid="3" name="MSIP_Label_84a3ddf4-da31-4e47-a029-0fbeab9f350b_Enabled">
    <vt:lpwstr>true</vt:lpwstr>
  </property>
  <property fmtid="{D5CDD505-2E9C-101B-9397-08002B2CF9AE}" pid="4" name="MSIP_Label_84a3ddf4-da31-4e47-a029-0fbeab9f350b_SetDate">
    <vt:lpwstr>2022-06-19T09:21:07Z</vt:lpwstr>
  </property>
  <property fmtid="{D5CDD505-2E9C-101B-9397-08002B2CF9AE}" pid="5" name="MSIP_Label_84a3ddf4-da31-4e47-a029-0fbeab9f350b_Method">
    <vt:lpwstr>Privileged</vt:lpwstr>
  </property>
  <property fmtid="{D5CDD505-2E9C-101B-9397-08002B2CF9AE}" pid="6" name="MSIP_Label_84a3ddf4-da31-4e47-a029-0fbeab9f350b_Name">
    <vt:lpwstr>84a3ddf4-da31-4e47-a029-0fbeab9f350b</vt:lpwstr>
  </property>
  <property fmtid="{D5CDD505-2E9C-101B-9397-08002B2CF9AE}" pid="7" name="MSIP_Label_84a3ddf4-da31-4e47-a029-0fbeab9f350b_SiteId">
    <vt:lpwstr>cd7bd4e0-1364-439d-8dc4-bc0ef1fb2bf5</vt:lpwstr>
  </property>
  <property fmtid="{D5CDD505-2E9C-101B-9397-08002B2CF9AE}" pid="8" name="MSIP_Label_84a3ddf4-da31-4e47-a029-0fbeab9f350b_ActionId">
    <vt:lpwstr>4c66285f-9c5b-40a9-8749-1b8c8a6d2133</vt:lpwstr>
  </property>
  <property fmtid="{D5CDD505-2E9C-101B-9397-08002B2CF9AE}" pid="9" name="MSIP_Label_84a3ddf4-da31-4e47-a029-0fbeab9f350b_ContentBits">
    <vt:lpwstr>0</vt:lpwstr>
  </property>
</Properties>
</file>